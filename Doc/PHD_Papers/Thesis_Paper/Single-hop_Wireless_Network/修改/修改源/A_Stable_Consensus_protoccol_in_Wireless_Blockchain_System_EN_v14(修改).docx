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6AAEB" w14:textId="77777777" w:rsidR="00467850" w:rsidRPr="00F0049B" w:rsidRDefault="00467850" w:rsidP="00467850">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Pr="00F0049B">
        <w:rPr>
          <w:rFonts w:ascii="Times New Roman" w:eastAsia="宋体" w:hAnsi="Times New Roman" w:cs="Times New Roman" w:hint="eastAsia"/>
          <w:b/>
          <w:bCs/>
          <w:color w:val="800000"/>
          <w:kern w:val="0"/>
          <w:sz w:val="24"/>
          <w:szCs w:val="24"/>
        </w:rPr>
        <w:t>B</w:t>
      </w:r>
      <w:r w:rsidRPr="00F0049B">
        <w:rPr>
          <w:rFonts w:ascii="Times New Roman" w:eastAsia="宋体" w:hAnsi="Times New Roman" w:cs="Times New Roman"/>
          <w:b/>
          <w:bCs/>
          <w:color w:val="800000"/>
          <w:kern w:val="0"/>
          <w:sz w:val="24"/>
          <w:szCs w:val="24"/>
        </w:rPr>
        <w:t xml:space="preserve">lockchain Consensus Protocol </w:t>
      </w:r>
      <w:r>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Pr>
          <w:rFonts w:ascii="Times New Roman" w:eastAsia="宋体" w:hAnsi="Times New Roman" w:cs="Times New Roman"/>
          <w:b/>
          <w:bCs/>
          <w:color w:val="800000"/>
          <w:kern w:val="0"/>
          <w:sz w:val="24"/>
          <w:szCs w:val="24"/>
        </w:rPr>
        <w:t>s</w:t>
      </w:r>
    </w:p>
    <w:p w14:paraId="7EF7FA65" w14:textId="77777777" w:rsidR="00467850" w:rsidRDefault="00467850" w:rsidP="00467850">
      <w:pPr>
        <w:rPr>
          <w:rFonts w:ascii="Times New Roman" w:eastAsia="宋体" w:hAnsi="Times New Roman" w:cs="Times New Roman"/>
          <w:b/>
          <w:bCs/>
          <w:color w:val="800000"/>
          <w:kern w:val="0"/>
          <w:sz w:val="28"/>
          <w:szCs w:val="28"/>
        </w:rPr>
      </w:pPr>
    </w:p>
    <w:p w14:paraId="0A4DECCE" w14:textId="77777777" w:rsidR="00467850" w:rsidRPr="008A4EC9" w:rsidRDefault="00467850" w:rsidP="00467850">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for blockchain in wireless networks, which do not rely on reliable leader-driven communications. SWIB selects a block proposer randomly to prevent adversary corrupt the block proposer, and uses threshold signature scheme as block proposal voting mechanism to reduce the communication overhead and computational overhead of blockchain system. Because only one block will be confirmed in per round, SWIB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attacks, double-spending attacks, and Sybil attacks.</w:t>
      </w:r>
    </w:p>
    <w:p w14:paraId="6A8254E7" w14:textId="77777777" w:rsidR="00467850" w:rsidRPr="00F42B5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500195B"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focused </w:t>
      </w:r>
      <w:r w:rsidRPr="00920E1E">
        <w:rPr>
          <w:rFonts w:ascii="Times New Roman" w:eastAsia="宋体" w:hAnsi="Times New Roman" w:cs="Times New Roman"/>
          <w:sz w:val="24"/>
          <w:szCs w:val="24"/>
        </w:rPr>
        <w:t xml:space="preserve">on </w:t>
      </w:r>
      <w:r>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Pr>
          <w:rFonts w:ascii="Times New Roman" w:eastAsia="宋体" w:hAnsi="Times New Roman" w:cs="Times New Roman"/>
          <w:sz w:val="24"/>
          <w:szCs w:val="24"/>
        </w:rPr>
        <w:t>s to</w:t>
      </w:r>
      <w:r w:rsidRPr="00920E1E">
        <w:rPr>
          <w:rFonts w:ascii="Times New Roman" w:eastAsia="宋体" w:hAnsi="Times New Roman" w:cs="Times New Roman"/>
          <w:sz w:val="24"/>
          <w:szCs w:val="24"/>
        </w:rPr>
        <w:t xml:space="preserve"> wireless</w:t>
      </w:r>
      <w:r>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xml:space="preserve">, such as mobile edge computing [1], intelligent 5G technology [2], Internet of vehicles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 Reliable and secure resource sharing services can be provided in distributed environment by using blockchain, which has received great attention from both academia and industry. Applications that built on wireless network face with significant challenge of security and trust.</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these problems. 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0FD98011"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to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 </w:t>
      </w:r>
      <w:r>
        <w:rPr>
          <w:rFonts w:ascii="Times New Roman" w:eastAsia="宋体" w:hAnsi="Times New Roman" w:cs="Times New Roman"/>
          <w:sz w:val="24"/>
          <w:szCs w:val="24"/>
        </w:rPr>
        <w:t>C</w:t>
      </w:r>
      <w:r w:rsidRPr="00920E1E">
        <w:rPr>
          <w:rFonts w:ascii="Times New Roman" w:eastAsia="宋体" w:hAnsi="Times New Roman" w:cs="Times New Roman"/>
          <w:sz w:val="24"/>
          <w:szCs w:val="24"/>
        </w:rPr>
        <w:t>onsensus algorithm</w:t>
      </w:r>
      <w:r>
        <w:rPr>
          <w:rFonts w:ascii="Times New Roman" w:eastAsia="宋体" w:hAnsi="Times New Roman" w:cs="Times New Roman"/>
          <w:sz w:val="24"/>
          <w:szCs w:val="24"/>
        </w:rPr>
        <w:t>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Pr>
          <w:rFonts w:ascii="Times New Roman" w:eastAsia="宋体" w:hAnsi="Times New Roman" w:cs="Times New Roman"/>
          <w:sz w:val="24"/>
          <w:szCs w:val="24"/>
        </w:rPr>
        <w:t xml:space="preserve"> (e.g., Proof of Work [4]), complicated design (e.g., Proof of Stake [5]) usually cause</w:t>
      </w:r>
      <w:r w:rsidRPr="00920E1E">
        <w:rPr>
          <w:rFonts w:ascii="Times New Roman" w:eastAsia="宋体" w:hAnsi="Times New Roman" w:cs="Times New Roman"/>
          <w:sz w:val="24"/>
          <w:szCs w:val="24"/>
        </w:rPr>
        <w:t xml:space="preserve"> massive resources consumption, and</w:t>
      </w:r>
      <w:r>
        <w:rPr>
          <w:rFonts w:ascii="Times New Roman" w:eastAsia="宋体" w:hAnsi="Times New Roman" w:cs="Times New Roman"/>
          <w:sz w:val="24"/>
          <w:szCs w:val="24"/>
        </w:rPr>
        <w:t xml:space="preserve">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these </w:t>
      </w:r>
      <w:r w:rsidRPr="00920E1E">
        <w:rPr>
          <w:rFonts w:ascii="Times New Roman" w:eastAsia="宋体" w:hAnsi="Times New Roman" w:cs="Times New Roman"/>
          <w:sz w:val="24"/>
          <w:szCs w:val="24"/>
        </w:rPr>
        <w:t>consensus algorithms are</w:t>
      </w:r>
      <w:r>
        <w:rPr>
          <w:rFonts w:ascii="Times New Roman" w:eastAsia="宋体" w:hAnsi="Times New Roman" w:cs="Times New Roman"/>
          <w:sz w:val="24"/>
          <w:szCs w:val="24"/>
        </w:rPr>
        <w:t xml:space="preserve"> difficult, if not impossible at all, to be deployed in </w:t>
      </w:r>
      <w:r w:rsidRPr="00920E1E">
        <w:rPr>
          <w:rFonts w:ascii="Times New Roman" w:eastAsia="宋体" w:hAnsi="Times New Roman" w:cs="Times New Roman"/>
          <w:sz w:val="24"/>
          <w:szCs w:val="24"/>
        </w:rPr>
        <w:t>wireless networks with limited resources and</w:t>
      </w:r>
      <w:r>
        <w:rPr>
          <w:rFonts w:ascii="Times New Roman" w:eastAsia="宋体" w:hAnsi="Times New Roman" w:cs="Times New Roman"/>
          <w:sz w:val="24"/>
          <w:szCs w:val="24"/>
        </w:rPr>
        <w:t xml:space="preserve"> time-varying </w:t>
      </w:r>
      <w:r w:rsidRPr="00920E1E">
        <w:rPr>
          <w:rFonts w:ascii="Times New Roman" w:eastAsia="宋体" w:hAnsi="Times New Roman" w:cs="Times New Roman"/>
          <w:sz w:val="24"/>
          <w:szCs w:val="24"/>
        </w:rPr>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The open communication of wireless networks is heavily impacted by environment. Both unstable channel bandwidth and vulnerable to Jamming attacks are the bottlenecks of wireless communication network. These barriers limit the application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of traditional blockchain consensus algorithms</w:t>
      </w:r>
      <w:r>
        <w:rPr>
          <w:rFonts w:ascii="Times New Roman" w:eastAsia="宋体" w:hAnsi="Times New Roman" w:cs="Times New Roman"/>
          <w:sz w:val="24"/>
          <w:szCs w:val="24"/>
        </w:rPr>
        <w:t xml:space="preserve"> in </w:t>
      </w:r>
      <w:r w:rsidRPr="00920E1E">
        <w:rPr>
          <w:rFonts w:ascii="Times New Roman" w:eastAsia="宋体" w:hAnsi="Times New Roman" w:cs="Times New Roman"/>
          <w:sz w:val="24"/>
          <w:szCs w:val="24"/>
        </w:rPr>
        <w:t xml:space="preserve">wireless </w:t>
      </w:r>
      <w:r w:rsidRPr="00920E1E">
        <w:rPr>
          <w:rFonts w:ascii="Times New Roman" w:eastAsia="宋体" w:hAnsi="Times New Roman" w:cs="Times New Roman"/>
          <w:sz w:val="24"/>
          <w:szCs w:val="24"/>
        </w:rPr>
        <w:lastRenderedPageBreak/>
        <w:t>networks, which</w:t>
      </w:r>
      <w:r>
        <w:rPr>
          <w:rFonts w:ascii="Times New Roman" w:eastAsia="宋体" w:hAnsi="Times New Roman" w:cs="Times New Roman"/>
          <w:sz w:val="24"/>
          <w:szCs w:val="24"/>
        </w:rPr>
        <w:t xml:space="preserve"> has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ed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612D502"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of wireless network</w:t>
      </w:r>
      <w:r w:rsidRPr="00920E1E">
        <w:rPr>
          <w:rFonts w:ascii="Times New Roman" w:eastAsia="宋体" w:hAnsi="Times New Roman" w:cs="Times New Roman" w:hint="eastAsia"/>
          <w:sz w:val="24"/>
          <w:szCs w:val="24"/>
        </w:rPr>
        <w:t>s</w:t>
      </w:r>
      <w:r w:rsidRPr="00920E1E">
        <w:rPr>
          <w:rFonts w:ascii="Times New Roman" w:eastAsia="宋体" w:hAnsi="Times New Roman" w:cs="Times New Roman"/>
          <w:sz w:val="24"/>
          <w:szCs w:val="24"/>
        </w:rPr>
        <w:t xml:space="preserve"> to design efficient wireless blockchain consensus protocols. In order to adapt to the high dynamics of the 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PoW-based stability-aware consensus protocol, whose leader election is based on node information and proof of work. This novel design can make sure wireless blockchain system work efficiently and steadily. According to the characteristics of wireless communication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-proof-based Byzantine fault-tolerant consensus protocol, which can realize 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To solve the challenges of multi-hop wireless communication networks,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wireless blockchain network wChain</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In this way, the security of these protocols relies on the correctness of leader, which means malicious leader can interrupt consensus process arbitrarily.</w:t>
      </w:r>
    </w:p>
    <w:p w14:paraId="3B82767C"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sidRPr="00534801">
        <w:rPr>
          <w:rFonts w:ascii="Times New Roman" w:eastAsia="宋体" w:hAnsi="Times New Roman" w:cs="Times New Roman"/>
          <w:sz w:val="24"/>
          <w:szCs w:val="24"/>
        </w:rPr>
        <w:t>analogy</w:t>
      </w:r>
      <w:r w:rsidRPr="00920E1E">
        <w:rPr>
          <w:rFonts w:ascii="Times New Roman" w:eastAsia="宋体" w:hAnsi="Times New Roman" w:cs="Times New Roman"/>
          <w:sz w:val="24"/>
          <w:szCs w:val="24"/>
        </w:rPr>
        <w:t xml:space="preserve"> with Proof-of-Stake consensus algorithm, which means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w:t>
      </w:r>
      <w:r w:rsidRPr="00920E1E">
        <w:rPr>
          <w:rFonts w:ascii="Times New Roman" w:eastAsia="宋体" w:hAnsi="Times New Roman" w:cs="Times New Roman"/>
          <w:sz w:val="24"/>
          <w:szCs w:val="24"/>
        </w:rPr>
        <w:t>verifi</w:t>
      </w:r>
      <w:r>
        <w:rPr>
          <w:rFonts w:ascii="Times New Roman" w:eastAsia="宋体" w:hAnsi="Times New Roman" w:cs="Times New Roman"/>
          <w:sz w:val="24"/>
          <w:szCs w:val="24"/>
        </w:rPr>
        <w:t>able</w:t>
      </w:r>
      <w:r w:rsidRPr="00920E1E">
        <w:rPr>
          <w:rFonts w:ascii="Times New Roman" w:eastAsia="宋体" w:hAnsi="Times New Roman" w:cs="Times New Roman"/>
          <w:sz w:val="24"/>
          <w:szCs w:val="24"/>
        </w:rPr>
        <w:t xml:space="preserve"> 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 SWIB</w:t>
      </w:r>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ins w:id="0" w:author="ThinkPad" w:date="2022-05-16T22:25:00Z">
        <w:r>
          <w:rPr>
            <w:rFonts w:ascii="Times New Roman" w:eastAsia="宋体" w:hAnsi="Times New Roman" w:cs="Times New Roman"/>
            <w:sz w:val="24"/>
            <w:szCs w:val="24"/>
          </w:rPr>
          <w:t xml:space="preserve"> </w:t>
        </w:r>
      </w:ins>
      <w:r>
        <w:rPr>
          <w:rFonts w:ascii="Times New Roman" w:eastAsia="宋体" w:hAnsi="Times New Roman" w:cs="Times New Roman"/>
          <w:sz w:val="24"/>
          <w:szCs w:val="24"/>
        </w:rPr>
        <w:t>fashion</w:t>
      </w:r>
      <w:r w:rsidRPr="00920E1E">
        <w:rPr>
          <w:rFonts w:ascii="Times New Roman" w:eastAsia="宋体" w:hAnsi="Times New Roman" w:cs="Times New Roman"/>
          <w:sz w:val="24"/>
          <w:szCs w:val="24"/>
        </w:rPr>
        <w:t xml:space="preserve">. In each round, a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w:t>
      </w:r>
      <w:r>
        <w:rPr>
          <w:rFonts w:ascii="Times New Roman" w:eastAsia="宋体" w:hAnsi="Times New Roman" w:cs="Times New Roman"/>
          <w:sz w:val="24"/>
          <w:szCs w:val="24"/>
        </w:rPr>
        <w:t xml:space="preserve"> by different nodes</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block proposer election phase, </w:t>
      </w:r>
      <w:r>
        <w:rPr>
          <w:rFonts w:ascii="Times New Roman" w:eastAsia="宋体" w:hAnsi="Times New Roman" w:cs="Times New Roman"/>
          <w:sz w:val="24"/>
          <w:szCs w:val="24"/>
        </w:rPr>
        <w:t xml:space="preserve">each </w:t>
      </w:r>
      <w:r w:rsidRPr="00920E1E">
        <w:rPr>
          <w:rFonts w:ascii="Times New Roman" w:eastAsia="宋体" w:hAnsi="Times New Roman" w:cs="Times New Roman"/>
          <w:sz w:val="24"/>
          <w:szCs w:val="24"/>
        </w:rPr>
        <w:t>node only know</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whether </w:t>
      </w:r>
      <w:r>
        <w:rPr>
          <w:rFonts w:ascii="Times New Roman" w:eastAsia="宋体" w:hAnsi="Times New Roman" w:cs="Times New Roman"/>
          <w:sz w:val="24"/>
          <w:szCs w:val="24"/>
        </w:rPr>
        <w:t xml:space="preserve">it </w:t>
      </w:r>
      <w:r w:rsidRPr="00920E1E">
        <w:rPr>
          <w:rFonts w:ascii="Times New Roman" w:eastAsia="宋体" w:hAnsi="Times New Roman" w:cs="Times New Roman"/>
          <w:sz w:val="24"/>
          <w:szCs w:val="24"/>
        </w:rPr>
        <w:t>become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block proposer, but do</w:t>
      </w:r>
      <w:r>
        <w:rPr>
          <w:rFonts w:ascii="Times New Roman" w:eastAsia="宋体" w:hAnsi="Times New Roman" w:cs="Times New Roman"/>
          <w:sz w:val="24"/>
          <w:szCs w:val="24"/>
        </w:rPr>
        <w:t>es</w:t>
      </w:r>
      <w:r w:rsidRPr="00920E1E">
        <w:rPr>
          <w:rFonts w:ascii="Times New Roman" w:eastAsia="宋体" w:hAnsi="Times New Roman" w:cs="Times New Roman"/>
          <w:sz w:val="24"/>
          <w:szCs w:val="24"/>
        </w:rPr>
        <w:t xml:space="preserve"> not know who </w:t>
      </w:r>
      <w:r>
        <w:rPr>
          <w:rFonts w:ascii="Times New Roman" w:eastAsia="宋体" w:hAnsi="Times New Roman" w:cs="Times New Roman"/>
          <w:sz w:val="24"/>
          <w:szCs w:val="24"/>
        </w:rPr>
        <w:t xml:space="preserve">is </w:t>
      </w:r>
      <w:r w:rsidRPr="00920E1E">
        <w:rPr>
          <w:rFonts w:ascii="Times New Roman" w:eastAsia="宋体" w:hAnsi="Times New Roman" w:cs="Times New Roman"/>
          <w:sz w:val="24"/>
          <w:szCs w:val="24"/>
        </w:rPr>
        <w:t xml:space="preserve">actually the block proposer. However, each node can verify the legitimacy of </w:t>
      </w:r>
      <w:r>
        <w:rPr>
          <w:rFonts w:ascii="Times New Roman" w:eastAsia="宋体" w:hAnsi="Times New Roman" w:cs="Times New Roman"/>
          <w:sz w:val="24"/>
          <w:szCs w:val="24"/>
        </w:rPr>
        <w:t>the elected</w:t>
      </w:r>
      <w:r w:rsidRPr="00920E1E">
        <w:rPr>
          <w:rFonts w:ascii="Times New Roman" w:eastAsia="宋体" w:hAnsi="Times New Roman" w:cs="Times New Roman"/>
          <w:sz w:val="24"/>
          <w:szCs w:val="24"/>
        </w:rPr>
        <w:t xml:space="preserve"> block proposer independently. Such design can greatly reduce resource cost of block proposer election and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e adopt threshold BLS</w:t>
      </w:r>
      <w:ins w:id="1" w:author="ThinkPad" w:date="2022-05-16T22:27:00Z">
        <w:r>
          <w:rPr>
            <w:rFonts w:ascii="Times New Roman" w:eastAsia="宋体" w:hAnsi="Times New Roman" w:cs="Times New Roman"/>
            <w:sz w:val="24"/>
            <w:szCs w:val="24"/>
          </w:rPr>
          <w:t xml:space="preserve"> </w:t>
        </w:r>
      </w:ins>
      <w:r w:rsidRPr="00920E1E">
        <w:rPr>
          <w:rFonts w:ascii="Times New Roman" w:eastAsia="宋体" w:hAnsi="Times New Roman" w:cs="Times New Roman"/>
          <w:sz w:val="24"/>
          <w:szCs w:val="24"/>
        </w:rPr>
        <w:t xml:space="preserve">(Boneh-Lynn-Shacham) signature scheme to </w:t>
      </w:r>
      <w:r>
        <w:rPr>
          <w:rFonts w:ascii="Times New Roman" w:eastAsia="宋体" w:hAnsi="Times New Roman" w:cs="Times New Roman"/>
          <w:sz w:val="24"/>
          <w:szCs w:val="24"/>
        </w:rPr>
        <w:t>improve the efficiency of reaching consensus in blockchain system. Such a signature scheme will greatly reduce the system overhead of consensus process.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Another benefit of using such a </w:t>
      </w:r>
      <w:r w:rsidRPr="00920E1E">
        <w:rPr>
          <w:rFonts w:ascii="Times New Roman" w:eastAsia="宋体" w:hAnsi="Times New Roman" w:cs="Times New Roman"/>
          <w:sz w:val="24"/>
          <w:szCs w:val="24"/>
        </w:rPr>
        <w:t>signature scheme</w:t>
      </w:r>
      <w:r>
        <w:rPr>
          <w:rFonts w:ascii="Times New Roman" w:eastAsia="宋体" w:hAnsi="Times New Roman" w:cs="Times New Roman"/>
          <w:sz w:val="24"/>
          <w:szCs w:val="24"/>
        </w:rPr>
        <w:t xml:space="preserve"> is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 xml:space="preserve">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not only rely 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due to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stable wireless 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p>
    <w:p w14:paraId="170834D6" w14:textId="77777777" w:rsidR="00467850" w:rsidRPr="00920E1E"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contributions in this paper are summarized as follows</w:t>
      </w:r>
      <w:r w:rsidRPr="00920E1E">
        <w:rPr>
          <w:rFonts w:ascii="Times New Roman" w:eastAsia="宋体" w:hAnsi="Times New Roman" w:cs="Times New Roman"/>
          <w:sz w:val="24"/>
          <w:szCs w:val="24"/>
        </w:rPr>
        <w:t>:</w:t>
      </w:r>
    </w:p>
    <w:p w14:paraId="30DFBBA7"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verifiable random election</w:t>
      </w:r>
      <w:r>
        <w:rPr>
          <w:rFonts w:ascii="Times New Roman" w:eastAsia="宋体" w:hAnsi="Times New Roman" w:cs="Times New Roman"/>
          <w:sz w:val="24"/>
          <w:szCs w:val="24"/>
        </w:rPr>
        <w:t xml:space="preserve">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122EBB34"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verifiable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protocol, which is more suitable for wireless networks.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 xml:space="preserve">in a randomized </w:t>
      </w:r>
      <w:r w:rsidRPr="00920E1E">
        <w:rPr>
          <w:rFonts w:ascii="Times New Roman" w:eastAsia="宋体" w:hAnsi="Times New Roman" w:cs="Times New Roman"/>
          <w:sz w:val="24"/>
          <w:szCs w:val="24"/>
        </w:rPr>
        <w:t xml:space="preserve">and </w:t>
      </w:r>
      <w:r>
        <w:rPr>
          <w:rFonts w:ascii="Times New Roman" w:eastAsia="宋体" w:hAnsi="Times New Roman" w:cs="Times New Roman"/>
          <w:sz w:val="24"/>
          <w:szCs w:val="24"/>
        </w:rPr>
        <w:t>verifiable way</w:t>
      </w:r>
      <w:r w:rsidRPr="00920E1E">
        <w:rPr>
          <w:rFonts w:ascii="Times New Roman" w:eastAsia="宋体" w:hAnsi="Times New Roman" w:cs="Times New Roman"/>
          <w:sz w:val="24"/>
          <w:szCs w:val="24"/>
        </w:rPr>
        <w:t>. This way can reduce the corruption risk of adversary and improve the chance of generating valid block.</w:t>
      </w:r>
    </w:p>
    <w:p w14:paraId="25D082F3"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xml:space="preserve">. In this way, even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a 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B3C5B93" w14:textId="237AECC5"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analyze </w:t>
      </w:r>
      <w:r w:rsidR="008817BC">
        <w:rPr>
          <w:rFonts w:ascii="Times New Roman" w:eastAsia="宋体" w:hAnsi="Times New Roman" w:cs="Times New Roman"/>
          <w:sz w:val="24"/>
          <w:szCs w:val="24"/>
        </w:rPr>
        <w:t>the efficiency</w:t>
      </w:r>
      <w:r>
        <w:rPr>
          <w:rFonts w:ascii="Times New Roman" w:eastAsia="宋体" w:hAnsi="Times New Roman" w:cs="Times New Roman"/>
          <w:sz w:val="24"/>
          <w:szCs w:val="24"/>
        </w:rPr>
        <w:t xml:space="preserve"> SWIB protocol</w:t>
      </w:r>
      <w:r w:rsidR="008817BC">
        <w:rPr>
          <w:rFonts w:ascii="Times New Roman" w:eastAsia="宋体" w:hAnsi="Times New Roman" w:cs="Times New Roman"/>
          <w:sz w:val="24"/>
          <w:szCs w:val="24"/>
        </w:rPr>
        <w:t xml:space="preserve">, and </w:t>
      </w:r>
      <w:r>
        <w:rPr>
          <w:rFonts w:ascii="Times New Roman" w:eastAsia="宋体" w:hAnsi="Times New Roman" w:cs="Times New Roman"/>
          <w:sz w:val="24"/>
          <w:szCs w:val="24"/>
        </w:rPr>
        <w:t>prove that</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SWIB can</w:t>
      </w:r>
      <w:r w:rsidRPr="00920E1E">
        <w:rPr>
          <w:rFonts w:ascii="Times New Roman" w:eastAsia="宋体" w:hAnsi="Times New Roman" w:cs="Times New Roman"/>
          <w:sz w:val="24"/>
          <w:szCs w:val="24"/>
        </w:rPr>
        <w:t xml:space="preserve"> guarantee persistence and liveness to wireless blockchain system</w:t>
      </w:r>
      <w:r>
        <w:rPr>
          <w:rFonts w:ascii="Times New Roman" w:eastAsia="宋体" w:hAnsi="Times New Roman" w:cs="Times New Roman"/>
          <w:sz w:val="24"/>
          <w:szCs w:val="24"/>
        </w:rPr>
        <w:t xml:space="preserve"> if </w:t>
      </w:r>
      <w:r w:rsidRPr="00920E1E">
        <w:rPr>
          <w:rFonts w:ascii="Times New Roman" w:eastAsia="宋体" w:hAnsi="Times New Roman" w:cs="Times New Roman"/>
          <w:sz w:val="24"/>
          <w:szCs w:val="24"/>
        </w:rPr>
        <w:t>adversary controls less than 50% of voting power.</w:t>
      </w:r>
    </w:p>
    <w:p w14:paraId="6591F230" w14:textId="77777777" w:rsidR="00467850" w:rsidRPr="00920E1E" w:rsidRDefault="00467850" w:rsidP="00467850">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2B0508D6" w14:textId="77777777" w:rsidR="00467850" w:rsidRPr="00920E1E" w:rsidRDefault="00467850" w:rsidP="00467850">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BLS signature scheme.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 xml:space="preserve">odels and assumption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analysis and performance analysis</w:t>
      </w:r>
      <w:r>
        <w:rPr>
          <w:rFonts w:ascii="Times New Roman" w:eastAsia="宋体" w:hAnsi="Times New Roman" w:cs="Times New Roman"/>
          <w:sz w:val="24"/>
          <w:szCs w:val="24"/>
        </w:rPr>
        <w:t xml:space="preserve">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B30B4B5" w14:textId="77777777" w:rsidR="00467850" w:rsidRPr="0085138F"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918216"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6738430F"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 popular blockchain consensus protocols into resource-proof-based consensus protocols and communication-based consensus protocols. We briefly introduce blockchain consensus protocols category in this section, more precise and comprehensive overview of blockchain consensus protocols has been introduced in [13].</w:t>
      </w:r>
    </w:p>
    <w:p w14:paraId="747171B6"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Resource-proof-based consensus protocols require participants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classical proof-of-physical-resources consensus algorithm is Proof-of-Work (PoW) [4], which is adopted by Bitcoin and Ethereum. In PoW consensus algorithm, nodes win the block proposal chance by solving a computational puzzle. However, this algorithm cannot provide instant consensus finality of blockchain protocol [14]. Actually, while adversary controls computing power is less than 50% of total power, multi-blocks confirmation can only guarantee probabilistic consistency of PoW-based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 of generate a block, the block-confirmation latency of PoW-based blockchain protocol is large, and transaction throughput is limitation. In addition, there are some other physical-resource-proof-based consensus protocols include </w:t>
      </w:r>
      <w:r w:rsidRPr="00660500">
        <w:rPr>
          <w:rFonts w:ascii="Times New Roman" w:eastAsia="宋体" w:hAnsi="Times New Roman" w:cs="Times New Roman"/>
          <w:sz w:val="24"/>
          <w:szCs w:val="24"/>
        </w:rPr>
        <w:t>Proof of 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 of </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Pr>
          <w:rFonts w:ascii="Times New Roman" w:eastAsia="宋体" w:hAnsi="Times New Roman" w:cs="Times New Roman"/>
          <w:sz w:val="24"/>
          <w:szCs w:val="24"/>
        </w:rPr>
        <w:t xml:space="preserve"> Physical-resource-proof-based consensus protocols require consensus nodes win block proposal chance by consuming huge physical resources, which lead to the massive waste of resources. As an alternative to physical-resource-proof-based consensus protocol, virtual-resource-proof-based consensus protocols can avoid large resources overhead. Proof-of-Stake (PoS) [5] is a typical consensus algorithm for virtual-resource-proof-based blockchain consensus protocols. Consensus nodes is elected as block proposer according to their holding stakes. The more stakes of nodes, the higher probability to be block proposer. The first version of Casper [17] is a hybrid consensus of PoW and PoS, aiming to replace the PoW consensus algorithm with PoS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3F243619"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practical Byzantine fault tolerant consensus protocol (PBFT) used in Hyperledger Fabric [19]. A block proposer is elected from all consensus nodes to propose a new block. And then the block proposer is responsible for driving communication of vote phase. The cost of adversary being malicious in communication-based consensus protocols should be small. Because consensus nodes not require to mortgage assets or consume resource in consensus process. However, the cooperation mechanism of these protocols can eliminate the influence of malicious behavior to ensure blockchain system security. </w:t>
      </w:r>
    </w:p>
    <w:p w14:paraId="6B3C34F8"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Some protocols are proposed to improve consensus performance to overcome the low scalability of these protocols. In NEO [20], partial </w:t>
      </w:r>
      <w:r>
        <w:rPr>
          <w:rFonts w:ascii="Times New Roman" w:eastAsia="宋体" w:hAnsi="Times New Roman" w:cs="Times New Roman"/>
          <w:sz w:val="24"/>
          <w:szCs w:val="24"/>
        </w:rPr>
        <w:lastRenderedPageBreak/>
        <w:t>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In this case, small number of consensus nodes can greatly increase consensus performance. In Zyzzyva [21], the modified BFT consensus algorithm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However, it still requires two-rounds communications to aggregate signatures and terminate block confirmation. In addition, Tendermint consensus algorithm of Cosmos [22] adopts leader rotation mechanism to avoid adversary corruption and use gossip protocol to improve the scalability of transaction propagation. Algorand consensus protocol [23] combines Byzantine agreement protocol with VRF committee election scheme to ensure the security and scalability of blockchain consensus process. The consensus security of most communication-based consensus protocols depends on the correctness of leader. Consensus nodes will change view when the faulty leader leads to the interruption of consensus process. Besides, communication-based blockchain consensus protocols usually require reliable message transmission model, as well as make use of all-to-all broadcast communications. Therefore, these blockchain consensus protocols are more suitable for scenarios with small network size and reliable communication model.</w:t>
      </w:r>
    </w:p>
    <w:p w14:paraId="7FC910C4" w14:textId="77777777" w:rsidR="00467850" w:rsidRPr="00DE3197" w:rsidRDefault="00467850" w:rsidP="00467850">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5F952703" w14:textId="77777777" w:rsidR="00467850"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algorithms have been proposed to improve consensus efficiency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fast</w:t>
      </w:r>
      <w:r w:rsidRPr="00D36810">
        <w:rPr>
          <w:rFonts w:ascii="Times New Roman" w:eastAsia="宋体" w:hAnsi="Times New Roman" w:cs="Times New Roman"/>
          <w:sz w:val="24"/>
          <w:szCs w:val="24"/>
        </w:rPr>
        <w:t xml:space="preserve"> 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algorithms to solve consensus problem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These consensus algorithms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sz w:val="24"/>
          <w:szCs w:val="24"/>
        </w:rPr>
        <w:t xml:space="preserve">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w:t>
      </w:r>
      <w:r w:rsidRPr="00D36810">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finite-time max-consensus 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Max-</w:t>
      </w:r>
      <w:r w:rsidRPr="00D36810">
        <w:rPr>
          <w:rFonts w:ascii="Times New Roman" w:eastAsia="宋体" w:hAnsi="Times New Roman" w:cs="Times New Roman"/>
          <w:sz w:val="24"/>
          <w:szCs w:val="24"/>
        </w:rPr>
        <w:t>consensus</w:t>
      </w:r>
      <w:r>
        <w:rPr>
          <w:rFonts w:ascii="Times New Roman" w:eastAsia="宋体" w:hAnsi="Times New Roman" w:cs="Times New Roman"/>
          <w:sz w:val="24"/>
          <w:szCs w:val="24"/>
        </w:rPr>
        <w:t xml:space="preserve"> can be achieved under this</w:t>
      </w:r>
      <w:r w:rsidRPr="00D36810">
        <w:rPr>
          <w:rFonts w:ascii="Times New Roman" w:eastAsia="宋体" w:hAnsi="Times New Roman" w:cs="Times New Roman"/>
          <w:sz w:val="24"/>
          <w:szCs w:val="24"/>
        </w:rPr>
        <w:t xml:space="preserve"> protocol</w:t>
      </w:r>
      <w:r>
        <w:rPr>
          <w:rFonts w:ascii="Times New Roman" w:eastAsia="宋体" w:hAnsi="Times New Roman" w:cs="Times New Roman"/>
          <w:sz w:val="24"/>
          <w:szCs w:val="24"/>
        </w:rPr>
        <w:t xml:space="preserve"> within finite number of iterations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H. Moniz 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78068902" w14:textId="77777777" w:rsidR="00467850" w:rsidRPr="00AD1145" w:rsidRDefault="00467850" w:rsidP="00467850">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Some studies increase consensus efficiency by making full use of wireless broadcast operation.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propose a fast consensus protocol that can achieve k-times consensus in unreliable and multi-access wireless environment. Besides, 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In addition, M. Xu et al. design a fast fault-tolerant wireless blockchain protocol</w:t>
      </w:r>
      <w:r w:rsidRPr="008449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wChain [12], which can quickly aggregate data and reach consensus in multi-hop wireless communication networks.</w:t>
      </w:r>
    </w:p>
    <w:p w14:paraId="2DC319A6" w14:textId="77777777" w:rsidR="00467850" w:rsidRPr="00DE3197" w:rsidRDefault="00467850" w:rsidP="00467850">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Pr="00DE3197">
        <w:rPr>
          <w:rFonts w:ascii="Times New Roman" w:eastAsia="黑体" w:hAnsi="Times New Roman" w:cs="Times New Roman"/>
          <w:sz w:val="28"/>
          <w:szCs w:val="28"/>
        </w:rPr>
        <w:t>Threshold Signature Scheme</w:t>
      </w:r>
    </w:p>
    <w:p w14:paraId="30BBBBF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that adopt threshold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w:t>
      </w:r>
      <w:r w:rsidRPr="004D06F6">
        <w:rPr>
          <w:rFonts w:ascii="Times New Roman" w:eastAsia="宋体" w:hAnsi="Times New Roman" w:cs="Times New Roman"/>
          <w:kern w:val="0"/>
          <w:sz w:val="24"/>
          <w:szCs w:val="24"/>
        </w:rPr>
        <w:t xml:space="preserve">Threshold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cheme allows </w:t>
      </w:r>
      <w:r>
        <w:rPr>
          <w:rFonts w:ascii="Times New Roman" w:eastAsia="宋体" w:hAnsi="Times New Roman" w:cs="Times New Roman"/>
          <w:kern w:val="0"/>
          <w:sz w:val="24"/>
          <w:szCs w:val="24"/>
        </w:rPr>
        <w:t xml:space="preserve">a group of parties to </w:t>
      </w:r>
      <w:r w:rsidRPr="004D06F6">
        <w:rPr>
          <w:rFonts w:ascii="Times New Roman" w:eastAsia="宋体" w:hAnsi="Times New Roman" w:cs="Times New Roman"/>
          <w:kern w:val="0"/>
          <w:sz w:val="24"/>
          <w:szCs w:val="24"/>
        </w:rPr>
        <w:t>constructing a signature</w:t>
      </w:r>
      <w:r>
        <w:rPr>
          <w:rFonts w:ascii="Times New Roman" w:eastAsia="宋体" w:hAnsi="Times New Roman" w:cs="Times New Roman"/>
          <w:kern w:val="0"/>
          <w:sz w:val="24"/>
          <w:szCs w:val="24"/>
        </w:rPr>
        <w:t xml:space="preserve"> without learning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parties hold distinct key shares. And any subset of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parties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blockchain consensus protocols, all consensus nodes generate partial signature shares as the vote of block proposal, and broadcast it to other nodes. Unique full signature will be recovered by any node who collects a threshold of distinct partial signature shares of block proposal. In this way, even some messages loss or some nodes fail, block consensus can be achieved in blockchain system finally.</w:t>
      </w:r>
    </w:p>
    <w:p w14:paraId="2D26B139" w14:textId="77777777" w:rsidR="00467850" w:rsidRPr="002B26EC" w:rsidRDefault="00467850" w:rsidP="00467850">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mapping to construct aggregate signature, which used in multi-party signature and verification.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oMath>
      <w:r>
        <w:rPr>
          <w:rFonts w:ascii="Times New Roman" w:eastAsia="宋体" w:hAnsi="Times New Roman" w:cs="Times New Roman"/>
          <w:kern w:val="0"/>
          <w:sz w:val="24"/>
          <w:szCs w:val="24"/>
        </w:rPr>
        <w:t xml:space="preserve">Verifiers can verify the signature by checking whether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3"/>
    <w:p w14:paraId="40699DEA" w14:textId="77777777" w:rsidR="00467850" w:rsidRPr="00B94B3C"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hreshold BLS signature (TSS) scheme [29] is derived from BLS signature scheme, and work in non-interactive manner.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Pr="004D13CB">
        <w:rPr>
          <w:rFonts w:ascii="Times New Roman" w:eastAsia="宋体" w:hAnsi="Times New Roman" w:cs="Times New Roman"/>
          <w:kern w:val="0"/>
          <w:sz w:val="24"/>
          <w:szCs w:val="24"/>
        </w:rPr>
        <w:t xml:space="preserve"> distributed key generation protocol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complete signature. Discrete log-based distributed key generation protocol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protocol will randomly select a special value</w:t>
      </w:r>
      <m:oMath>
        <m:r>
          <w:rPr>
            <w:rFonts w:ascii="Cambria Math" w:eastAsia="宋体" w:hAnsi="Cambria Math" w:cs="Times New Roman"/>
            <w:kern w:val="0"/>
            <w:sz w:val="24"/>
            <w:szCs w:val="24"/>
          </w:rPr>
          <m:t xml:space="preserve"> sk</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Pr>
          <w:rFonts w:ascii="Times New Roman" w:eastAsia="宋体" w:hAnsi="Times New Roman" w:cs="Times New Roman"/>
          <w:iCs/>
          <w:kern w:val="0"/>
          <w:sz w:val="24"/>
          <w:szCs w:val="24"/>
        </w:rPr>
        <w:t>, which is usually used to verify complete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w:t>
      </w:r>
      <w:r>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protocol and a full signature recovery protocol. The partial signature generation protocol will generate partial signature of each node, which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Besides, he full signature recovery protocol will recover unique full signature, </w:t>
      </w:r>
      <w:proofErr w:type="gramStart"/>
      <w:r>
        <w:rPr>
          <w:rFonts w:ascii="Times New Roman" w:eastAsia="宋体" w:hAnsi="Times New Roman" w:cs="Times New Roman"/>
          <w:kern w:val="0"/>
          <w:sz w:val="24"/>
          <w:szCs w:val="24"/>
        </w:rPr>
        <w:t>i.e.</w:t>
      </w:r>
      <w:proofErr w:type="gramEnd"/>
      <w:r>
        <w:rPr>
          <w:rFonts w:ascii="Times New Roman" w:eastAsia="宋体" w:hAnsi="Times New Roman" w:cs="Times New Roman"/>
          <w:kern w:val="0"/>
          <w:sz w:val="24"/>
          <w:szCs w:val="24"/>
        </w:rPr>
        <w:t xml:space="preserve"> a unique special value </w:t>
      </w:r>
      <m:oMath>
        <m:r>
          <w:rPr>
            <w:rFonts w:ascii="Cambria Math" w:eastAsia="宋体" w:hAnsi="Cambria Math" w:cs="Times New Roman"/>
            <w:kern w:val="0"/>
            <w:sz w:val="24"/>
            <w:szCs w:val="24"/>
          </w:rPr>
          <m:t>s</m:t>
        </m:r>
      </m:oMath>
      <w:r>
        <w:rPr>
          <w:rFonts w:ascii="Times New Roman" w:eastAsia="宋体" w:hAnsi="Times New Roman" w:cs="Times New Roman"/>
          <w:kern w:val="0"/>
          <w:sz w:val="24"/>
          <w:szCs w:val="24"/>
        </w:rPr>
        <w:t xml:space="preserve"> of Lagrange interpolation polynomial of partial signatures. The recovery of full signature can be finished without interacting with other participants.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complete signature, in which the partial signature verification is also same with BLS signature scheme.</w:t>
      </w:r>
      <w:r w:rsidRPr="00B94B3C">
        <w:rPr>
          <w:rFonts w:ascii="Times New Roman" w:eastAsia="宋体" w:hAnsi="Times New Roman" w:cs="Times New Roman"/>
          <w:kern w:val="0"/>
          <w:sz w:val="24"/>
          <w:szCs w:val="24"/>
        </w:rPr>
        <w:t xml:space="preserve"> </w:t>
      </w:r>
    </w:p>
    <w:p w14:paraId="2EDBFB6A" w14:textId="77777777" w:rsidR="00467850" w:rsidRPr="00641959"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leverages </w:t>
      </w:r>
      <m:oMath>
        <m:r>
          <w:rPr>
            <w:rFonts w:ascii="Cambria Math" w:eastAsia="宋体" w:hAnsi="Cambria Math" w:cs="Times New Roman"/>
            <w:kern w:val="0"/>
            <w:sz w:val="24"/>
            <w:szCs w:val="24"/>
          </w:rPr>
          <m:t>(t,n)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BLS signature scheme to guarantee the stability, security and efficiency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onsensus process in wireless blockchain system. Since signature aggregation can be executed by all consensus nodes,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recovered </w:t>
      </w:r>
      <w:r>
        <w:rPr>
          <w:rFonts w:ascii="Times New Roman" w:eastAsia="宋体" w:hAnsi="Times New Roman" w:cs="Times New Roman" w:hint="eastAsia"/>
          <w:kern w:val="0"/>
          <w:sz w:val="24"/>
          <w:szCs w:val="24"/>
        </w:rPr>
        <w:t>even</w:t>
      </w:r>
      <w:r>
        <w:rPr>
          <w:rFonts w:ascii="Times New Roman" w:eastAsia="宋体" w:hAnsi="Times New Roman" w:cs="Times New Roman"/>
          <w:kern w:val="0"/>
          <w:sz w:val="24"/>
          <w:szCs w:val="24"/>
        </w:rPr>
        <w:t xml:space="preserve"> if some nodes fail to aggregate a threshold of partial signature shares. Our protocol decreases the risk of single point failure by decoupling block proposer with consensus vote process. This design greatly improves the stability of wireless blockchain consensus protocol. In addition, our consensus protocol can significantly reduce communication overhead, because consensus process can be finished after one round communication</w:t>
      </w:r>
      <w:r w:rsidRPr="00A86E19">
        <w:rPr>
          <w:rFonts w:ascii="Times New Roman" w:eastAsia="宋体" w:hAnsi="Times New Roman" w:cs="Times New Roman"/>
          <w:kern w:val="0"/>
          <w:sz w:val="24"/>
          <w:szCs w:val="24"/>
        </w:rPr>
        <w:t>.</w:t>
      </w:r>
    </w:p>
    <w:p w14:paraId="4848F071" w14:textId="77777777" w:rsidR="00467850" w:rsidRPr="005B42EC"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13CFE36" w14:textId="77777777" w:rsidR="00467850" w:rsidRPr="00DE3197" w:rsidRDefault="00467850" w:rsidP="00467850">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5"/>
      <w:r w:rsidRPr="00DE3197">
        <w:rPr>
          <w:rFonts w:ascii="Times New Roman" w:eastAsia="黑体" w:hAnsi="Times New Roman" w:cs="Times New Roman"/>
          <w:sz w:val="28"/>
          <w:szCs w:val="28"/>
        </w:rPr>
        <w:t>Network Model</w:t>
      </w:r>
    </w:p>
    <w:p w14:paraId="0BF12B52" w14:textId="77777777" w:rsidR="00467850" w:rsidRPr="00147383" w:rsidRDefault="00467850" w:rsidP="00467850">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2-dimentional Euclidean space.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The time in our protocol execution is divided into rounds, each of which contains constant slots. A slot is the time unit for nodes to transmit or receive a packet. It is assumed that the transmission between nodes in a slot are synchronized. Each node can generate its private-public key pair and main public key by running a secure distributed key generation protocol. Each node can obtain other nodes' public keys and identities by exchanging messages. The number of honest nodes is assumed to satisfy the requirement of threshold BLS signature scheme, because the security of SWIB protocol relies on security of the scheme.</w:t>
      </w:r>
    </w:p>
    <w:p w14:paraId="3E17AA21" w14:textId="77777777" w:rsidR="00467850" w:rsidRDefault="00467850" w:rsidP="00467850">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6"/>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2CE67673"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follows the standard path loss model and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w:t>
      </w:r>
      <w:r>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05AF80A" w14:textId="7777777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5CEA5E70"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Signal-to-Interference-plus-Noise ratio of message transmission 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p>
    <w:p w14:paraId="2635E17B" w14:textId="7C32A757"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7C17E9A5" w14:textId="2164CC73"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is the additive white Gaussian noise </w:t>
      </w:r>
      <w:proofErr w:type="gramStart"/>
      <w:r>
        <w:rPr>
          <w:rFonts w:ascii="Times New Roman" w:eastAsia="宋体" w:hAnsi="Times New Roman" w:cs="Times New Roman"/>
          <w:kern w:val="0"/>
          <w:sz w:val="24"/>
          <w:szCs w:val="24"/>
        </w:rPr>
        <w:t>power.</w:t>
      </w:r>
      <w:proofErr w:type="gramEnd"/>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Pr>
          <w:rFonts w:ascii="Times New Roman" w:eastAsia="宋体" w:hAnsi="Times New Roman" w:cs="Times New Roman"/>
          <w:kern w:val="0"/>
          <w:sz w:val="24"/>
          <w:szCs w:val="24"/>
        </w:rPr>
        <w:t xml:space="preserve">. Since we consider a directional message dissemination model, the interference can be negligibly small, e.g.,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we can approximate the SINR as the Signal-to-Noise ratio</w:t>
      </w:r>
    </w:p>
    <w:p w14:paraId="3C6B6776" w14:textId="3E4ABEA0" w:rsidR="00467850" w:rsidRDefault="00467850" w:rsidP="00467850">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7F6CF1E8"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 of each slot is calculated by</w:t>
      </w:r>
    </w:p>
    <w:p w14:paraId="11893B88" w14:textId="77777777" w:rsidR="00467850" w:rsidRPr="00701529" w:rsidRDefault="00770F94"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58BD99C3" w14:textId="3453E600"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target Signal-to-Interference-plus-Noise ratio (SINR)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SINR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Times New Roman" w:cs="Times New Roman"/>
                    <w:kern w:val="0"/>
                    <w:sz w:val="24"/>
                    <w:szCs w:val="24"/>
                  </w:rPr>
                  <m:t>​</m:t>
                </m:r>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communication interruption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expressed as follows,</w:t>
      </w:r>
    </w:p>
    <w:p w14:paraId="7CC0A102" w14:textId="646A788A" w:rsidR="00467850" w:rsidRDefault="00770F94"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04EDBB66"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blockchain network when receiver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2F3ADA4C" w14:textId="77777777" w:rsidR="00467850" w:rsidRDefault="00770F94"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FD56FD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 of block proposer. Since if block proposer is faulty, the rest of honest can still vote for an empty block and reach consensus eventually. We will analyze the performance of SWIB utilizing the communication interruption probability and the probability of communication failure.</w:t>
      </w:r>
    </w:p>
    <w:p w14:paraId="3A2FBFCE" w14:textId="77777777" w:rsidR="00467850" w:rsidRPr="00DE3197" w:rsidRDefault="00467850" w:rsidP="00467850">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4DE06B2"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64B3B1BB" w14:textId="77777777" w:rsidR="00467850" w:rsidRDefault="00467850" w:rsidP="00467850">
      <w:pPr>
        <w:keepNext/>
        <w:spacing w:afterLines="100" w:after="312"/>
        <w:ind w:firstLine="420"/>
      </w:pPr>
      <w:r>
        <w:rPr>
          <w:noProof/>
        </w:rPr>
        <w:drawing>
          <wp:inline distT="0" distB="0" distL="0" distR="0" wp14:anchorId="0B0F7DE9" wp14:editId="6C5E120F">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5CB62F52" w14:textId="77777777" w:rsidR="00467850" w:rsidRPr="006338FD" w:rsidRDefault="00467850" w:rsidP="00467850">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4423534" w14:textId="77777777" w:rsidR="00467850" w:rsidRPr="00DE3197" w:rsidRDefault="00467850" w:rsidP="00467850">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 xml:space="preserve">3.4 </w:t>
      </w:r>
      <w:bookmarkEnd w:id="7"/>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0AFFF29F"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are as follows:</w:t>
      </w:r>
    </w:p>
    <w:p w14:paraId="180B725D" w14:textId="77777777" w:rsidR="00467850" w:rsidRPr="00254F91"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creation of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not </w:t>
      </w:r>
      <w:r>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A2F20E5" w14:textId="77777777" w:rsidR="00467850" w:rsidRDefault="00467850" w:rsidP="00467850">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4D0DB321" w14:textId="77777777" w:rsidR="00467850" w:rsidRPr="00E65F7B" w:rsidRDefault="00467850" w:rsidP="00467850">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19DCCD6" w14:textId="77777777" w:rsidR="00467850" w:rsidRPr="003312C7" w:rsidRDefault="00467850" w:rsidP="00467850">
      <w:pPr>
        <w:spacing w:afterLines="50" w:after="156"/>
        <w:ind w:left="420"/>
        <w:rPr>
          <w:rFonts w:ascii="Times New Roman" w:eastAsia="宋体" w:hAnsi="Times New Roman" w:cs="Times New Roman"/>
          <w:kern w:val="0"/>
          <w:sz w:val="24"/>
          <w:szCs w:val="24"/>
        </w:rPr>
      </w:pPr>
      <w:r>
        <w:rPr>
          <w:noProof/>
        </w:rPr>
        <w:drawing>
          <wp:inline distT="0" distB="0" distL="0" distR="0" wp14:anchorId="6FE7AF0D" wp14:editId="26336B41">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3DC7EB09" w14:textId="77777777"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39908213" w14:textId="77777777" w:rsidR="00467850" w:rsidRPr="00645922" w:rsidRDefault="00467850" w:rsidP="00467850">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introduce the overview architecture of our protocol, and then discuss the details of SWIB protocol.</w:t>
      </w:r>
    </w:p>
    <w:p w14:paraId="77DAE984" w14:textId="77777777" w:rsidR="00467850" w:rsidRPr="00DE3197" w:rsidRDefault="00467850" w:rsidP="00467850">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 Architecture</w:t>
      </w:r>
    </w:p>
    <w:p w14:paraId="243D6C42"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preliminary design of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636EEAD4" w14:textId="77777777" w:rsidR="00467850" w:rsidRDefault="00467850" w:rsidP="00467850">
      <w:pPr>
        <w:keepNext/>
        <w:spacing w:afterLines="50" w:after="156"/>
        <w:ind w:firstLineChars="200" w:firstLine="420"/>
      </w:pPr>
      <w:r>
        <w:rPr>
          <w:noProof/>
        </w:rPr>
        <w:drawing>
          <wp:inline distT="0" distB="0" distL="0" distR="0" wp14:anchorId="1DA654E3" wp14:editId="11134BC1">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3133B277" w14:textId="77777777" w:rsidR="00467850" w:rsidRPr="005012BF" w:rsidRDefault="00467850" w:rsidP="00467850">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 the block proposer for the current round; (2) verify the legality of new block, and run signature generation algorithm to vote for valid block; (3) run signature aggregation algorithm and signature recovery algorithm to finalize the block when generating the full signature.</w:t>
      </w:r>
      <w:r w:rsidRPr="005012BF">
        <w:rPr>
          <w:rFonts w:ascii="Times New Roman" w:hAnsi="Times New Roman" w:cs="Times New Roman"/>
          <w:b/>
          <w:bCs/>
        </w:rPr>
        <w:t xml:space="preserve"> </w:t>
      </w:r>
    </w:p>
    <w:p w14:paraId="275244D7"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works in a round by round fashion. As shown in Fig. 2, we start with a secure randomness generation process. It is in general not secure to allow nodes to predict who will be the block proposer in the next round. Thus, we need a randomness source to ensure that nodes cannot obtain the information of next block proposer previously.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block proposer</w:t>
      </w:r>
      <w:del w:id="8" w:author="ThinkPad" w:date="2022-05-17T16:55:00Z">
        <w:r w:rsidDel="00252515">
          <w:rPr>
            <w:rFonts w:ascii="Times New Roman" w:eastAsia="宋体" w:hAnsi="Times New Roman" w:cs="Times New Roman"/>
            <w:kern w:val="0"/>
            <w:sz w:val="24"/>
            <w:szCs w:val="24"/>
          </w:rPr>
          <w:delText xml:space="preserve"> </w:delText>
        </w:r>
      </w:del>
      <w:r>
        <w:rPr>
          <w:rFonts w:ascii="Times New Roman" w:eastAsia="宋体" w:hAnsi="Times New Roman" w:cs="Times New Roman"/>
          <w:kern w:val="0"/>
          <w:sz w:val="24"/>
          <w:szCs w:val="24"/>
        </w:rPr>
        <w:t xml:space="preserve"> election protocol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generation protocol. Once aggregating a threshold of partial signature shares, any consensus node can recover the full signature to finalize the block through a signature recovery protocol.</w:t>
      </w:r>
    </w:p>
    <w:p w14:paraId="1A27BC22" w14:textId="77777777" w:rsidR="00467850" w:rsidRPr="00BB7EA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 propose a protocol such that hundreds of nodes can achieve consensus in a</w:t>
      </w:r>
      <w:ins w:id="9" w:author="ThinkPad" w:date="2022-05-17T16:57: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 Fig. 3 shows the main components of our protocol.</w:t>
      </w:r>
    </w:p>
    <w:p w14:paraId="01691788" w14:textId="77777777" w:rsidR="00467850" w:rsidRDefault="00467850" w:rsidP="00467850">
      <w:pPr>
        <w:keepNext/>
        <w:spacing w:afterLines="50" w:after="156"/>
        <w:ind w:firstLineChars="200" w:firstLine="420"/>
      </w:pPr>
      <w:r>
        <w:rPr>
          <w:noProof/>
        </w:rPr>
        <w:lastRenderedPageBreak/>
        <w:drawing>
          <wp:inline distT="0" distB="0" distL="0" distR="0" wp14:anchorId="2C4DE2F0" wp14:editId="4307D107">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37B87235" w14:textId="77777777" w:rsidR="00467850" w:rsidRPr="00184F6B" w:rsidRDefault="00467850" w:rsidP="00467850">
      <w:pPr>
        <w:pStyle w:val="ac"/>
        <w:ind w:firstLine="420"/>
        <w:rPr>
          <w:rFonts w:ascii="Times New Roman" w:hAnsi="Times New Roman" w:cs="Times New Roman"/>
          <w:b/>
          <w:bCs/>
        </w:rPr>
      </w:pPr>
      <w:r w:rsidRPr="00184F6B">
        <w:rPr>
          <w:rFonts w:ascii="Times New Roman" w:hAnsi="Times New Roman" w:cs="Times New Roman"/>
          <w:b/>
          <w:bCs/>
        </w:rPr>
        <w:t>Fig</w:t>
      </w:r>
      <w:r>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Pr>
          <w:rFonts w:ascii="Times New Roman" w:hAnsi="Times New Roman" w:cs="Times New Roman"/>
          <w:b/>
          <w:bCs/>
          <w:noProof/>
        </w:rPr>
        <w:t>3</w:t>
      </w:r>
      <w:r w:rsidRPr="00184F6B">
        <w:rPr>
          <w:rFonts w:ascii="Times New Roman" w:hAnsi="Times New Roman" w:cs="Times New Roman"/>
          <w:b/>
          <w:bCs/>
        </w:rPr>
        <w:fldChar w:fldCharType="end"/>
      </w:r>
      <w:r w:rsidRPr="00184F6B">
        <w:rPr>
          <w:rFonts w:ascii="Times New Roman" w:hAnsi="Times New Roman" w:cs="Times New Roman"/>
          <w:b/>
          <w:bCs/>
        </w:rPr>
        <w:t>. Main</w:t>
      </w:r>
      <w:r>
        <w:rPr>
          <w:rFonts w:ascii="Times New Roman" w:hAnsi="Times New Roman" w:cs="Times New Roman"/>
          <w:b/>
          <w:bCs/>
        </w:rPr>
        <w:t xml:space="preserve"> design </w:t>
      </w:r>
      <w:r w:rsidRPr="00184F6B">
        <w:rPr>
          <w:rFonts w:ascii="Times New Roman" w:hAnsi="Times New Roman" w:cs="Times New Roman"/>
          <w:b/>
          <w:bCs/>
        </w:rPr>
        <w:t xml:space="preserve">components of </w:t>
      </w:r>
      <w:r>
        <w:rPr>
          <w:rFonts w:ascii="Times New Roman" w:hAnsi="Times New Roman" w:cs="Times New Roman"/>
          <w:b/>
          <w:bCs/>
        </w:rPr>
        <w:t>SWIB.</w:t>
      </w:r>
    </w:p>
    <w:p w14:paraId="3A021EC4" w14:textId="77777777" w:rsidR="00467850" w:rsidRPr="006F1D84" w:rsidRDefault="00467850" w:rsidP="00467850">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protocol, which uses node's private key and the round random number as inputs. Besides, each node can verify the legality of block proposer according to its public key, proof, and the round random number.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7E631D64" w14:textId="77777777" w:rsidR="00467850" w:rsidRPr="00876983"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w:t>
      </w:r>
      <w:ins w:id="10" w:author="ThinkPad" w:date="2022-05-17T17: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the block. Each node will generate a partial signature of block hash if the result of the verification is true. Then, they will broadcast their partial signature shares to other nodes.</w:t>
      </w:r>
    </w:p>
    <w:p w14:paraId="3B6B7D84" w14:textId="77777777" w:rsidR="00467850" w:rsidRDefault="00467850" w:rsidP="00467850">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will be recovered if a node receives and then aggregates enough partial signature shares. Then, the full signature will be broadcast to nodes. This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compute a new random value for the next round through distributed randomness generation protocol.</w:t>
      </w:r>
    </w:p>
    <w:p w14:paraId="25BAF1EB" w14:textId="77777777" w:rsidR="00467850" w:rsidRDefault="00467850" w:rsidP="00467850">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DEACA18" wp14:editId="5357B84F">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844" cy="4686838"/>
                    </a:xfrm>
                    <a:prstGeom prst="rect">
                      <a:avLst/>
                    </a:prstGeom>
                  </pic:spPr>
                </pic:pic>
              </a:graphicData>
            </a:graphic>
          </wp:inline>
        </w:drawing>
      </w:r>
      <w:r w:rsidRPr="00E65F7B">
        <w:rPr>
          <w:noProof/>
        </w:rPr>
        <w:t xml:space="preserve"> </w:t>
      </w:r>
    </w:p>
    <w:p w14:paraId="0FDF8A5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our protocol can work smoothly in a wireless blockchain system.</w:t>
      </w:r>
    </w:p>
    <w:p w14:paraId="0DCB9190" w14:textId="77777777" w:rsidR="00467850" w:rsidRPr="00E24226" w:rsidRDefault="00467850" w:rsidP="00467850">
      <w:pPr>
        <w:spacing w:afterLines="50" w:after="156"/>
        <w:rPr>
          <w:rFonts w:ascii="Times New Roman" w:eastAsia="宋体" w:hAnsi="Times New Roman" w:cs="Times New Roman"/>
          <w:kern w:val="0"/>
          <w:sz w:val="24"/>
          <w:szCs w:val="24"/>
        </w:rPr>
      </w:pPr>
      <w:r>
        <w:rPr>
          <w:noProof/>
        </w:rPr>
        <w:drawing>
          <wp:inline distT="0" distB="0" distL="0" distR="0" wp14:anchorId="67469460" wp14:editId="19B7136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59" cy="2211279"/>
                    </a:xfrm>
                    <a:prstGeom prst="rect">
                      <a:avLst/>
                    </a:prstGeom>
                  </pic:spPr>
                </pic:pic>
              </a:graphicData>
            </a:graphic>
          </wp:inline>
        </w:drawing>
      </w:r>
      <w:r w:rsidRPr="00E65F7B">
        <w:rPr>
          <w:noProof/>
        </w:rPr>
        <w:t xml:space="preserve"> </w:t>
      </w:r>
    </w:p>
    <w:p w14:paraId="559C063F" w14:textId="77777777" w:rsidR="00467850" w:rsidRPr="00FA2CCC" w:rsidRDefault="00467850" w:rsidP="0046785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5DA87CEC"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 needs to obtain some information of the</w:t>
      </w:r>
      <w:ins w:id="12" w:author="ThinkPad" w:date="2022-05-17T17:25: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blockchain system. Each node will generate key pairs and the main public key through a distributed key generation algorithm. Besides, nodes also should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The first part of consensus process is block proposer election, which discussed in the following subsection in details.</w:t>
      </w:r>
    </w:p>
    <w:p w14:paraId="23CD4200" w14:textId="77777777" w:rsidR="00467850" w:rsidRPr="00F17EE9" w:rsidRDefault="00467850" w:rsidP="00467850">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1469D2C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present a verifiable block proposer election protocol, which is based on distributed randomness generation protocol and verifiable random function as well as threshold BLS signature scheme. Algorithm 1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lines 10-14) show the procedures for block proposer election and block generation.</w:t>
      </w:r>
    </w:p>
    <w:p w14:paraId="3AC87297"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protocol can enable all consensus nodes to jointly generate a round randomness with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4, the randomness is performed as the normalized hash value of the above input combination:</w:t>
      </w:r>
    </w:p>
    <w:p w14:paraId="36E0D137" w14:textId="77777777" w:rsidR="00467850" w:rsidRPr="006768F2" w:rsidRDefault="00467850" w:rsidP="00467850">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69C6F3F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1089FB10" w14:textId="77777777" w:rsidR="00467850" w:rsidRDefault="00467850" w:rsidP="00467850">
      <w:pPr>
        <w:keepNext/>
        <w:spacing w:afterLines="50" w:after="156"/>
        <w:ind w:firstLineChars="200" w:firstLine="420"/>
      </w:pPr>
      <w:r>
        <w:rPr>
          <w:noProof/>
        </w:rPr>
        <w:drawing>
          <wp:inline distT="0" distB="0" distL="0" distR="0" wp14:anchorId="1F6EFDF4" wp14:editId="0011365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18714E5C" w14:textId="77777777" w:rsidR="00467850" w:rsidRPr="004921A4" w:rsidRDefault="00467850" w:rsidP="00467850">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4DD7E614"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protocol is unpredictable and unique. The recovery process of full signature for each round is unpreventable, provided that majority of the consensus nodes are correct as we assume. The full signature will be generated by correct </w:t>
      </w:r>
      <w:r>
        <w:rPr>
          <w:rFonts w:ascii="Times New Roman" w:eastAsia="宋体" w:hAnsi="Times New Roman" w:cs="Times New Roman"/>
          <w:kern w:val="0"/>
          <w:sz w:val="24"/>
          <w:szCs w:val="24"/>
        </w:rPr>
        <w:lastRenderedPageBreak/>
        <w:t xml:space="preserve">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protocol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protocol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6EA2721E" w14:textId="77777777" w:rsidR="00467850" w:rsidRDefault="00467850" w:rsidP="00467850">
      <w:pPr>
        <w:keepNext/>
        <w:widowControl/>
        <w:shd w:val="clear" w:color="auto" w:fill="FFFFFF"/>
        <w:spacing w:afterLines="100" w:after="312" w:line="450" w:lineRule="atLeast"/>
        <w:ind w:firstLine="420"/>
      </w:pPr>
      <w:r>
        <w:rPr>
          <w:noProof/>
        </w:rPr>
        <w:drawing>
          <wp:inline distT="0" distB="0" distL="0" distR="0" wp14:anchorId="2F5E39AA" wp14:editId="4CD6FFFB">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6900D578" w14:textId="77777777" w:rsidR="00467850" w:rsidRPr="004921A4" w:rsidRDefault="00467850" w:rsidP="00467850">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600A3E13" w14:textId="77777777"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5, all consensus nodes are assumed to have the same view on the list of nodes constituent of the wireless blockchain system. Each node executes a 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 xml:space="preserve">the public keys before entering the consensus process. Thus,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p>
    <w:p w14:paraId="03FC44CF" w14:textId="77777777" w:rsidR="00467850" w:rsidRPr="006768F2"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protocol with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election protocol is designed to elect one block proposer for </w:t>
      </w:r>
      <w:r>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p>
    <w:p w14:paraId="7FE86DDF" w14:textId="31CB6F83" w:rsidR="00467850" w:rsidRPr="008410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verifiable block proposer election protocol consists of a block proposer election algorithm and a block proposer verification algorithm. The block proposer election algorithm ensures that the election process is randomized and verifiable. To determine the block proposer</w:t>
      </w:r>
      <w:ins w:id="13" w:author="ThinkPad" w:date="2022-05-18T19:00:00Z">
        <w:r>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 xml:space="preserve">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will independently check whether they are the block proposer of a round. After executing the election algorithm, the block proposer will obtain the election result and a proof while others will only get the election result and a common string. Therefore, each node can only know whether it is elected as block proposer by its private key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Meanwhile, block proposer verification algorithm guarantees that other nodes can verify the legality of elected block proposer by its public key,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and the proof.</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Besides, the verifiable</w:t>
      </w:r>
      <w:r w:rsidRPr="008410F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sequentially while the full signature is always reconstructed in each round.</w:t>
      </w:r>
    </w:p>
    <w:p w14:paraId="12CBF874" w14:textId="77777777" w:rsidR="00467850" w:rsidRDefault="00467850" w:rsidP="0046785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3607381B" w14:textId="77777777" w:rsidR="00467850" w:rsidRPr="0040073D"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4E0045F7"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pseudo code of block verification and finalization is presented in Algorithm 1 (lines 16-39). 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Blocks and the signatures are sent to consensus nodes through wireless network broadcasting.</w:t>
      </w:r>
    </w:p>
    <w:p w14:paraId="7B88EC9E"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4EEA6C13" w14:textId="77777777"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240E65A" w14:textId="77777777" w:rsidR="00467850" w:rsidRPr="006768F2"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5ED1CF2E" w14:textId="6481BCAB" w:rsidR="00467850" w:rsidRPr="001224CB" w:rsidRDefault="00467850" w:rsidP="00467850">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3205F24D" w14:textId="602FE248" w:rsidR="00467850" w:rsidRDefault="00467850" w:rsidP="0046785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if all the above conditions are satisfied, a node will then generate partial signature of the block hash and broadcast it to other nodes. In the block finalization phase, each node will gather partial signature shares of the block hash to recover the full signature. In SWIB, we can use the full signature as the proof of block finalization. The reconstruction of valid full signature proves that a threshold of nodes </w:t>
      </w:r>
      <w:proofErr w:type="gramStart"/>
      <w:r>
        <w:rPr>
          <w:rFonts w:ascii="Times New Roman" w:eastAsia="宋体" w:hAnsi="Times New Roman" w:cs="Times New Roman"/>
          <w:kern w:val="0"/>
          <w:sz w:val="24"/>
          <w:szCs w:val="24"/>
        </w:rPr>
        <w:t>have</w:t>
      </w:r>
      <w:proofErr w:type="gramEnd"/>
      <w:r>
        <w:rPr>
          <w:rFonts w:ascii="Times New Roman" w:eastAsia="宋体" w:hAnsi="Times New Roman" w:cs="Times New Roman"/>
          <w:kern w:val="0"/>
          <w:sz w:val="24"/>
          <w:szCs w:val="24"/>
        </w:rPr>
        <w:t xml:space="preserve"> signed block hash,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reject to recover full signature or broadcast valid full signature to other nodes, some honest nodes will reveal block finalization too.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stably achieved in wireless network with faulty nodes or unreliable communication channels. Moreover, since correct nodes can only vote once in a round, only one block will be confirmed in a complete round. In this case,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292D3E9A" w14:textId="77777777" w:rsidR="00467850" w:rsidRDefault="00467850" w:rsidP="00467850">
      <w:pPr>
        <w:keepNext/>
        <w:widowControl/>
        <w:shd w:val="clear" w:color="auto" w:fill="FFFFFF"/>
        <w:spacing w:afterLines="100" w:after="312" w:line="450" w:lineRule="atLeast"/>
        <w:ind w:firstLine="420"/>
      </w:pPr>
      <w:r>
        <w:rPr>
          <w:noProof/>
        </w:rPr>
        <w:drawing>
          <wp:inline distT="0" distB="0" distL="0" distR="0" wp14:anchorId="6F2723C3" wp14:editId="4B93D90A">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47C7707D" w14:textId="77777777" w:rsidR="00467850" w:rsidRPr="006F13BB" w:rsidRDefault="00467850" w:rsidP="00467850">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xml:space="preserve">.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49333D62" w14:textId="2808CF28"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4DC6A780" w14:textId="74FFF3B1"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 xml:space="preserve">design an incentive mechanism to encourage consensus nodes to participant consensus process. Block proposer might be negative in block generation due to high power consumption for packing block and broadcasting it.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 xml:space="preserve">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of valid blocks. In our incentive mechanism, part of the transaction fees is rewarded to block proposer, and the rest of transaction fees will be averagely distributed among the nodes whose partial signature shares </w:t>
      </w:r>
      <w:r>
        <w:rPr>
          <w:rFonts w:ascii="Times New Roman" w:eastAsia="宋体" w:hAnsi="Times New Roman" w:cs="Times New Roman"/>
          <w:kern w:val="0"/>
          <w:sz w:val="24"/>
          <w:szCs w:val="24"/>
        </w:rPr>
        <w:lastRenderedPageBreak/>
        <w:t>are used to recover the full signature.</w:t>
      </w:r>
    </w:p>
    <w:p w14:paraId="5914BD9A" w14:textId="77777777" w:rsidR="00467850" w:rsidRPr="00E5221B"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And the rest of fees will be shared by those nodes who have the smallest average timestamps of partial signature shares, which are used to recover the full signature. 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different partial signature shares can recover the same full signature. We only reward a set of consensus nodes that have signed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Pr="00C65692">
        <w:rPr>
          <w:rFonts w:ascii="Times New Roman" w:eastAsia="宋体" w:hAnsi="Times New Roman" w:cs="Times New Roman" w:hint="eastAsia"/>
          <w:kern w:val="0"/>
          <w:sz w:val="24"/>
          <w:szCs w:val="24"/>
        </w:rPr>
        <w:t xml:space="preserve"> </w:t>
      </w:r>
      <w:r w:rsidRPr="00C65692">
        <w:rPr>
          <w:rFonts w:ascii="Times New Roman" w:eastAsia="宋体" w:hAnsi="Times New Roman" w:cs="Times New Roman"/>
          <w:kern w:val="0"/>
          <w:sz w:val="24"/>
          <w:szCs w:val="24"/>
        </w:rPr>
        <w:t>be the set of partial signature</w:t>
      </w:r>
      <w:r>
        <w:rPr>
          <w:rFonts w:ascii="Times New Roman" w:eastAsia="宋体" w:hAnsi="Times New Roman" w:cs="Times New Roman"/>
          <w:kern w:val="0"/>
          <w:sz w:val="24"/>
          <w:szCs w:val="24"/>
        </w:rPr>
        <w:t xml:space="preserve"> share</w:t>
      </w:r>
      <w:r w:rsidRPr="00C65692">
        <w:rPr>
          <w:rFonts w:ascii="Times New Roman" w:eastAsia="宋体" w:hAnsi="Times New Roman" w:cs="Times New Roman"/>
          <w:kern w:val="0"/>
          <w:sz w:val="24"/>
          <w:szCs w:val="24"/>
        </w:rPr>
        <w:t xml:space="preserve">s and the set of </w:t>
      </w:r>
      <w:r>
        <w:rPr>
          <w:rFonts w:ascii="Times New Roman" w:eastAsia="宋体" w:hAnsi="Times New Roman" w:cs="Times New Roman"/>
          <w:kern w:val="0"/>
          <w:sz w:val="24"/>
          <w:szCs w:val="24"/>
        </w:rPr>
        <w:t xml:space="preserve">corresponding </w:t>
      </w:r>
      <w:r w:rsidRPr="00C65692">
        <w:rPr>
          <w:rFonts w:ascii="Times New Roman" w:eastAsia="宋体" w:hAnsi="Times New Roman" w:cs="Times New Roman"/>
          <w:kern w:val="0"/>
          <w:sz w:val="24"/>
          <w:szCs w:val="24"/>
        </w:rPr>
        <w:t>timestamps, respectively.</w:t>
      </w:r>
      <w:r>
        <w:rPr>
          <w:rFonts w:ascii="Times New Roman" w:eastAsia="宋体" w:hAnsi="Times New Roman" w:cs="Times New Roman"/>
          <w:kern w:val="0"/>
          <w:sz w:val="24"/>
          <w:szCs w:val="24"/>
        </w:rPr>
        <w:t xml:space="preserve"> Assuming there are two different partial signature shares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corresponding timestamps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Pr="00C65692">
        <w:rPr>
          <w:rFonts w:ascii="Times New Roman" w:eastAsia="宋体" w:hAnsi="Times New Roman" w:cs="Times New Roman"/>
          <w:kern w:val="0"/>
          <w:sz w:val="24"/>
          <w:szCs w:val="24"/>
        </w:rPr>
        <w:t xml:space="preserve"> </w:t>
      </w:r>
      <w:r w:rsidRPr="00C65692">
        <w:rPr>
          <w:rFonts w:ascii="Times New Roman" w:eastAsia="宋体" w:hAnsi="Times New Roman" w:cs="Times New Roman" w:hint="eastAsia"/>
          <w:kern w:val="0"/>
          <w:sz w:val="24"/>
          <w:szCs w:val="24"/>
        </w:rPr>
        <w:t>a</w:t>
      </w:r>
      <w:r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 average timestamps of the two sets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Pr="0054719B">
        <w:rPr>
          <w:rFonts w:ascii="Times New Roman" w:eastAsia="宋体" w:hAnsi="Times New Roman" w:cs="Times New Roman" w:hint="eastAsia"/>
          <w:kern w:val="0"/>
          <w:sz w:val="24"/>
          <w:szCs w:val="24"/>
        </w:rPr>
        <w:t>,</w:t>
      </w:r>
      <w:r w:rsidRPr="0054719B">
        <w:rPr>
          <w:rFonts w:ascii="Times New Roman" w:eastAsia="宋体" w:hAnsi="Times New Roman" w:cs="Times New Roman"/>
          <w:kern w:val="0"/>
          <w:sz w:val="24"/>
          <w:szCs w:val="24"/>
        </w:rPr>
        <w:t xml:space="preserve"> then consensus nodes whose partial signatures </w:t>
      </w:r>
      <w:r>
        <w:rPr>
          <w:rFonts w:ascii="Times New Roman" w:eastAsia="宋体" w:hAnsi="Times New Roman" w:cs="Times New Roman"/>
          <w:kern w:val="0"/>
          <w:sz w:val="24"/>
          <w:szCs w:val="24"/>
        </w:rPr>
        <w:t xml:space="preserve">are </w:t>
      </w:r>
      <w:r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will share the reward. This incentive mechanism not only encourages nodes to generate and verify block and generate partial signature, but also motivates nodes to broadcast partial signature and full signature as soon as possible. The earlier the signature broadcasting, the higher the chance being rewarded. In this way, the performance of blockchain system will be improved.</w:t>
      </w:r>
    </w:p>
    <w:p w14:paraId="0BBAB090" w14:textId="77777777" w:rsidR="00467850" w:rsidRPr="00D63FC5" w:rsidRDefault="00467850" w:rsidP="00467850">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 opportunity of rational nodes become malicious. The malicious behaviors of nodes contain: 1) when becoming the legal block proposer of current round, the node usually generates invalid block or not generate any block before timeout; 2) node usually sends invalid signature or garbage messages in block verification and finalization phase. Irrational nodes may harm others without benefiting themselves. A punishment mechanism is necessary to restrict the malicious behaviors of consensus nodes. In SWIB, active time determines whether nodes can work in blockchain system continuously. Hence, reducing active time is a good measure to punish malicious nodes.</w:t>
      </w:r>
    </w:p>
    <w:p w14:paraId="14144235" w14:textId="77777777" w:rsidR="00467850" w:rsidRPr="002A60C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Reducing the active time of malicious nodes can decrease the security and performance of blockchain system. Reducing active time will decrease the stability of nodes, which will further reduce the probability that elected as block proposer. In this way, there is lower chance to finalize an empty block in a round due to malicious nodes generate invalid block or do nothing before timeout, which will decrease the performance of blockchain system. Moreover, irrational nodes will be quickly expelled from the system if they initiate malicious behaviors frequently. As a result, the security blockchain system will be improved. Therefore, the punishment mechanism can reduce the continuous impact of malicious behaviors and improve the willingness of nodes that to be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683CA014" w14:textId="77777777" w:rsidR="00467850" w:rsidRPr="00580D93" w:rsidRDefault="00467850" w:rsidP="00467850">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78D5FB46" w14:textId="77777777" w:rsidR="00467850" w:rsidRPr="001569AC" w:rsidRDefault="00467850" w:rsidP="00467850">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in consensus process.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4415AEB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This design reduces the overhead of nodes in blockchain history transmission. For consensus node, the consumed power of transmitting a small number of blocks will be lower than that large number of blocks.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0EDD10FB" w14:textId="77777777" w:rsidR="00467850" w:rsidRPr="000F4706"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node's local chain if it is not present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51E126E1" w14:textId="1EEB0E55" w:rsidR="00467850"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3A919B1C" w14:textId="255DBFAC"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discuss the performance and security of SWIB.</w:t>
      </w:r>
    </w:p>
    <w:p w14:paraId="459D5A55" w14:textId="692F6C1F" w:rsidR="00467850" w:rsidRDefault="00467850" w:rsidP="004906CE">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lastRenderedPageBreak/>
        <w:t>Performance Analysis</w:t>
      </w:r>
    </w:p>
    <w:p w14:paraId="7338E829" w14:textId="4B395D43" w:rsidR="004906CE" w:rsidRPr="004906CE" w:rsidRDefault="004906CE" w:rsidP="004906CE">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latency, which is an important metric to measure the performance of blockchain system.</w:t>
      </w:r>
    </w:p>
    <w:p w14:paraId="409F4B7E" w14:textId="77777777" w:rsidR="00467850" w:rsidRPr="00F905EF"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Latency</w:t>
      </w:r>
    </w:p>
    <w:p w14:paraId="3A1FE7BB" w14:textId="77777777"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the block proposal to the block finalization. In order to focus on the impact of wireless communication, we assume that the computing time is negligibly small. Then, the consensus latency in our protocol is obtain as</w:t>
      </w:r>
    </w:p>
    <w:p w14:paraId="7509CB4B" w14:textId="1D3C8517" w:rsidR="00467850" w:rsidRPr="00230543" w:rsidRDefault="00467850" w:rsidP="00467850">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13C8FEB3" w14:textId="13D11203"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with a communication success probability greater than or equal to </w:t>
      </w:r>
      <m:oMath>
        <m:r>
          <w:rPr>
            <w:rFonts w:ascii="Cambria Math" w:eastAsia="宋体" w:hAnsi="Cambria Math" w:cs="Times New Roman"/>
            <w:kern w:val="0"/>
            <w:sz w:val="24"/>
            <w:szCs w:val="24"/>
          </w:rPr>
          <m:t>ζ</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time slots for a message.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SWIB is </w:t>
      </w:r>
      <w:r w:rsidR="00FC4D42">
        <w:rPr>
          <w:rFonts w:ascii="Times New Roman" w:eastAsia="宋体" w:hAnsi="Times New Roman" w:cs="Times New Roman"/>
          <w:kern w:val="0"/>
          <w:sz w:val="24"/>
          <w:szCs w:val="24"/>
        </w:rPr>
        <w:t>expressed as</w:t>
      </w:r>
    </w:p>
    <w:p w14:paraId="20DFD5A6" w14:textId="77777777" w:rsidR="00467850" w:rsidRPr="00641646" w:rsidRDefault="00770F94"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4613F2C2" w14:textId="1EEAB5D4"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sidR="007B52E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the number of slots to transmit the maximum size block,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to transmit the maximum </w:t>
      </w:r>
      <w:proofErr w:type="gramStart"/>
      <w:r>
        <w:rPr>
          <w:rFonts w:ascii="Times New Roman" w:eastAsia="宋体" w:hAnsi="Times New Roman" w:cs="Times New Roman"/>
          <w:kern w:val="0"/>
          <w:sz w:val="24"/>
          <w:szCs w:val="24"/>
        </w:rPr>
        <w:t>signature.</w:t>
      </w:r>
      <w:proofErr w:type="gramEnd"/>
      <w:r>
        <w:rPr>
          <w:rFonts w:ascii="Times New Roman" w:eastAsia="宋体" w:hAnsi="Times New Roman" w:cs="Times New Roman"/>
          <w:kern w:val="0"/>
          <w:sz w:val="24"/>
          <w:szCs w:val="24"/>
        </w:rPr>
        <w:t xml:space="preserve"> We assume that 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175522EE" w14:textId="49C7222C" w:rsidR="00B81FB3"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sidR="007B52E3">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00B81FB3">
        <w:rPr>
          <w:rFonts w:ascii="Times New Roman" w:eastAsia="宋体" w:hAnsi="Times New Roman" w:cs="Times New Roman"/>
          <w:b/>
          <w:bCs/>
          <w:kern w:val="0"/>
          <w:sz w:val="24"/>
          <w:szCs w:val="24"/>
        </w:rPr>
        <w:t>1</w:t>
      </w:r>
      <w:r w:rsidR="00B81FB3">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be the maximum number of time slots for transmitting a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be the</w:t>
      </w:r>
      <w:r w:rsidR="00B81FB3" w:rsidRPr="00B81FB3">
        <w:rPr>
          <w:rFonts w:ascii="Times New Roman" w:eastAsia="宋体" w:hAnsi="Times New Roman" w:cs="Times New Roman"/>
          <w:kern w:val="0"/>
          <w:sz w:val="24"/>
          <w:szCs w:val="24"/>
        </w:rPr>
        <w:t xml:space="preserve"> </w:t>
      </w:r>
      <w:r w:rsidR="00B81FB3">
        <w:rPr>
          <w:rFonts w:ascii="Times New Roman" w:eastAsia="宋体" w:hAnsi="Times New Roman" w:cs="Times New Roman"/>
          <w:kern w:val="0"/>
          <w:sz w:val="24"/>
          <w:szCs w:val="24"/>
        </w:rPr>
        <w:t xml:space="preserve">maximum number of time slots to transmit a signature, and </w:t>
      </w:r>
      <m:oMath>
        <m:r>
          <w:rPr>
            <w:rFonts w:ascii="Cambria Math" w:eastAsia="宋体" w:hAnsi="Cambria Math" w:cs="Times New Roman"/>
            <w:kern w:val="0"/>
            <w:sz w:val="24"/>
            <w:szCs w:val="24"/>
          </w:rPr>
          <m:t>p</m:t>
        </m:r>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be the transmission probability of each node in system. In SWIB, the 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B81FB3">
        <w:rPr>
          <w:rFonts w:ascii="Times New Roman" w:eastAsia="宋体" w:hAnsi="Times New Roman" w:cs="Times New Roman" w:hint="eastAsia"/>
          <w:kern w:val="0"/>
          <w:sz w:val="24"/>
          <w:szCs w:val="24"/>
        </w:rPr>
        <w:t xml:space="preserve"> </w:t>
      </w:r>
      <w:r w:rsidR="00B81FB3">
        <w:rPr>
          <w:rFonts w:ascii="Times New Roman" w:eastAsia="宋体" w:hAnsi="Times New Roman" w:cs="Times New Roman"/>
          <w:kern w:val="0"/>
          <w:sz w:val="24"/>
          <w:szCs w:val="24"/>
        </w:rPr>
        <w:t>is some target transmission probability.</w:t>
      </w:r>
    </w:p>
    <w:p w14:paraId="7F023ADB" w14:textId="29314D74" w:rsidR="00467850" w:rsidRDefault="00467850" w:rsidP="00B81FB3">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p>
    <w:p w14:paraId="0E45E7ED" w14:textId="34E968E7" w:rsidR="004D4175" w:rsidRPr="004D4175" w:rsidRDefault="007E6569" w:rsidP="005370B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given round, block proposer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sidR="00B81FB3">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 xml:space="preserve">slots to transmit a block, and </w:t>
      </w:r>
      <w:r w:rsidR="00B81FB3">
        <w:rPr>
          <w:rFonts w:ascii="Times New Roman" w:eastAsia="宋体" w:hAnsi="Times New Roman" w:cs="Times New Roman"/>
          <w:kern w:val="0"/>
          <w:sz w:val="24"/>
          <w:szCs w:val="24"/>
        </w:rPr>
        <w:t xml:space="preserve">other consensus nodes require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AE44C2">
        <w:rPr>
          <w:rFonts w:ascii="Times New Roman" w:eastAsia="宋体" w:hAnsi="Times New Roman" w:cs="Times New Roman"/>
          <w:kern w:val="0"/>
          <w:sz w:val="24"/>
          <w:szCs w:val="24"/>
        </w:rPr>
        <w:t xml:space="preserve"> time slots to transmit a signature. In </w:t>
      </w:r>
      <w:r w:rsidR="005370BD">
        <w:rPr>
          <w:rFonts w:ascii="Times New Roman" w:eastAsia="宋体" w:hAnsi="Times New Roman" w:cs="Times New Roman"/>
          <w:kern w:val="0"/>
          <w:sz w:val="24"/>
          <w:szCs w:val="24"/>
        </w:rPr>
        <w:t>block verification</w:t>
      </w:r>
      <w:r w:rsidR="00AE44C2">
        <w:rPr>
          <w:rFonts w:ascii="Times New Roman" w:eastAsia="宋体" w:hAnsi="Times New Roman" w:cs="Times New Roman"/>
          <w:kern w:val="0"/>
          <w:sz w:val="24"/>
          <w:szCs w:val="24"/>
        </w:rPr>
        <w:t>,</w:t>
      </w:r>
      <w:r w:rsidR="005370BD">
        <w:rPr>
          <w:rFonts w:ascii="Times New Roman" w:eastAsia="宋体" w:hAnsi="Times New Roman" w:cs="Times New Roman"/>
          <w:kern w:val="0"/>
          <w:sz w:val="24"/>
          <w:szCs w:val="24"/>
        </w:rPr>
        <w:t xml:space="preserve"> there is</w:t>
      </w:r>
      <w:r>
        <w:rPr>
          <w:rFonts w:ascii="Times New Roman" w:eastAsia="宋体" w:hAnsi="Times New Roman" w:cs="Times New Roman"/>
          <w:kern w:val="0"/>
          <w:sz w:val="24"/>
          <w:szCs w:val="24"/>
        </w:rPr>
        <w:t xml:space="preserve">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t>
      </w:r>
      <w:r w:rsidR="005370BD">
        <w:rPr>
          <w:rFonts w:ascii="Times New Roman" w:eastAsia="宋体" w:hAnsi="Times New Roman" w:cs="Times New Roman"/>
          <w:kern w:val="0"/>
          <w:sz w:val="24"/>
          <w:szCs w:val="24"/>
        </w:rPr>
        <w:t xml:space="preserve">require </w:t>
      </w:r>
      <w:r>
        <w:rPr>
          <w:rFonts w:ascii="Times New Roman" w:eastAsia="宋体" w:hAnsi="Times New Roman" w:cs="Times New Roman"/>
          <w:kern w:val="0"/>
          <w:sz w:val="24"/>
          <w:szCs w:val="24"/>
        </w:rPr>
        <w:t>to transmit partial signature shares</w:t>
      </w:r>
      <w:r w:rsidR="005370BD">
        <w:rPr>
          <w:rFonts w:ascii="Times New Roman" w:eastAsia="宋体" w:hAnsi="Times New Roman" w:cs="Times New Roman"/>
          <w:kern w:val="0"/>
          <w:sz w:val="24"/>
          <w:szCs w:val="24"/>
        </w:rPr>
        <w:t>. And</w:t>
      </w:r>
      <w:r>
        <w:rPr>
          <w:rFonts w:ascii="Times New Roman" w:eastAsia="宋体" w:hAnsi="Times New Roman" w:cs="Times New Roman"/>
          <w:kern w:val="0"/>
          <w:sz w:val="24"/>
          <w:szCs w:val="24"/>
        </w:rPr>
        <w:t xml:space="preserve"> one consensus node</w:t>
      </w:r>
      <w:r w:rsidR="005370BD">
        <w:rPr>
          <w:rFonts w:ascii="Times New Roman" w:eastAsia="宋体" w:hAnsi="Times New Roman" w:cs="Times New Roman"/>
          <w:kern w:val="0"/>
          <w:sz w:val="24"/>
          <w:szCs w:val="24"/>
        </w:rPr>
        <w:t xml:space="preserve"> is required to</w:t>
      </w:r>
      <w:r>
        <w:rPr>
          <w:rFonts w:ascii="Times New Roman" w:eastAsia="宋体" w:hAnsi="Times New Roman" w:cs="Times New Roman"/>
          <w:kern w:val="0"/>
          <w:sz w:val="24"/>
          <w:szCs w:val="24"/>
        </w:rPr>
        <w:t xml:space="preserve"> transmit</w:t>
      </w:r>
      <w:r w:rsidR="005370B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full signature</w:t>
      </w:r>
      <w:r w:rsidR="005370BD">
        <w:rPr>
          <w:rFonts w:ascii="Times New Roman" w:eastAsia="宋体" w:hAnsi="Times New Roman" w:cs="Times New Roman"/>
          <w:kern w:val="0"/>
          <w:sz w:val="24"/>
          <w:szCs w:val="24"/>
        </w:rPr>
        <w:t xml:space="preserve"> in block finalization</w:t>
      </w:r>
      <w:r>
        <w:rPr>
          <w:rFonts w:ascii="Times New Roman" w:eastAsia="宋体" w:hAnsi="Times New Roman" w:cs="Times New Roman"/>
          <w:kern w:val="0"/>
          <w:sz w:val="24"/>
          <w:szCs w:val="24"/>
        </w:rPr>
        <w:t xml:space="preserve">. Thus, the maximum time slots for a consensus round without considering channel contentions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Therefor</w:t>
      </w:r>
      <w:r w:rsidR="005370BD">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w:t>
      </w:r>
      <w:r w:rsidR="004D4175">
        <w:rPr>
          <w:rFonts w:ascii="Times New Roman" w:eastAsia="宋体" w:hAnsi="Times New Roman" w:cs="Times New Roman"/>
          <w:kern w:val="0"/>
          <w:sz w:val="24"/>
          <w:szCs w:val="24"/>
        </w:rPr>
        <w:t xml:space="preserve">the runtime of consensus process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sidR="004D4175">
        <w:rPr>
          <w:rFonts w:ascii="Times New Roman" w:eastAsia="宋体" w:hAnsi="Times New Roman" w:cs="Times New Roman" w:hint="eastAsia"/>
          <w:kern w:val="0"/>
          <w:sz w:val="24"/>
          <w:szCs w:val="24"/>
        </w:rPr>
        <w:t xml:space="preserve"> </w:t>
      </w:r>
      <w:r w:rsidR="004D4175">
        <w:rPr>
          <w:rFonts w:ascii="Times New Roman" w:eastAsia="宋体" w:hAnsi="Times New Roman" w:cs="Times New Roman"/>
          <w:kern w:val="0"/>
          <w:sz w:val="24"/>
          <w:szCs w:val="24"/>
        </w:rPr>
        <w:t>is some target transmission probability.</w:t>
      </w:r>
      <w:r w:rsidR="00B81FB3" w:rsidRPr="00B81FB3">
        <w:rPr>
          <w:rFonts w:ascii="Lucida Sans Unicode" w:eastAsia="宋体" w:hAnsi="Lucida Sans Unicode" w:cs="Lucida Sans Unicode"/>
          <w:kern w:val="0"/>
          <w:sz w:val="24"/>
          <w:szCs w:val="24"/>
        </w:rPr>
        <w:t xml:space="preserve"> </w:t>
      </w:r>
      <w:r w:rsidR="00B81FB3">
        <w:rPr>
          <w:rFonts w:ascii="Lucida Sans Unicode" w:eastAsia="宋体" w:hAnsi="Lucida Sans Unicode" w:cs="Lucida Sans Unicode"/>
          <w:kern w:val="0"/>
          <w:sz w:val="24"/>
          <w:szCs w:val="24"/>
        </w:rPr>
        <w:t>■</w:t>
      </w:r>
    </w:p>
    <w:p w14:paraId="1398CE09" w14:textId="5FD326BB"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cannot generate or receive full signature with the maximum consensus latency</w:t>
      </w:r>
      <w:r>
        <w:rPr>
          <w:rFonts w:ascii="Times New Roman" w:eastAsia="宋体" w:hAnsi="Times New Roman" w:cs="Times New Roman" w:hint="eastAsia"/>
          <w:kern w:val="0"/>
          <w:sz w:val="24"/>
          <w:szCs w:val="24"/>
        </w:rPr>
        <w:t>.</w:t>
      </w:r>
    </w:p>
    <w:p w14:paraId="6824E717" w14:textId="77777777" w:rsidR="00467850" w:rsidRDefault="00467850" w:rsidP="00467850">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6AC2438E" w14:textId="77777777" w:rsidR="00467850" w:rsidRDefault="00467850" w:rsidP="00467850">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For a given round, the consensus success probability of our protocol is lower bounded as</w:t>
      </w:r>
    </w:p>
    <w:p w14:paraId="39A6957F" w14:textId="77777777" w:rsidR="00467850" w:rsidRDefault="00770F94" w:rsidP="0046785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46C20D17" w14:textId="77777777" w:rsidR="00467850"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w:t>
      </w:r>
      <w:r>
        <w:rPr>
          <w:rFonts w:ascii="Times New Roman" w:eastAsia="宋体" w:hAnsi="Times New Roman" w:cs="Times New Roman"/>
          <w:kern w:val="0"/>
          <w:sz w:val="24"/>
          <w:szCs w:val="24"/>
        </w:rPr>
        <w:lastRenderedPageBreak/>
        <w:t>interruption probability in the network, respectively.</w:t>
      </w:r>
    </w:p>
    <w:p w14:paraId="1D7D1109" w14:textId="3C4D7D0B" w:rsidR="00467850" w:rsidRDefault="00467850" w:rsidP="00467850">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The communication failure proba</w:t>
      </w:r>
      <w:r w:rsidR="00C9684A">
        <w:rPr>
          <w:rFonts w:ascii="Times New Roman" w:eastAsia="宋体" w:hAnsi="Times New Roman" w:cs="Times New Roman"/>
          <w:kern w:val="0"/>
          <w:sz w:val="24"/>
          <w:szCs w:val="24"/>
        </w:rPr>
        <w:t>bility</w:t>
      </w:r>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62034C67" w14:textId="77777777" w:rsidR="00467850" w:rsidRPr="007816C8" w:rsidRDefault="00770F94"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3396E5DC"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3EFCE59D"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When block proposer is faulty, the rest of honest can vote for an empty block and reach consensus eventually. If all honest nodes failed to aggregate enough 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070196D3" w14:textId="77777777" w:rsidR="00467850" w:rsidRDefault="00770F94" w:rsidP="00467850">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6303C782" w14:textId="77777777" w:rsidR="00467850" w:rsidRDefault="00467850" w:rsidP="00467850">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2309C289" w14:textId="77777777" w:rsidR="00467850" w:rsidRPr="00F878E5" w:rsidRDefault="00770F94" w:rsidP="00467850">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4878C25C" w14:textId="77777777" w:rsidR="00467850" w:rsidRDefault="00467850" w:rsidP="00467850">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5BC50CED" w14:textId="77777777" w:rsidR="00467850" w:rsidRPr="00BE3FBD" w:rsidRDefault="00467850" w:rsidP="00467850">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w:lastRenderedPageBreak/>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318DC135" w14:textId="77777777" w:rsidR="00467850" w:rsidRPr="00D9415D" w:rsidRDefault="00467850" w:rsidP="00467850">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2639D151" w14:textId="77777777" w:rsidR="00467850" w:rsidRPr="00D9415D" w:rsidRDefault="00467850" w:rsidP="0046785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Pr>
          <w:rFonts w:ascii="Lucida Sans Unicode" w:eastAsia="宋体" w:hAnsi="Lucida Sans Unicode" w:cs="Lucida Sans Unicode"/>
          <w:kern w:val="0"/>
          <w:sz w:val="24"/>
          <w:szCs w:val="24"/>
        </w:rPr>
        <w:t>■</w:t>
      </w:r>
    </w:p>
    <w:p w14:paraId="131FD9B5" w14:textId="77777777"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protocol, consensus success probability is only related to network size and SINR communication interruption probability between nodes because the consensus security of SWIB not rely on correct block proposer driving communications.</w:t>
      </w:r>
    </w:p>
    <w:p w14:paraId="47EFC0F5" w14:textId="70F502ED" w:rsidR="00467850"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kern w:val="0"/>
          <w:sz w:val="24"/>
          <w:szCs w:val="24"/>
        </w:rPr>
        <w:t xml:space="preserve"> be the consensus latency of a valid block</w:t>
      </w:r>
      <w:r w:rsidR="00B46B00">
        <w:rPr>
          <w:rFonts w:ascii="Times New Roman" w:eastAsia="宋体" w:hAnsi="Times New Roman" w:cs="Times New Roman"/>
          <w:kern w:val="0"/>
          <w:sz w:val="24"/>
          <w:szCs w:val="24"/>
        </w:rPr>
        <w:t xml:space="preserve">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00B46B00" w:rsidRPr="00B46B00">
        <w:rPr>
          <w:rFonts w:ascii="Times New Roman" w:eastAsia="宋体" w:hAnsi="Times New Roman" w:cs="Times New Roman"/>
          <w:kern w:val="0"/>
          <w:sz w:val="24"/>
          <w:szCs w:val="24"/>
        </w:rPr>
        <w:t xml:space="preserve"> </w:t>
      </w:r>
      <w:r w:rsidR="00B46B00">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sidR="00B46B00">
        <w:rPr>
          <w:rFonts w:ascii="Times New Roman" w:eastAsia="宋体" w:hAnsi="Times New Roman" w:cs="Times New Roman" w:hint="eastAsia"/>
          <w:kern w:val="0"/>
          <w:sz w:val="24"/>
          <w:szCs w:val="24"/>
        </w:rPr>
        <w:t xml:space="preserve"> </w:t>
      </w:r>
      <w:r w:rsidR="00B46B00">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We 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53CA466D" w14:textId="790CFE90" w:rsidR="00467850" w:rsidRPr="00BA454B" w:rsidRDefault="00770F94" w:rsidP="00467850">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 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477FF7D" w14:textId="1DA2CBFB" w:rsidR="00C9684A" w:rsidRDefault="00467850" w:rsidP="00B46B0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sidR="00C9684A">
        <w:rPr>
          <w:rFonts w:ascii="Times New Roman" w:eastAsia="宋体" w:hAnsi="Times New Roman" w:cs="Times New Roman"/>
          <w:kern w:val="0"/>
          <w:sz w:val="24"/>
          <w:szCs w:val="24"/>
        </w:rPr>
        <w:t>rounds.</w:t>
      </w:r>
      <w:proofErr w:type="gramEnd"/>
    </w:p>
    <w:p w14:paraId="2649FFAB" w14:textId="77777777" w:rsidR="00467850" w:rsidRPr="004246D7" w:rsidRDefault="00467850" w:rsidP="00467850">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Pr="004246D7">
        <w:rPr>
          <w:rFonts w:ascii="Times New Roman" w:eastAsia="黑体" w:hAnsi="Times New Roman" w:cs="Times New Roman"/>
          <w:sz w:val="28"/>
          <w:szCs w:val="28"/>
        </w:rPr>
        <w:t>Security Analysis</w:t>
      </w:r>
    </w:p>
    <w:p w14:paraId="7FE203A1"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1CB246C1"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7E5118FA" w14:textId="77777777" w:rsidR="00467850" w:rsidRPr="006768F2" w:rsidRDefault="00467850" w:rsidP="00467850">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 xml:space="preserve">ll honest nodes eventually commit a block, and generate the following </w:t>
      </w:r>
      <w:r w:rsidRPr="006768F2">
        <w:rPr>
          <w:rFonts w:ascii="Times New Roman" w:eastAsia="宋体" w:hAnsi="Times New Roman" w:cs="Times New Roman"/>
          <w:kern w:val="0"/>
          <w:sz w:val="24"/>
          <w:szCs w:val="24"/>
        </w:rPr>
        <w:lastRenderedPageBreak/>
        <w:t>round randomness.</w:t>
      </w:r>
    </w:p>
    <w:p w14:paraId="083817E0"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AF892F6"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D2AD61C" w14:textId="77777777" w:rsidR="00467850" w:rsidRPr="006768F2" w:rsidRDefault="00467850" w:rsidP="00467850">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protocol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4F64DBFE"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6B5887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out protocol can guarantee persistence:</w:t>
      </w:r>
    </w:p>
    <w:p w14:paraId="3E5BA5FD"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5CFBB665" w14:textId="77777777" w:rsidR="00467850" w:rsidRDefault="00467850" w:rsidP="00467850">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3F91389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w:t>
      </w:r>
      <w:r>
        <w:rPr>
          <w:rFonts w:ascii="Times New Roman" w:eastAsia="宋体" w:hAnsi="Times New Roman" w:cs="Times New Roman"/>
          <w:kern w:val="0"/>
          <w:sz w:val="24"/>
          <w:szCs w:val="24"/>
        </w:rPr>
        <w:lastRenderedPageBreak/>
        <w:t xml:space="preserve">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134513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F1CA7D0" w14:textId="77777777" w:rsidR="00467850" w:rsidRPr="00CB6C73"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95EA191"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E690AB3" w14:textId="77777777" w:rsidR="00467850" w:rsidRPr="000446F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3ECC3265" w14:textId="77777777" w:rsidR="00467850" w:rsidRDefault="00467850" w:rsidP="00467850">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seed.</w:t>
      </w:r>
    </w:p>
    <w:p w14:paraId="3AB61D77" w14:textId="77777777" w:rsidR="00467850" w:rsidRDefault="00467850" w:rsidP="00467850">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779530B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317B28E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5CDC53B8"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B84B016"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C63E13A"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protocol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protocol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protocol can make sure that adversary cannot always control the election of block proposer. </w:t>
      </w:r>
    </w:p>
    <w:p w14:paraId="1EC478D7" w14:textId="77777777" w:rsidR="00467850" w:rsidRPr="00CB6C73" w:rsidRDefault="00467850" w:rsidP="00467850">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w:t>
      </w:r>
      <w:r>
        <w:rPr>
          <w:rFonts w:ascii="Times New Roman" w:eastAsia="宋体" w:hAnsi="Times New Roman" w:cs="Times New Roman"/>
          <w:kern w:val="0"/>
          <w:sz w:val="24"/>
          <w:szCs w:val="24"/>
        </w:rPr>
        <w:lastRenderedPageBreak/>
        <w:t>adversary will not increase too much due to generating consecutive blocks. In this case, honest nodes have higher chance to be block proposer. They will generate valid blocks, which can ensure the efficiency of transaction procession.</w:t>
      </w:r>
    </w:p>
    <w:p w14:paraId="725C92DD" w14:textId="77777777" w:rsidR="00467850" w:rsidRPr="004246D7" w:rsidRDefault="00467850" w:rsidP="00467850">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647B226B" w14:textId="77777777" w:rsidR="00467850" w:rsidRPr="00351D29" w:rsidRDefault="00467850" w:rsidP="00467850">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it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expected probability of adversary that creates multiple</w:t>
      </w:r>
      <w:r w:rsidRPr="009B496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pseudonyms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Pr>
          <w:rFonts w:ascii="Times New Roman" w:eastAsia="宋体" w:hAnsi="Times New Roman" w:cs="Times New Roman"/>
          <w:kern w:val="0"/>
          <w:sz w:val="24"/>
          <w:szCs w:val="24"/>
        </w:rPr>
        <w:t>.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 xml:space="preserve">pseudonyms will decrease the elected probability. As result, rational nodes are motivated to not issue Sybil attacks to create too many pseudonyms. </w:t>
      </w:r>
    </w:p>
    <w:p w14:paraId="62E43FB5"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696CDE9D" w14:textId="77777777" w:rsidR="00467850" w:rsidRPr="00FD3036" w:rsidRDefault="00467850" w:rsidP="00467850">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10A52167"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 Such design can ensure the liveness of blockchain system under adversary issuing jamming attack, further ensuring the security of wireless blockchain system.</w:t>
      </w:r>
    </w:p>
    <w:p w14:paraId="29FF2344"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w:t>
      </w:r>
      <w:r>
        <w:rPr>
          <w:rFonts w:ascii="Times New Roman" w:eastAsia="宋体" w:hAnsi="Times New Roman" w:cs="Times New Roman"/>
          <w:kern w:val="0"/>
          <w:sz w:val="24"/>
          <w:szCs w:val="24"/>
        </w:rPr>
        <w:lastRenderedPageBreak/>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3BF8C00B"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at least </w:t>
      </w:r>
      <m:oMath>
        <m:r>
          <w:rPr>
            <w:rFonts w:ascii="Cambria Math" w:eastAsia="宋体" w:hAnsi="Cambria Math" w:cs="Times New Roman"/>
            <w:kern w:val="0"/>
            <w:sz w:val="24"/>
            <w:szCs w:val="24"/>
          </w:rPr>
          <m:t>δ</m:t>
        </m:r>
      </m:oMath>
      <w:r>
        <w:rPr>
          <w:rFonts w:ascii="Times New Roman" w:eastAsia="宋体" w:hAnsi="Times New Roman" w:cs="Times New Roman"/>
          <w:kern w:val="0"/>
          <w:sz w:val="24"/>
          <w:szCs w:val="24"/>
        </w:rPr>
        <w:t xml:space="preserve">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50EC45C1" w14:textId="77777777" w:rsidR="00467850" w:rsidRDefault="00467850" w:rsidP="0046785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133CDC3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20D85743" w14:textId="77777777" w:rsidR="00467850" w:rsidRPr="0041694A"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26986ACD" w14:textId="77777777" w:rsidR="00467850" w:rsidRPr="00966C9C" w:rsidRDefault="00467850" w:rsidP="00467850">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4045FC8F" w14:textId="77777777" w:rsidR="00467850" w:rsidRPr="00B16695" w:rsidRDefault="00467850" w:rsidP="00467850">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lastRenderedPageBreak/>
        <w:t xml:space="preserve">6.1 </w:t>
      </w:r>
      <w:bookmarkEnd w:id="16"/>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57F6DBBB"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 stability.</w:t>
      </w:r>
    </w:p>
    <w:p w14:paraId="34587059"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protocol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3FDAD0E3" w14:textId="77777777" w:rsidR="00467850" w:rsidRPr="00BB1C94"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7(a).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488C640A" w14:textId="77777777" w:rsidR="00467850" w:rsidRDefault="00467850" w:rsidP="00467850">
      <w:pPr>
        <w:keepNext/>
        <w:widowControl/>
        <w:shd w:val="clear" w:color="auto" w:fill="FFFFFF"/>
        <w:spacing w:line="450" w:lineRule="atLeast"/>
        <w:ind w:firstLine="420"/>
        <w:jc w:val="left"/>
        <w:rPr>
          <w:noProof/>
        </w:rPr>
      </w:pPr>
      <w:r>
        <w:rPr>
          <w:noProof/>
        </w:rPr>
        <w:lastRenderedPageBreak/>
        <w:drawing>
          <wp:inline distT="0" distB="0" distL="0" distR="0" wp14:anchorId="01FA2F60" wp14:editId="75F82813">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4C265591" wp14:editId="75AD856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5501" cy="2055917"/>
                    </a:xfrm>
                    <a:prstGeom prst="rect">
                      <a:avLst/>
                    </a:prstGeom>
                  </pic:spPr>
                </pic:pic>
              </a:graphicData>
            </a:graphic>
          </wp:inline>
        </w:drawing>
      </w:r>
    </w:p>
    <w:p w14:paraId="4CE6A9BA" w14:textId="77777777" w:rsidR="00467850" w:rsidRPr="00587B20" w:rsidRDefault="00467850" w:rsidP="00467850">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480A1318" w14:textId="77777777" w:rsidR="00467850" w:rsidRPr="001E4CC7" w:rsidRDefault="00467850" w:rsidP="00467850">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7.</w:t>
      </w:r>
      <w:r w:rsidRPr="001E4CC7">
        <w:rPr>
          <w:rFonts w:ascii="Times New Roman" w:hAnsi="Times New Roman" w:cs="Times New Roman"/>
          <w:b/>
          <w:bCs/>
        </w:rPr>
        <w:t xml:space="preserve"> Percentage of high-quality under different coefficients</w:t>
      </w:r>
    </w:p>
    <w:p w14:paraId="458B6758" w14:textId="77777777" w:rsidR="00467850"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These parameters can be changed dynamically </w:t>
      </w:r>
    </w:p>
    <w:p w14:paraId="10087CD4"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0A98D09"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8 shows the trend of consensus interruption probability with a varying communication interruption probability.</w:t>
      </w:r>
    </w:p>
    <w:p w14:paraId="739458B3" w14:textId="77777777" w:rsidR="00467850" w:rsidRPr="00BD2F50" w:rsidRDefault="00467850" w:rsidP="00467850">
      <w:pPr>
        <w:keepNext/>
        <w:spacing w:beforeLines="50" w:before="156" w:afterLines="50" w:after="156"/>
        <w:ind w:left="420"/>
        <w:rPr>
          <w:rFonts w:ascii="Times New Roman" w:hAnsi="Times New Roman" w:cs="Times New Roman"/>
          <w:b/>
          <w:bCs/>
        </w:rPr>
      </w:pPr>
      <w:r>
        <w:rPr>
          <w:noProof/>
        </w:rPr>
        <w:drawing>
          <wp:inline distT="0" distB="0" distL="0" distR="0" wp14:anchorId="1CE37F36" wp14:editId="5E93F67C">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436" cy="1893002"/>
                    </a:xfrm>
                    <a:prstGeom prst="rect">
                      <a:avLst/>
                    </a:prstGeom>
                  </pic:spPr>
                </pic:pic>
              </a:graphicData>
            </a:graphic>
          </wp:inline>
        </w:drawing>
      </w:r>
      <w:r w:rsidRPr="0035546B">
        <w:rPr>
          <w:noProof/>
        </w:rPr>
        <w:t xml:space="preserve"> </w:t>
      </w:r>
      <w:r>
        <w:rPr>
          <w:noProof/>
        </w:rPr>
        <w:drawing>
          <wp:inline distT="0" distB="0" distL="0" distR="0" wp14:anchorId="6D63D1E7" wp14:editId="29788979">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491" cy="1912076"/>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lastRenderedPageBreak/>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1D1BC157" w14:textId="77777777" w:rsidR="00467850" w:rsidRPr="000941F3" w:rsidRDefault="00467850" w:rsidP="00467850">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Consensus interruption probability comparison.</w:t>
      </w:r>
    </w:p>
    <w:p w14:paraId="4CD4F940" w14:textId="77777777" w:rsidR="00467850" w:rsidRPr="0087304F"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8(a)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8(b) further proves the correctness of theoretical analysis.</w:t>
      </w:r>
    </w:p>
    <w:p w14:paraId="216AF381"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1F0C5AE1" w14:textId="77777777" w:rsidR="00467850"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38073A5D" w14:textId="77777777" w:rsidR="00467850" w:rsidRPr="00ED2A1C" w:rsidRDefault="00467850" w:rsidP="00467850">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network bandwidth in our experiments is limited to 35 Mbps.</w:t>
      </w:r>
    </w:p>
    <w:p w14:paraId="0856C659" w14:textId="77777777" w:rsidR="00467850" w:rsidRPr="00F516C1"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0403FF88" w14:textId="77777777" w:rsidR="00467850" w:rsidRDefault="00467850" w:rsidP="00467850">
      <w:pPr>
        <w:keepNext/>
        <w:widowControl/>
        <w:shd w:val="clear" w:color="auto" w:fill="FFFFFF"/>
        <w:spacing w:afterLines="100" w:after="312" w:line="450" w:lineRule="atLeast"/>
        <w:ind w:firstLine="420"/>
        <w:jc w:val="center"/>
        <w:rPr>
          <w:noProof/>
        </w:rPr>
      </w:pPr>
      <w:r w:rsidRPr="00F516C1">
        <w:rPr>
          <w:noProof/>
        </w:rPr>
        <w:lastRenderedPageBreak/>
        <w:drawing>
          <wp:inline distT="0" distB="0" distL="0" distR="0" wp14:anchorId="103EB8DB" wp14:editId="5146717D">
            <wp:extent cx="2452047" cy="170367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042" cy="1720349"/>
                    </a:xfrm>
                    <a:prstGeom prst="rect">
                      <a:avLst/>
                    </a:prstGeom>
                  </pic:spPr>
                </pic:pic>
              </a:graphicData>
            </a:graphic>
          </wp:inline>
        </w:drawing>
      </w:r>
      <w:r w:rsidRPr="00F516C1">
        <w:rPr>
          <w:noProof/>
        </w:rPr>
        <w:drawing>
          <wp:inline distT="0" distB="0" distL="0" distR="0" wp14:anchorId="167CB0A3" wp14:editId="48912A17">
            <wp:extent cx="2492991" cy="169591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7656" cy="1712691"/>
                    </a:xfrm>
                    <a:prstGeom prst="rect">
                      <a:avLst/>
                    </a:prstGeom>
                  </pic:spPr>
                </pic:pic>
              </a:graphicData>
            </a:graphic>
          </wp:inline>
        </w:drawing>
      </w:r>
    </w:p>
    <w:p w14:paraId="286EA48D" w14:textId="77777777" w:rsidR="00467850" w:rsidRPr="008E40A9" w:rsidRDefault="00467850" w:rsidP="00467850">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37AB8C24" w14:textId="77777777" w:rsidR="00467850" w:rsidRPr="00D67760" w:rsidRDefault="00467850" w:rsidP="0046785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9. The performance of SWIB vs. block size</w:t>
      </w:r>
    </w:p>
    <w:p w14:paraId="4B2C0F87" w14:textId="77777777" w:rsidR="00467850" w:rsidRPr="000D39E6"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9(a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2 MB, the average consensus latency is less than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9(b)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745C8EB3" w14:textId="77777777"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500, and replicated the similar experiments with three different block sizes.</w:t>
      </w:r>
    </w:p>
    <w:p w14:paraId="1DDB4F02" w14:textId="77777777" w:rsidR="00467850" w:rsidRDefault="00467850" w:rsidP="00467850">
      <w:pPr>
        <w:keepNext/>
        <w:widowControl/>
        <w:shd w:val="clear" w:color="auto" w:fill="FFFFFF"/>
        <w:spacing w:afterLines="100" w:after="312" w:line="450" w:lineRule="atLeast"/>
        <w:ind w:firstLine="420"/>
        <w:jc w:val="left"/>
        <w:rPr>
          <w:noProof/>
        </w:rPr>
      </w:pPr>
      <w:r>
        <w:rPr>
          <w:noProof/>
        </w:rPr>
        <w:drawing>
          <wp:inline distT="0" distB="0" distL="0" distR="0" wp14:anchorId="04089C23" wp14:editId="595A8DC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1794" cy="1869354"/>
                    </a:xfrm>
                    <a:prstGeom prst="rect">
                      <a:avLst/>
                    </a:prstGeom>
                  </pic:spPr>
                </pic:pic>
              </a:graphicData>
            </a:graphic>
          </wp:inline>
        </w:drawing>
      </w:r>
      <w:r>
        <w:rPr>
          <w:noProof/>
        </w:rPr>
        <w:t xml:space="preserve"> </w:t>
      </w:r>
      <w:r>
        <w:rPr>
          <w:noProof/>
        </w:rPr>
        <w:drawing>
          <wp:inline distT="0" distB="0" distL="0" distR="0" wp14:anchorId="01FE0BCD" wp14:editId="0A17584B">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7561" cy="1875361"/>
                    </a:xfrm>
                    <a:prstGeom prst="rect">
                      <a:avLst/>
                    </a:prstGeom>
                  </pic:spPr>
                </pic:pic>
              </a:graphicData>
            </a:graphic>
          </wp:inline>
        </w:drawing>
      </w:r>
    </w:p>
    <w:p w14:paraId="0172BB73"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98DD557" w14:textId="77777777" w:rsidR="00467850" w:rsidRPr="00B95734"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413E24AD" w14:textId="77777777" w:rsidR="00467850" w:rsidRDefault="00467850" w:rsidP="0046785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10 (a), consensus latency increases with the number of consensus nodes, and achieving acceptable values even for network size of 500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10 (b) shows that average transaction throughput can reach approximate 3000 TPS for network size of 500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811DD6D" w14:textId="77777777" w:rsidR="00467850" w:rsidRDefault="00467850" w:rsidP="00467850">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CA2FE27" wp14:editId="53FD04E2">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434" cy="1848733"/>
                    </a:xfrm>
                    <a:prstGeom prst="rect">
                      <a:avLst/>
                    </a:prstGeom>
                  </pic:spPr>
                </pic:pic>
              </a:graphicData>
            </a:graphic>
          </wp:inline>
        </w:drawing>
      </w:r>
      <w:r>
        <w:rPr>
          <w:noProof/>
        </w:rPr>
        <w:t xml:space="preserve"> </w:t>
      </w:r>
      <w:r>
        <w:rPr>
          <w:noProof/>
        </w:rPr>
        <w:drawing>
          <wp:inline distT="0" distB="0" distL="0" distR="0" wp14:anchorId="2CB14425" wp14:editId="27900474">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8230" cy="1834605"/>
                    </a:xfrm>
                    <a:prstGeom prst="rect">
                      <a:avLst/>
                    </a:prstGeom>
                  </pic:spPr>
                </pic:pic>
              </a:graphicData>
            </a:graphic>
          </wp:inline>
        </w:drawing>
      </w:r>
    </w:p>
    <w:p w14:paraId="30684EDA" w14:textId="77777777" w:rsidR="00467850" w:rsidRPr="00101385" w:rsidRDefault="00467850" w:rsidP="00467850">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CA5DA23" w14:textId="77777777" w:rsidR="00467850" w:rsidRPr="004B4643" w:rsidRDefault="00467850" w:rsidP="00467850">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71AE3B7E" w14:textId="77777777" w:rsidR="00467850"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500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11(a)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SWIB allows to securely reach block consensus in a round of voting, which further reducing consensus latency while PBFT requires two round s communications to reach consensus on a block. </w:t>
      </w:r>
    </w:p>
    <w:p w14:paraId="442D3541" w14:textId="77777777" w:rsidR="00467850" w:rsidRPr="007B56CF" w:rsidRDefault="00467850" w:rsidP="00467850">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PBFT, view change happens when malicious leader proposed </w:t>
      </w:r>
      <w:proofErr w:type="gramStart"/>
      <w:r>
        <w:rPr>
          <w:rFonts w:ascii="Times New Roman" w:eastAsia="宋体" w:hAnsi="Times New Roman" w:cs="Times New Roman"/>
          <w:kern w:val="0"/>
          <w:sz w:val="24"/>
          <w:szCs w:val="24"/>
        </w:rPr>
        <w:t>a</w:t>
      </w:r>
      <w:proofErr w:type="gramEnd"/>
      <w:r>
        <w:rPr>
          <w:rFonts w:ascii="Times New Roman" w:eastAsia="宋体" w:hAnsi="Times New Roman" w:cs="Times New Roman"/>
          <w:kern w:val="0"/>
          <w:sz w:val="24"/>
          <w:szCs w:val="24"/>
        </w:rPr>
        <w:t xml:space="preserve">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11 (b) shows a comparison of the performance when adversary behave malicious behaviors in network of 500 nodes. This experiment assume that </w:t>
      </w:r>
      <w:r>
        <w:rPr>
          <w:rFonts w:ascii="Times New Roman" w:eastAsia="宋体" w:hAnsi="Times New Roman" w:cs="Times New Roman"/>
          <w:kern w:val="0"/>
          <w:sz w:val="24"/>
          <w:szCs w:val="24"/>
        </w:rPr>
        <w:lastRenderedPageBreak/>
        <w:t xml:space="preserve">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1560C86C" w14:textId="77777777" w:rsidR="00467850" w:rsidRPr="00B16695" w:rsidRDefault="00467850" w:rsidP="00467850">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3CF5877D" w14:textId="77777777" w:rsidR="00467850" w:rsidRPr="005160E9" w:rsidRDefault="00467850" w:rsidP="00467850">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r>
        <w:rPr>
          <w:noProof/>
        </w:rPr>
        <w:t xml:space="preserve"> </w:t>
      </w:r>
    </w:p>
    <w:p w14:paraId="325B9F5A" w14:textId="77777777" w:rsidR="00467850" w:rsidRDefault="00467850" w:rsidP="00467850">
      <w:pPr>
        <w:keepNext/>
        <w:widowControl/>
        <w:shd w:val="clear" w:color="auto" w:fill="FFFFFF"/>
        <w:spacing w:afterLines="100" w:after="312" w:line="450" w:lineRule="atLeast"/>
        <w:ind w:firstLine="420"/>
        <w:jc w:val="left"/>
        <w:rPr>
          <w:noProof/>
        </w:rPr>
      </w:pPr>
      <w:r w:rsidRPr="001B55D4">
        <w:rPr>
          <w:noProof/>
        </w:rPr>
        <w:drawing>
          <wp:inline distT="0" distB="0" distL="0" distR="0" wp14:anchorId="5B0794C8" wp14:editId="4CE390CD">
            <wp:extent cx="2465695" cy="17151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5734" cy="1722124"/>
                    </a:xfrm>
                    <a:prstGeom prst="rect">
                      <a:avLst/>
                    </a:prstGeom>
                  </pic:spPr>
                </pic:pic>
              </a:graphicData>
            </a:graphic>
          </wp:inline>
        </w:drawing>
      </w:r>
      <w:r w:rsidRPr="001B55D4">
        <w:rPr>
          <w:noProof/>
        </w:rPr>
        <w:t xml:space="preserve"> </w:t>
      </w:r>
      <w:r w:rsidRPr="001B55D4">
        <w:rPr>
          <w:noProof/>
        </w:rPr>
        <w:drawing>
          <wp:inline distT="0" distB="0" distL="0" distR="0" wp14:anchorId="5136E1A3" wp14:editId="417B09E6">
            <wp:extent cx="2391089" cy="170597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0891" cy="1720098"/>
                    </a:xfrm>
                    <a:prstGeom prst="rect">
                      <a:avLst/>
                    </a:prstGeom>
                  </pic:spPr>
                </pic:pic>
              </a:graphicData>
            </a:graphic>
          </wp:inline>
        </w:drawing>
      </w:r>
    </w:p>
    <w:p w14:paraId="7FFD0A78" w14:textId="77777777" w:rsidR="00467850" w:rsidRPr="00654277" w:rsidRDefault="00467850" w:rsidP="00467850">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2987A870" w14:textId="77777777" w:rsidR="00467850" w:rsidRPr="00B95734" w:rsidRDefault="00467850" w:rsidP="00467850">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54559A7E" w14:textId="77777777" w:rsidR="00467850" w:rsidRPr="009D51CB" w:rsidRDefault="00467850" w:rsidP="0046785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12 (a) shows that consensus latency decreases with the increase of Sybil nodes percentage. Since Sybil nodes are not absent from block proposer process, empty block will be generated while Sybil nodes become block proposer. Compare with propagating a valid block, propagating an empty block requires small number of time slots. Besides,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12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in network of small size. Meanwhile, our protocol can achieve approximate 4000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average transaction throughput not significantly </w:t>
      </w:r>
      <w:r w:rsidRPr="009D51CB">
        <w:rPr>
          <w:rFonts w:ascii="Times New Roman" w:eastAsia="宋体" w:hAnsi="Times New Roman" w:cs="Times New Roman"/>
          <w:kern w:val="0"/>
          <w:sz w:val="24"/>
          <w:szCs w:val="24"/>
        </w:rPr>
        <w:t xml:space="preserve">fluctuate with the increase of the </w:t>
      </w:r>
      <w:r>
        <w:rPr>
          <w:rFonts w:ascii="Times New Roman" w:eastAsia="宋体" w:hAnsi="Times New Roman" w:cs="Times New Roman"/>
          <w:kern w:val="0"/>
          <w:sz w:val="24"/>
          <w:szCs w:val="24"/>
        </w:rPr>
        <w:t>percentage</w:t>
      </w:r>
      <w:r w:rsidRPr="009D51CB">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Sybil</w:t>
      </w:r>
      <w:r w:rsidRPr="009D51CB">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in large size network</w:t>
      </w:r>
      <w:r w:rsidRPr="009D51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This is because that consensus latency will decrease when channel contentions decrease with the increase of Sybil nodes percentage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large scale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7314AA63" w14:textId="77777777" w:rsidR="00467850" w:rsidRPr="004A1B7B" w:rsidRDefault="00467850" w:rsidP="00467850">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in the two attack strategies.</w:t>
      </w:r>
    </w:p>
    <w:p w14:paraId="7AD99744" w14:textId="77777777" w:rsidR="00467850" w:rsidRPr="006C5156" w:rsidRDefault="00467850" w:rsidP="00467850">
      <w:pPr>
        <w:keepNext/>
        <w:widowControl/>
        <w:shd w:val="clear" w:color="auto" w:fill="FFFFFF"/>
        <w:spacing w:afterLines="100" w:after="312" w:line="450" w:lineRule="atLeast"/>
        <w:ind w:firstLine="420"/>
        <w:jc w:val="left"/>
      </w:pPr>
      <w:r w:rsidRPr="0008091F">
        <w:rPr>
          <w:noProof/>
        </w:rPr>
        <w:drawing>
          <wp:inline distT="0" distB="0" distL="0" distR="0" wp14:anchorId="283794AC" wp14:editId="774F5556">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3989AFB1" wp14:editId="7225DF0E">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0950" cy="1878769"/>
                    </a:xfrm>
                    <a:prstGeom prst="rect">
                      <a:avLst/>
                    </a:prstGeom>
                  </pic:spPr>
                </pic:pic>
              </a:graphicData>
            </a:graphic>
          </wp:inline>
        </w:drawing>
      </w:r>
    </w:p>
    <w:p w14:paraId="088CFCEC" w14:textId="77777777" w:rsidR="00467850" w:rsidRPr="007767DD" w:rsidRDefault="00467850" w:rsidP="00467850">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23CFAEE5" w14:textId="77777777" w:rsidR="00467850" w:rsidRPr="00B121D4" w:rsidRDefault="00467850" w:rsidP="00467850">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13. The performance of SWIB when confronting Jamming attacks</w:t>
      </w:r>
    </w:p>
    <w:p w14:paraId="717553C4" w14:textId="5C40564A" w:rsidR="00467850" w:rsidRPr="0088243E" w:rsidRDefault="00467850" w:rsidP="00467850">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13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w:t>
      </w:r>
      <w:r w:rsidR="00A6783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13 (b) shows that the throughput of our protocol is keep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significantly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3D1B7878" w14:textId="77777777" w:rsidR="00467850" w:rsidRPr="00B16695" w:rsidRDefault="00467850" w:rsidP="00467850">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61E96D95" w14:textId="6F12B1BB" w:rsidR="00467850" w:rsidRDefault="00467850" w:rsidP="00467850">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protocol</w:t>
      </w:r>
      <w:r w:rsidR="007755DF">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w:t>
      </w:r>
      <w:r w:rsidR="00A83ACC">
        <w:rPr>
          <w:rFonts w:ascii="Times New Roman" w:eastAsia="宋体" w:hAnsi="Times New Roman" w:cs="Times New Roman"/>
          <w:kern w:val="0"/>
          <w:sz w:val="24"/>
          <w:szCs w:val="24"/>
        </w:rPr>
        <w:t>Moreover</w:t>
      </w:r>
      <w:r>
        <w:rPr>
          <w:rFonts w:ascii="Times New Roman" w:eastAsia="宋体" w:hAnsi="Times New Roman" w:cs="Times New Roman"/>
          <w:kern w:val="0"/>
          <w:sz w:val="24"/>
          <w:szCs w:val="24"/>
        </w:rPr>
        <w:t>, our protocol can still work</w:t>
      </w:r>
      <w:r w:rsidR="00A83ACC">
        <w:rPr>
          <w:rFonts w:ascii="Times New Roman" w:eastAsia="宋体" w:hAnsi="Times New Roman" w:cs="Times New Roman"/>
          <w:kern w:val="0"/>
          <w:sz w:val="24"/>
          <w:szCs w:val="24"/>
        </w:rPr>
        <w:t xml:space="preserve"> efficiently</w:t>
      </w:r>
      <w:r>
        <w:rPr>
          <w:rFonts w:ascii="Times New Roman" w:eastAsia="宋体" w:hAnsi="Times New Roman" w:cs="Times New Roman"/>
          <w:kern w:val="0"/>
          <w:sz w:val="24"/>
          <w:szCs w:val="24"/>
        </w:rPr>
        <w:t xml:space="preserve"> in wireless blockchain system under Sybil attacks and jamming attacks. Analysis and results show the efficiency and security properties of the SWIB protocol.</w:t>
      </w:r>
    </w:p>
    <w:p w14:paraId="531DCCBD" w14:textId="3B393E3B" w:rsidR="00467850" w:rsidRPr="00A97969" w:rsidRDefault="00467850" w:rsidP="0046785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What's more, it is necessary to investigate the impacts of mobility in ad hoc wireless network. Also, we will explore whether our protocol can mitigate other attacks such as long-term attacks, nothing-at-stake attacks, eclipse attacks, etc.</w:t>
      </w:r>
    </w:p>
    <w:p w14:paraId="39443FCF" w14:textId="77777777" w:rsidR="00467850" w:rsidRPr="009F53F5" w:rsidRDefault="00467850" w:rsidP="00467850">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0A50B72D"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558FFE0E"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[2] T. Maksymyuk, J. Gazda, L. Han and M. Jo, "Blockchain-Based Intelligent Network Management for 5G and Beyond," 2019 3rd International Conference on Advanced Information and Communications Technologies (AICT), 2019, pp. 36-39, doi: 10.1109/AIACT.2019.8847762.</w:t>
      </w:r>
    </w:p>
    <w:p w14:paraId="10124E9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M. Krichen, K. Barkaoui and M. Shinoy, "Blockchain for the Internet of Vehicles: How to Use Blockchain to Secure Vehicle-to-Everything (V2X)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in IEEE Sensors Journal, vol. 21, no. 14, pp. 15807-15823, 15 July15, 2021, doi: 10.1109/JSEN.2021.3062219.</w:t>
      </w:r>
    </w:p>
    <w:p w14:paraId="295D686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7F7AC25B"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37F0AD5" w14:textId="77777777" w:rsidR="00467850" w:rsidRPr="00513ED5" w:rsidRDefault="00467850" w:rsidP="00467850">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5BCF44E6"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9931C3F" w14:textId="77777777" w:rsidR="00467850" w:rsidRPr="00513ED5" w:rsidRDefault="00467850" w:rsidP="00467850">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[8] Z. Jiang, Z. Cao, B. Krishnamachari, S. Zhou and Z. Niu, "SENATE: A Permissionless Byzantine Consensus Protocol in Wireless Networks for Real-Time Internet-of-Things Applications," in IEEE Internet of Things Journal, vol. 7, no. 7, pp. 6576-6588, July 2020.</w:t>
      </w:r>
    </w:p>
    <w:p w14:paraId="5BAF7D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767E82D3"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6E6DCC6A"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doi: 10.1109/TMC.2022.3162117.</w:t>
      </w:r>
    </w:p>
    <w:p w14:paraId="0547F0C7"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33ECB5EB" w14:textId="77777777" w:rsidR="00467850" w:rsidRPr="00513ED5" w:rsidRDefault="00467850" w:rsidP="00467850">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1B0BD7F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30698955"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S. Dziembowski,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5BC650D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r w:rsidRPr="003E366B">
        <w:rPr>
          <w:rFonts w:ascii="Times New Roman" w:eastAsia="宋体" w:hAnsi="Times New Roman" w:cs="Times New Roman"/>
          <w:kern w:val="0"/>
          <w:sz w:val="20"/>
          <w:szCs w:val="20"/>
        </w:rPr>
        <w:t>Karantias,</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Kiayias,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r w:rsidRPr="003E366B">
        <w:rPr>
          <w:rFonts w:ascii="Times New Roman" w:eastAsia="宋体" w:hAnsi="Times New Roman" w:cs="Times New Roman"/>
          <w:kern w:val="0"/>
          <w:sz w:val="20"/>
          <w:szCs w:val="20"/>
        </w:rPr>
        <w:t xml:space="preserve">Zindros.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doi:</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6218A644"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[17] V. Buterin and V. Griffith, ‘‘Casper the friendly finality gadget,’’ 2017, arXiv:1710.09437. [Online]. Available: https://arxiv.org/abs/1710.09437</w:t>
      </w:r>
    </w:p>
    <w:p w14:paraId="66AF6E3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doi: </w:t>
      </w:r>
      <w:r w:rsidRPr="001C3277">
        <w:rPr>
          <w:rFonts w:ascii="Times New Roman" w:eastAsia="宋体" w:hAnsi="Times New Roman" w:cs="Times New Roman"/>
          <w:kern w:val="0"/>
          <w:sz w:val="20"/>
          <w:szCs w:val="20"/>
        </w:rPr>
        <w:t>10.1007/978-3-319-91458-9_41.</w:t>
      </w:r>
    </w:p>
    <w:p w14:paraId="732358C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2E123B6A" w14:textId="77777777" w:rsidR="00467850" w:rsidRDefault="00467850" w:rsidP="00467850">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Formal Security Analysis on dBFT Protocol of NEO.</w:t>
      </w:r>
      <w:r>
        <w:rPr>
          <w:rFonts w:ascii="Times New Roman" w:eastAsia="宋体" w:hAnsi="Times New Roman" w:cs="Times New Roman"/>
          <w:kern w:val="0"/>
          <w:sz w:val="20"/>
          <w:szCs w:val="20"/>
        </w:rPr>
        <w:t xml:space="preserve">" </w:t>
      </w:r>
      <w:hyperlink r:id="rId30"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C7E191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5C94668F" w14:textId="77777777" w:rsidR="00467850"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442F5D6E"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68202ADC"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35193B53"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2405AD3B"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08D36E41"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3239617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5E5D18BA"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348A7322"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[30] D. Boneh, B. Lynn, and H. Shacham, "Short signatures from the Weil pairing[C]". International Conference on the Theory and Application of Cryptology and Information Security. Springer, Berlin, Heidelberg, 2001:514-532.</w:t>
      </w:r>
    </w:p>
    <w:p w14:paraId="3E6FB7D8" w14:textId="77777777" w:rsidR="00467850" w:rsidRPr="00513ED5" w:rsidRDefault="00467850" w:rsidP="004678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EECA0CD" w14:textId="77777777" w:rsidR="00467850" w:rsidRPr="00513ED5" w:rsidRDefault="00467850" w:rsidP="00467850">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36E1AF51" w14:textId="77777777" w:rsidR="00467850" w:rsidRPr="00A3470E" w:rsidRDefault="00467850" w:rsidP="00467850">
      <w:pPr>
        <w:rPr>
          <w:rFonts w:ascii="Times New Roman" w:hAnsi="Times New Roman" w:cs="Times New Roman"/>
          <w:sz w:val="20"/>
          <w:szCs w:val="20"/>
        </w:rPr>
      </w:pPr>
    </w:p>
    <w:p w14:paraId="25520CEA" w14:textId="77777777" w:rsidR="00B4661E" w:rsidRPr="00467850" w:rsidRDefault="00770F94"/>
    <w:sectPr w:rsidR="00B4661E" w:rsidRPr="00467850" w:rsidSect="0090530C">
      <w:headerReference w:type="even" r:id="rId31"/>
      <w:headerReference w:type="default" r:id="rId3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D34C3" w14:textId="77777777" w:rsidR="00770F94" w:rsidRDefault="00770F94" w:rsidP="00467850">
      <w:r>
        <w:separator/>
      </w:r>
    </w:p>
  </w:endnote>
  <w:endnote w:type="continuationSeparator" w:id="0">
    <w:p w14:paraId="4256DD28" w14:textId="77777777" w:rsidR="00770F94" w:rsidRDefault="00770F94" w:rsidP="0046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B4636" w14:textId="77777777" w:rsidR="00770F94" w:rsidRDefault="00770F94" w:rsidP="00467850">
      <w:r>
        <w:separator/>
      </w:r>
    </w:p>
  </w:footnote>
  <w:footnote w:type="continuationSeparator" w:id="0">
    <w:p w14:paraId="11C19081" w14:textId="77777777" w:rsidR="00770F94" w:rsidRDefault="00770F94" w:rsidP="00467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2069" w14:textId="77777777" w:rsidR="00E81EC6" w:rsidRDefault="00770F94"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CE4B4" w14:textId="77777777" w:rsidR="00E81EC6" w:rsidRDefault="00770F94"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672761016">
    <w:abstractNumId w:val="23"/>
  </w:num>
  <w:num w:numId="2" w16cid:durableId="831798219">
    <w:abstractNumId w:val="5"/>
  </w:num>
  <w:num w:numId="3" w16cid:durableId="642268904">
    <w:abstractNumId w:val="0"/>
  </w:num>
  <w:num w:numId="4" w16cid:durableId="2123188758">
    <w:abstractNumId w:val="8"/>
  </w:num>
  <w:num w:numId="5" w16cid:durableId="1695958090">
    <w:abstractNumId w:val="3"/>
  </w:num>
  <w:num w:numId="6" w16cid:durableId="14311486">
    <w:abstractNumId w:val="24"/>
  </w:num>
  <w:num w:numId="7" w16cid:durableId="2042121916">
    <w:abstractNumId w:val="16"/>
  </w:num>
  <w:num w:numId="8" w16cid:durableId="1054624077">
    <w:abstractNumId w:val="12"/>
  </w:num>
  <w:num w:numId="9" w16cid:durableId="1107039326">
    <w:abstractNumId w:val="19"/>
  </w:num>
  <w:num w:numId="10" w16cid:durableId="136185293">
    <w:abstractNumId w:val="1"/>
  </w:num>
  <w:num w:numId="11" w16cid:durableId="898631912">
    <w:abstractNumId w:val="22"/>
  </w:num>
  <w:num w:numId="12" w16cid:durableId="1497333204">
    <w:abstractNumId w:val="25"/>
  </w:num>
  <w:num w:numId="13" w16cid:durableId="2125734377">
    <w:abstractNumId w:val="15"/>
  </w:num>
  <w:num w:numId="14" w16cid:durableId="692611465">
    <w:abstractNumId w:val="17"/>
  </w:num>
  <w:num w:numId="15" w16cid:durableId="1894536482">
    <w:abstractNumId w:val="27"/>
  </w:num>
  <w:num w:numId="16" w16cid:durableId="789472864">
    <w:abstractNumId w:val="18"/>
  </w:num>
  <w:num w:numId="17" w16cid:durableId="998922059">
    <w:abstractNumId w:val="2"/>
  </w:num>
  <w:num w:numId="18" w16cid:durableId="627510035">
    <w:abstractNumId w:val="21"/>
  </w:num>
  <w:num w:numId="19" w16cid:durableId="147139412">
    <w:abstractNumId w:val="11"/>
  </w:num>
  <w:num w:numId="20" w16cid:durableId="2070616698">
    <w:abstractNumId w:val="13"/>
  </w:num>
  <w:num w:numId="21" w16cid:durableId="1898709363">
    <w:abstractNumId w:val="4"/>
  </w:num>
  <w:num w:numId="22" w16cid:durableId="1359314394">
    <w:abstractNumId w:val="7"/>
  </w:num>
  <w:num w:numId="23" w16cid:durableId="1642731755">
    <w:abstractNumId w:val="26"/>
  </w:num>
  <w:num w:numId="24" w16cid:durableId="625309360">
    <w:abstractNumId w:val="14"/>
  </w:num>
  <w:num w:numId="25" w16cid:durableId="369688803">
    <w:abstractNumId w:val="9"/>
  </w:num>
  <w:num w:numId="26" w16cid:durableId="836117029">
    <w:abstractNumId w:val="6"/>
  </w:num>
  <w:num w:numId="27" w16cid:durableId="654604329">
    <w:abstractNumId w:val="10"/>
  </w:num>
  <w:num w:numId="28" w16cid:durableId="56691886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6DB"/>
    <w:rsid w:val="000006E1"/>
    <w:rsid w:val="000048D6"/>
    <w:rsid w:val="00037045"/>
    <w:rsid w:val="0007791A"/>
    <w:rsid w:val="001711D7"/>
    <w:rsid w:val="00197254"/>
    <w:rsid w:val="001B3CDA"/>
    <w:rsid w:val="002D4BE7"/>
    <w:rsid w:val="00467850"/>
    <w:rsid w:val="004906CE"/>
    <w:rsid w:val="004B690D"/>
    <w:rsid w:val="004D4175"/>
    <w:rsid w:val="005370BD"/>
    <w:rsid w:val="005618B8"/>
    <w:rsid w:val="0059668D"/>
    <w:rsid w:val="005E5DF7"/>
    <w:rsid w:val="00770F94"/>
    <w:rsid w:val="007755DF"/>
    <w:rsid w:val="007B52E3"/>
    <w:rsid w:val="007E6569"/>
    <w:rsid w:val="008817BC"/>
    <w:rsid w:val="008D7124"/>
    <w:rsid w:val="00905630"/>
    <w:rsid w:val="009369E5"/>
    <w:rsid w:val="00A41D89"/>
    <w:rsid w:val="00A67832"/>
    <w:rsid w:val="00A734F1"/>
    <w:rsid w:val="00A83ACC"/>
    <w:rsid w:val="00AE44C2"/>
    <w:rsid w:val="00B46B00"/>
    <w:rsid w:val="00B81FB3"/>
    <w:rsid w:val="00C566DB"/>
    <w:rsid w:val="00C9684A"/>
    <w:rsid w:val="00CD2C8E"/>
    <w:rsid w:val="00D05654"/>
    <w:rsid w:val="00ED7A7A"/>
    <w:rsid w:val="00FC4D42"/>
    <w:rsid w:val="00FE5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9FE78"/>
  <w15:chartTrackingRefBased/>
  <w15:docId w15:val="{2CA6E12B-03F2-4897-BD8A-053F5485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850"/>
    <w:pPr>
      <w:widowControl w:val="0"/>
      <w:jc w:val="both"/>
    </w:pPr>
  </w:style>
  <w:style w:type="paragraph" w:styleId="1">
    <w:name w:val="heading 1"/>
    <w:basedOn w:val="a"/>
    <w:next w:val="a"/>
    <w:link w:val="10"/>
    <w:uiPriority w:val="9"/>
    <w:qFormat/>
    <w:rsid w:val="004678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8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8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8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8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850"/>
    <w:rPr>
      <w:sz w:val="18"/>
      <w:szCs w:val="18"/>
    </w:rPr>
  </w:style>
  <w:style w:type="paragraph" w:styleId="a5">
    <w:name w:val="footer"/>
    <w:basedOn w:val="a"/>
    <w:link w:val="a6"/>
    <w:uiPriority w:val="99"/>
    <w:unhideWhenUsed/>
    <w:rsid w:val="00467850"/>
    <w:pPr>
      <w:tabs>
        <w:tab w:val="center" w:pos="4153"/>
        <w:tab w:val="right" w:pos="8306"/>
      </w:tabs>
      <w:snapToGrid w:val="0"/>
      <w:jc w:val="left"/>
    </w:pPr>
    <w:rPr>
      <w:sz w:val="18"/>
      <w:szCs w:val="18"/>
    </w:rPr>
  </w:style>
  <w:style w:type="character" w:customStyle="1" w:styleId="a6">
    <w:name w:val="页脚 字符"/>
    <w:basedOn w:val="a0"/>
    <w:link w:val="a5"/>
    <w:uiPriority w:val="99"/>
    <w:rsid w:val="00467850"/>
    <w:rPr>
      <w:sz w:val="18"/>
      <w:szCs w:val="18"/>
    </w:rPr>
  </w:style>
  <w:style w:type="character" w:customStyle="1" w:styleId="10">
    <w:name w:val="标题 1 字符"/>
    <w:basedOn w:val="a0"/>
    <w:link w:val="1"/>
    <w:uiPriority w:val="9"/>
    <w:rsid w:val="00467850"/>
    <w:rPr>
      <w:b/>
      <w:bCs/>
      <w:kern w:val="44"/>
      <w:sz w:val="44"/>
      <w:szCs w:val="44"/>
    </w:rPr>
  </w:style>
  <w:style w:type="character" w:customStyle="1" w:styleId="20">
    <w:name w:val="标题 2 字符"/>
    <w:basedOn w:val="a0"/>
    <w:link w:val="2"/>
    <w:uiPriority w:val="9"/>
    <w:rsid w:val="0046785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850"/>
    <w:rPr>
      <w:b/>
      <w:bCs/>
      <w:sz w:val="32"/>
      <w:szCs w:val="32"/>
    </w:rPr>
  </w:style>
  <w:style w:type="character" w:customStyle="1" w:styleId="40">
    <w:name w:val="标题 4 字符"/>
    <w:basedOn w:val="a0"/>
    <w:link w:val="4"/>
    <w:uiPriority w:val="9"/>
    <w:rsid w:val="00467850"/>
    <w:rPr>
      <w:rFonts w:asciiTheme="majorHAnsi" w:eastAsiaTheme="majorEastAsia" w:hAnsiTheme="majorHAnsi" w:cstheme="majorBidi"/>
      <w:b/>
      <w:bCs/>
      <w:sz w:val="28"/>
      <w:szCs w:val="28"/>
    </w:rPr>
  </w:style>
  <w:style w:type="paragraph" w:styleId="a7">
    <w:name w:val="List Paragraph"/>
    <w:basedOn w:val="a"/>
    <w:uiPriority w:val="34"/>
    <w:qFormat/>
    <w:rsid w:val="00467850"/>
    <w:pPr>
      <w:ind w:firstLineChars="200" w:firstLine="420"/>
    </w:pPr>
  </w:style>
  <w:style w:type="character" w:customStyle="1" w:styleId="q4iawc">
    <w:name w:val="q4iawc"/>
    <w:basedOn w:val="a0"/>
    <w:rsid w:val="00467850"/>
  </w:style>
  <w:style w:type="character" w:customStyle="1" w:styleId="fontstyle01">
    <w:name w:val="fontstyle01"/>
    <w:basedOn w:val="a0"/>
    <w:rsid w:val="00467850"/>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850"/>
    <w:rPr>
      <w:color w:val="0563C1" w:themeColor="hyperlink"/>
      <w:u w:val="single"/>
    </w:rPr>
  </w:style>
  <w:style w:type="character" w:styleId="a9">
    <w:name w:val="Unresolved Mention"/>
    <w:basedOn w:val="a0"/>
    <w:uiPriority w:val="99"/>
    <w:semiHidden/>
    <w:unhideWhenUsed/>
    <w:rsid w:val="00467850"/>
    <w:rPr>
      <w:color w:val="605E5C"/>
      <w:shd w:val="clear" w:color="auto" w:fill="E1DFDD"/>
    </w:rPr>
  </w:style>
  <w:style w:type="character" w:styleId="aa">
    <w:name w:val="Strong"/>
    <w:basedOn w:val="a0"/>
    <w:uiPriority w:val="22"/>
    <w:qFormat/>
    <w:rsid w:val="00467850"/>
    <w:rPr>
      <w:b/>
      <w:bCs/>
    </w:rPr>
  </w:style>
  <w:style w:type="character" w:styleId="ab">
    <w:name w:val="Placeholder Text"/>
    <w:basedOn w:val="a0"/>
    <w:uiPriority w:val="99"/>
    <w:semiHidden/>
    <w:rsid w:val="00467850"/>
    <w:rPr>
      <w:color w:val="808080"/>
    </w:rPr>
  </w:style>
  <w:style w:type="paragraph" w:styleId="ac">
    <w:name w:val="caption"/>
    <w:basedOn w:val="a"/>
    <w:next w:val="a"/>
    <w:uiPriority w:val="35"/>
    <w:unhideWhenUsed/>
    <w:qFormat/>
    <w:rsid w:val="00467850"/>
    <w:rPr>
      <w:rFonts w:asciiTheme="majorHAnsi" w:eastAsia="黑体" w:hAnsiTheme="majorHAnsi" w:cstheme="majorBidi"/>
      <w:sz w:val="20"/>
      <w:szCs w:val="20"/>
    </w:rPr>
  </w:style>
  <w:style w:type="character" w:styleId="ad">
    <w:name w:val="Emphasis"/>
    <w:basedOn w:val="a0"/>
    <w:uiPriority w:val="20"/>
    <w:qFormat/>
    <w:rsid w:val="00467850"/>
    <w:rPr>
      <w:i/>
      <w:iCs/>
    </w:rPr>
  </w:style>
  <w:style w:type="character" w:customStyle="1" w:styleId="fontstyle21">
    <w:name w:val="fontstyle21"/>
    <w:basedOn w:val="a0"/>
    <w:rsid w:val="00467850"/>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850"/>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850"/>
  </w:style>
  <w:style w:type="paragraph" w:styleId="ae">
    <w:name w:val="Revision"/>
    <w:hidden/>
    <w:uiPriority w:val="99"/>
    <w:semiHidden/>
    <w:rsid w:val="00467850"/>
  </w:style>
  <w:style w:type="table" w:styleId="af">
    <w:name w:val="Table Grid"/>
    <w:basedOn w:val="a1"/>
    <w:uiPriority w:val="39"/>
    <w:rsid w:val="004678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arxiv.org/abs/2105.07459"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38</Pages>
  <Words>14200</Words>
  <Characters>80941</Characters>
  <Application>Microsoft Office Word</Application>
  <DocSecurity>0</DocSecurity>
  <Lines>674</Lines>
  <Paragraphs>189</Paragraphs>
  <ScaleCrop>false</ScaleCrop>
  <Company/>
  <LinksUpToDate>false</LinksUpToDate>
  <CharactersWithSpaces>94952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10</cp:revision>
  <dcterms:created xsi:type="dcterms:W3CDTF">2022-06-06T00:39:00Z</dcterms:created>
  <dcterms:modified xsi:type="dcterms:W3CDTF">2022-06-06T08:38:00Z</dcterms:modified>
</cp:coreProperties>
</file>
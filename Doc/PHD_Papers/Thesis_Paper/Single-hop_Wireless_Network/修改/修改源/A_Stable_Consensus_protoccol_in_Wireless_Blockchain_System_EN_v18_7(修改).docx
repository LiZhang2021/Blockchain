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4B5B9FC1"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0"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1" w:author="Zhang Li" w:date="2022-06-12T10:58:00Z">
        <w:r w:rsidR="00425EFA">
          <w:rPr>
            <w:rFonts w:ascii="Times New Roman" w:hAnsi="Times New Roman" w:cs="Times New Roman"/>
            <w:sz w:val="24"/>
            <w:szCs w:val="24"/>
          </w:rPr>
          <w:t>an innovative</w:t>
        </w:r>
      </w:ins>
      <w:r>
        <w:rPr>
          <w:rFonts w:ascii="Times New Roman" w:hAnsi="Times New Roman" w:cs="Times New Roman"/>
          <w:sz w:val="24"/>
          <w:szCs w:val="24"/>
        </w:rPr>
        <w:t xml:space="preserve"> Byzantine fault-tolerant consensus protocol SWIB</w:t>
      </w:r>
      <w:ins w:id="2" w:author="Zhang Li" w:date="2022-06-16T17:19:00Z">
        <w:r w:rsidR="0014100A">
          <w:rPr>
            <w:rFonts w:ascii="Times New Roman" w:hAnsi="Times New Roman" w:cs="Times New Roman"/>
            <w:sz w:val="24"/>
            <w:szCs w:val="24"/>
          </w:rPr>
          <w:t xml:space="preserve"> </w:t>
        </w:r>
        <w:r w:rsidR="0014100A">
          <w:rPr>
            <w:rFonts w:ascii="Times New Roman" w:eastAsia="宋体" w:hAnsi="Times New Roman" w:cs="Times New Roman"/>
            <w:kern w:val="0"/>
            <w:sz w:val="24"/>
            <w:szCs w:val="24"/>
          </w:rPr>
          <w:t>(</w:t>
        </w:r>
        <w:r w:rsidR="0014100A" w:rsidRPr="00CB4930">
          <w:rPr>
            <w:rFonts w:ascii="Times New Roman" w:eastAsia="宋体" w:hAnsi="Times New Roman" w:cs="Times New Roman"/>
            <w:b/>
            <w:bCs/>
            <w:kern w:val="0"/>
            <w:sz w:val="24"/>
            <w:szCs w:val="24"/>
          </w:rPr>
          <w:t>S</w:t>
        </w:r>
        <w:r w:rsidR="0014100A">
          <w:rPr>
            <w:rFonts w:ascii="Times New Roman" w:eastAsia="宋体" w:hAnsi="Times New Roman" w:cs="Times New Roman"/>
            <w:kern w:val="0"/>
            <w:sz w:val="24"/>
            <w:szCs w:val="24"/>
          </w:rPr>
          <w:t xml:space="preserve">table </w:t>
        </w:r>
        <w:r w:rsidR="0014100A" w:rsidRPr="00CB4930">
          <w:rPr>
            <w:rFonts w:ascii="Times New Roman" w:eastAsia="宋体" w:hAnsi="Times New Roman" w:cs="Times New Roman"/>
            <w:b/>
            <w:bCs/>
            <w:kern w:val="0"/>
            <w:sz w:val="24"/>
            <w:szCs w:val="24"/>
          </w:rPr>
          <w:t>Wi</w:t>
        </w:r>
        <w:r w:rsidR="0014100A">
          <w:rPr>
            <w:rFonts w:ascii="Times New Roman" w:eastAsia="宋体" w:hAnsi="Times New Roman" w:cs="Times New Roman"/>
            <w:kern w:val="0"/>
            <w:sz w:val="24"/>
            <w:szCs w:val="24"/>
          </w:rPr>
          <w:t xml:space="preserve">reless </w:t>
        </w:r>
        <w:r w:rsidR="0014100A" w:rsidRPr="00CB4930">
          <w:rPr>
            <w:rFonts w:ascii="Times New Roman" w:eastAsia="宋体" w:hAnsi="Times New Roman" w:cs="Times New Roman"/>
            <w:b/>
            <w:bCs/>
            <w:kern w:val="0"/>
            <w:sz w:val="24"/>
            <w:szCs w:val="24"/>
          </w:rPr>
          <w:t>B</w:t>
        </w:r>
        <w:r w:rsidR="0014100A">
          <w:rPr>
            <w:rFonts w:ascii="Times New Roman" w:eastAsia="宋体" w:hAnsi="Times New Roman" w:cs="Times New Roman"/>
            <w:kern w:val="0"/>
            <w:sz w:val="24"/>
            <w:szCs w:val="24"/>
          </w:rPr>
          <w:t>lockchain)</w:t>
        </w:r>
      </w:ins>
      <w:r>
        <w:rPr>
          <w:rFonts w:ascii="Times New Roman" w:hAnsi="Times New Roman" w:cs="Times New Roman"/>
          <w:sz w:val="24"/>
          <w:szCs w:val="24"/>
        </w:rPr>
        <w:t xml:space="preserve"> for blockchain in wireless networks, which do not rely on reliable </w:t>
      </w:r>
      <w:del w:id="3"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4"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5"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6"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7"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8"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9"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0"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08933ABF"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1" w:author="Zhang Li" w:date="2022-06-12T11:07:00Z">
        <w:r w:rsidR="00B8086E" w:rsidDel="00B8086E">
          <w:rPr>
            <w:rFonts w:ascii="Times New Roman" w:eastAsia="宋体" w:hAnsi="Times New Roman" w:cs="Times New Roman"/>
            <w:sz w:val="24"/>
            <w:szCs w:val="24"/>
          </w:rPr>
          <w:delText xml:space="preserve">has </w:delText>
        </w:r>
      </w:del>
      <w:ins w:id="12" w:author="Zhang Li" w:date="2022-06-12T11:07:00Z">
        <w:r w:rsidR="00B8086E">
          <w:rPr>
            <w:rFonts w:ascii="Times New Roman" w:eastAsia="宋体" w:hAnsi="Times New Roman" w:cs="Times New Roman"/>
            <w:sz w:val="24"/>
            <w:szCs w:val="24"/>
          </w:rPr>
          <w:t>have</w:t>
        </w:r>
      </w:ins>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ins w:id="13"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14" w:author="Zhang Li" w:date="2022-06-12T11:07:00Z">
        <w:r w:rsidRPr="00920E1E" w:rsidDel="00B43A38">
          <w:rPr>
            <w:rFonts w:ascii="Times New Roman" w:eastAsia="宋体" w:hAnsi="Times New Roman" w:cs="Times New Roman"/>
            <w:sz w:val="24"/>
            <w:szCs w:val="24"/>
          </w:rPr>
          <w:delText xml:space="preserve">vehicles </w:delText>
        </w:r>
      </w:del>
      <w:ins w:id="15"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16"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Applications that built on wireless network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devices are vulnerable </w:t>
      </w:r>
      <w:r w:rsidR="00C37654">
        <w:rPr>
          <w:rFonts w:ascii="Times New Roman" w:eastAsia="宋体" w:hAnsi="Times New Roman" w:cs="Times New Roman"/>
          <w:sz w:val="24"/>
          <w:szCs w:val="24"/>
        </w:rPr>
        <w:t xml:space="preserve">to various attacks. </w:t>
      </w:r>
      <w:ins w:id="17" w:author="Zhang Li" w:date="2022-06-12T11:18:00Z">
        <w:r w:rsidR="004C0605">
          <w:rPr>
            <w:rFonts w:ascii="Times New Roman" w:eastAsia="宋体" w:hAnsi="Times New Roman" w:cs="Times New Roman"/>
            <w:sz w:val="24"/>
            <w:szCs w:val="24"/>
          </w:rPr>
          <w:t xml:space="preserve">Meanwhile, the open communication of wireless networks is heavily impacted by environment. Both channels bandwidth and jamming attack make the communication of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18"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8A4769" w14:textId="2B7EABD1"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19" w:author="Zhang Li" w:date="2022-06-12T11:23:00Z">
        <w:r w:rsidR="007B6A40" w:rsidDel="007B6A40">
          <w:rPr>
            <w:rFonts w:ascii="Times New Roman" w:eastAsia="宋体" w:hAnsi="Times New Roman" w:cs="Times New Roman" w:hint="eastAsia"/>
            <w:sz w:val="24"/>
            <w:szCs w:val="24"/>
          </w:rPr>
          <w:delText>is</w:delText>
        </w:r>
      </w:del>
      <w:ins w:id="20" w:author="Zhang Li" w:date="2022-06-12T11:23:00Z">
        <w:r w:rsidR="007B6A40">
          <w:rPr>
            <w:rFonts w:ascii="Times New Roman" w:eastAsia="宋体" w:hAnsi="Times New Roman" w:cs="Times New Roman" w:hint="eastAsia"/>
            <w:sz w:val="24"/>
            <w:szCs w:val="24"/>
          </w:rPr>
          <w:t>are</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ins w:id="21" w:author="Zhang Li" w:date="2022-06-12T11:24:00Z">
        <w:r w:rsidR="007B6A40">
          <w:rPr>
            <w:rFonts w:ascii="Times New Roman" w:eastAsia="宋体" w:hAnsi="Times New Roman" w:cs="Times New Roman"/>
            <w:sz w:val="24"/>
            <w:szCs w:val="24"/>
          </w:rPr>
          <w:t>protocols</w:t>
        </w:r>
      </w:ins>
      <w:del w:id="22"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23"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(e.g., </w:t>
      </w:r>
      <w:del w:id="24" w:author="Zhang Li" w:date="2022-06-16T10:15:00Z">
        <w:r w:rsidDel="000151E6">
          <w:rPr>
            <w:rFonts w:ascii="Times New Roman" w:eastAsia="宋体" w:hAnsi="Times New Roman" w:cs="Times New Roman"/>
            <w:sz w:val="24"/>
            <w:szCs w:val="24"/>
          </w:rPr>
          <w:delText xml:space="preserve">Proof </w:delText>
        </w:r>
      </w:del>
      <w:ins w:id="25" w:author="Zhang Li" w:date="2022-06-16T10:15:00Z">
        <w:r w:rsidR="000151E6">
          <w:rPr>
            <w:rFonts w:ascii="Times New Roman" w:eastAsia="宋体" w:hAnsi="Times New Roman" w:cs="Times New Roman"/>
            <w:sz w:val="24"/>
            <w:szCs w:val="24"/>
          </w:rPr>
          <w:t>Proof-</w:t>
        </w:r>
      </w:ins>
      <w:del w:id="26" w:author="Zhang Li" w:date="2022-06-16T10:15:00Z">
        <w:r w:rsidDel="000151E6">
          <w:rPr>
            <w:rFonts w:ascii="Times New Roman" w:eastAsia="宋体" w:hAnsi="Times New Roman" w:cs="Times New Roman"/>
            <w:sz w:val="24"/>
            <w:szCs w:val="24"/>
          </w:rPr>
          <w:delText xml:space="preserve">of </w:delText>
        </w:r>
      </w:del>
      <w:ins w:id="27" w:author="Zhang Li" w:date="2022-06-16T10:15:00Z">
        <w:r w:rsidR="000151E6">
          <w:rPr>
            <w:rFonts w:ascii="Times New Roman" w:eastAsia="宋体" w:hAnsi="Times New Roman" w:cs="Times New Roman"/>
            <w:sz w:val="24"/>
            <w:szCs w:val="24"/>
          </w:rPr>
          <w:t>of-</w:t>
        </w:r>
      </w:ins>
      <w:r>
        <w:rPr>
          <w:rFonts w:ascii="Times New Roman" w:eastAsia="宋体" w:hAnsi="Times New Roman" w:cs="Times New Roman"/>
          <w:sz w:val="24"/>
          <w:szCs w:val="24"/>
        </w:rPr>
        <w:t>Work [4])</w:t>
      </w:r>
      <w:r w:rsidR="006F21CF">
        <w:rPr>
          <w:rFonts w:ascii="Times New Roman" w:eastAsia="宋体" w:hAnsi="Times New Roman" w:cs="Times New Roman"/>
          <w:sz w:val="24"/>
          <w:szCs w:val="24"/>
        </w:rPr>
        <w:t xml:space="preserve"> </w:t>
      </w:r>
      <w:ins w:id="28"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 xml:space="preserve">complicated design (e.g., </w:t>
      </w:r>
      <w:del w:id="29" w:author="Zhang Li" w:date="2022-06-16T10:15:00Z">
        <w:r w:rsidDel="000151E6">
          <w:rPr>
            <w:rFonts w:ascii="Times New Roman" w:eastAsia="宋体" w:hAnsi="Times New Roman" w:cs="Times New Roman"/>
            <w:sz w:val="24"/>
            <w:szCs w:val="24"/>
          </w:rPr>
          <w:delText xml:space="preserve">Proof </w:delText>
        </w:r>
      </w:del>
      <w:ins w:id="30" w:author="Zhang Li" w:date="2022-06-16T10:15:00Z">
        <w:r w:rsidR="000151E6">
          <w:rPr>
            <w:rFonts w:ascii="Times New Roman" w:eastAsia="宋体" w:hAnsi="Times New Roman" w:cs="Times New Roman"/>
            <w:sz w:val="24"/>
            <w:szCs w:val="24"/>
          </w:rPr>
          <w:t>Proof-</w:t>
        </w:r>
      </w:ins>
      <w:del w:id="31" w:author="Zhang Li" w:date="2022-06-16T10:15:00Z">
        <w:r w:rsidDel="000151E6">
          <w:rPr>
            <w:rFonts w:ascii="Times New Roman" w:eastAsia="宋体" w:hAnsi="Times New Roman" w:cs="Times New Roman"/>
            <w:sz w:val="24"/>
            <w:szCs w:val="24"/>
          </w:rPr>
          <w:delText xml:space="preserve">of </w:delText>
        </w:r>
      </w:del>
      <w:ins w:id="32" w:author="Zhang Li" w:date="2022-06-16T10:15:00Z">
        <w:r w:rsidR="000151E6">
          <w:rPr>
            <w:rFonts w:ascii="Times New Roman" w:eastAsia="宋体" w:hAnsi="Times New Roman" w:cs="Times New Roman"/>
            <w:sz w:val="24"/>
            <w:szCs w:val="24"/>
          </w:rPr>
          <w:t>of-</w:t>
        </w:r>
      </w:ins>
      <w:r>
        <w:rPr>
          <w:rFonts w:ascii="Times New Roman" w:eastAsia="宋体" w:hAnsi="Times New Roman" w:cs="Times New Roman"/>
          <w:sz w:val="24"/>
          <w:szCs w:val="24"/>
        </w:rPr>
        <w:t>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33"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34"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r w:rsidR="00A8166D" w:rsidRPr="00920E1E">
          <w:rPr>
            <w:rFonts w:ascii="Times New Roman" w:eastAsia="宋体" w:hAnsi="Times New Roman" w:cs="Times New Roman"/>
            <w:sz w:val="24"/>
            <w:szCs w:val="24"/>
          </w:rPr>
          <w:t xml:space="preserve"> </w:t>
        </w:r>
        <w:proofErr w:type="gramStart"/>
        <w:r w:rsidR="00A8166D" w:rsidRPr="00920E1E">
          <w:rPr>
            <w:rFonts w:ascii="Times New Roman" w:eastAsia="宋体" w:hAnsi="Times New Roman" w:cs="Times New Roman"/>
            <w:sz w:val="24"/>
            <w:szCs w:val="24"/>
          </w:rPr>
          <w:t>are</w:t>
        </w:r>
        <w:proofErr w:type="gramEnd"/>
        <w:r w:rsidR="00A8166D">
          <w:rPr>
            <w:rFonts w:ascii="Times New Roman" w:eastAsia="宋体" w:hAnsi="Times New Roman" w:cs="Times New Roman"/>
            <w:sz w:val="24"/>
            <w:szCs w:val="24"/>
          </w:rPr>
          <w:t xml:space="preserve"> difficult to be deployed in </w:t>
        </w:r>
        <w:r w:rsidR="00A8166D" w:rsidRPr="00920E1E">
          <w:rPr>
            <w:rFonts w:ascii="Times New Roman" w:eastAsia="宋体" w:hAnsi="Times New Roman" w:cs="Times New Roman"/>
            <w:sz w:val="24"/>
            <w:szCs w:val="24"/>
          </w:rPr>
          <w:t xml:space="preserve">wireless networks. </w:t>
        </w:r>
      </w:ins>
      <w:ins w:id="35" w:author="Zhang Li" w:date="2022-06-12T11:30:00Z">
        <w:r w:rsidR="00A8166D">
          <w:rPr>
            <w:rFonts w:ascii="Times New Roman" w:eastAsia="宋体" w:hAnsi="Times New Roman" w:cs="Times New Roman"/>
            <w:sz w:val="24"/>
            <w:szCs w:val="24"/>
          </w:rPr>
          <w:t>This</w:t>
        </w:r>
      </w:ins>
      <w:ins w:id="3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37" w:author="Zhang Li" w:date="2022-06-12T11:30:00Z">
        <w:r w:rsidR="00A8166D">
          <w:rPr>
            <w:rFonts w:ascii="Times New Roman" w:eastAsia="宋体" w:hAnsi="Times New Roman" w:cs="Times New Roman"/>
            <w:sz w:val="24"/>
            <w:szCs w:val="24"/>
          </w:rPr>
          <w:t>s</w:t>
        </w:r>
      </w:ins>
      <w:ins w:id="3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 xml:space="preserve">blockchain protocol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61801867" w14:textId="37E3BC8F"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del w:id="39"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ins w:id="40" w:author="Zhang Li" w:date="2022-06-12T11:43:00Z">
        <w:r w:rsidR="000C690C">
          <w:rPr>
            <w:rFonts w:ascii="Times New Roman" w:eastAsia="宋体" w:hAnsi="Times New Roman" w:cs="Times New Roman"/>
            <w:sz w:val="24"/>
            <w:szCs w:val="24"/>
          </w:rPr>
          <w:t xml:space="preserve">Considering </w:t>
        </w:r>
        <w:r w:rsidR="000C690C" w:rsidRPr="00920E1E">
          <w:rPr>
            <w:rFonts w:ascii="Times New Roman" w:eastAsia="宋体" w:hAnsi="Times New Roman" w:cs="Times New Roman"/>
            <w:sz w:val="24"/>
            <w:szCs w:val="24"/>
          </w:rPr>
          <w:t>the high dynamics of</w:t>
        </w:r>
        <w:r w:rsidR="000C690C">
          <w:rPr>
            <w:rFonts w:ascii="Times New Roman" w:eastAsia="宋体" w:hAnsi="Times New Roman" w:cs="Times New Roman"/>
            <w:sz w:val="24"/>
            <w:szCs w:val="24"/>
          </w:rPr>
          <w:t xml:space="preserve"> </w:t>
        </w:r>
        <w:r w:rsidR="000C690C" w:rsidRPr="00920E1E">
          <w:rPr>
            <w:rFonts w:ascii="Times New Roman" w:eastAsia="宋体" w:hAnsi="Times New Roman" w:cs="Times New Roman"/>
            <w:sz w:val="24"/>
            <w:szCs w:val="24"/>
          </w:rPr>
          <w:t>mobile ad-hoc network</w:t>
        </w:r>
      </w:ins>
      <w:del w:id="41"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r w:rsidRPr="00920E1E">
        <w:rPr>
          <w:rFonts w:ascii="Times New Roman" w:eastAsia="宋体" w:hAnsi="Times New Roman" w:cs="Times New Roman"/>
          <w:sz w:val="24"/>
          <w:szCs w:val="24"/>
        </w:rPr>
        <w:t>,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sidR="000C690C">
        <w:rPr>
          <w:rFonts w:ascii="Times New Roman" w:eastAsia="宋体" w:hAnsi="Times New Roman" w:cs="Times New Roman"/>
          <w:sz w:val="24"/>
          <w:szCs w:val="24"/>
        </w:rPr>
        <w:t xml:space="preserve"> </w:t>
      </w:r>
      <w:ins w:id="42" w:author="Zhang Li" w:date="2022-06-12T11:44:00Z">
        <w:r w:rsidR="000C690C">
          <w:rPr>
            <w:rFonts w:ascii="Times New Roman" w:eastAsia="宋体" w:hAnsi="Times New Roman" w:cs="Times New Roman"/>
            <w:sz w:val="24"/>
            <w:szCs w:val="24"/>
          </w:rPr>
          <w:t>P</w:t>
        </w:r>
        <w:r w:rsidR="000C690C" w:rsidRPr="00920E1E">
          <w:rPr>
            <w:rFonts w:ascii="Times New Roman" w:eastAsia="宋体" w:hAnsi="Times New Roman" w:cs="Times New Roman"/>
            <w:sz w:val="24"/>
            <w:szCs w:val="24"/>
          </w:rPr>
          <w:t>roof</w:t>
        </w:r>
      </w:ins>
      <w:ins w:id="43" w:author="Zhang Li" w:date="2022-06-16T10:15:00Z">
        <w:r w:rsidR="000151E6">
          <w:rPr>
            <w:rFonts w:ascii="Times New Roman" w:eastAsia="宋体" w:hAnsi="Times New Roman" w:cs="Times New Roman"/>
            <w:sz w:val="24"/>
            <w:szCs w:val="24"/>
          </w:rPr>
          <w:t>-</w:t>
        </w:r>
      </w:ins>
      <w:ins w:id="44" w:author="Zhang Li" w:date="2022-06-12T11:44:00Z">
        <w:r w:rsidR="000C690C" w:rsidRPr="00920E1E">
          <w:rPr>
            <w:rFonts w:ascii="Times New Roman" w:eastAsia="宋体" w:hAnsi="Times New Roman" w:cs="Times New Roman"/>
            <w:sz w:val="24"/>
            <w:szCs w:val="24"/>
          </w:rPr>
          <w:t>of</w:t>
        </w:r>
      </w:ins>
      <w:ins w:id="45" w:author="Zhang Li" w:date="2022-06-16T10:15:00Z">
        <w:r w:rsidR="000151E6">
          <w:rPr>
            <w:rFonts w:ascii="Times New Roman" w:eastAsia="宋体" w:hAnsi="Times New Roman" w:cs="Times New Roman"/>
            <w:sz w:val="24"/>
            <w:szCs w:val="24"/>
          </w:rPr>
          <w:t>-</w:t>
        </w:r>
      </w:ins>
      <w:ins w:id="46" w:author="Zhang Li" w:date="2022-06-12T11:44:00Z">
        <w:r w:rsidR="000C690C">
          <w:rPr>
            <w:rFonts w:ascii="Times New Roman" w:eastAsia="宋体" w:hAnsi="Times New Roman" w:cs="Times New Roman"/>
            <w:sz w:val="24"/>
            <w:szCs w:val="24"/>
          </w:rPr>
          <w:t>W</w:t>
        </w:r>
        <w:r w:rsidR="000C690C" w:rsidRPr="00920E1E">
          <w:rPr>
            <w:rFonts w:ascii="Times New Roman" w:eastAsia="宋体" w:hAnsi="Times New Roman" w:cs="Times New Roman"/>
            <w:sz w:val="24"/>
            <w:szCs w:val="24"/>
          </w:rPr>
          <w:t>ork</w:t>
        </w:r>
      </w:ins>
      <w:del w:id="47" w:author="Zhang Li" w:date="2022-06-12T11:44:00Z">
        <w:r w:rsidR="000C690C" w:rsidDel="000C690C">
          <w:rPr>
            <w:rFonts w:ascii="Times New Roman" w:eastAsia="宋体" w:hAnsi="Times New Roman" w:cs="Times New Roman"/>
            <w:sz w:val="24"/>
            <w:szCs w:val="24"/>
          </w:rPr>
          <w:delText>proof of work</w:delText>
        </w:r>
      </w:del>
      <w:r w:rsidRPr="00920E1E">
        <w:rPr>
          <w:rFonts w:ascii="Times New Roman" w:eastAsia="宋体" w:hAnsi="Times New Roman" w:cs="Times New Roman"/>
          <w:sz w:val="24"/>
          <w:szCs w:val="24"/>
        </w:rPr>
        <w:t xml:space="preserve">. This novel design can make sure wireless blockchain system work efficiently and steadily. According to </w:t>
      </w:r>
      <w:ins w:id="48" w:author="Zhang Li" w:date="2022-06-12T11:45:00Z">
        <w:r w:rsidR="000C690C" w:rsidRPr="00920E1E">
          <w:rPr>
            <w:rFonts w:ascii="Times New Roman" w:eastAsia="宋体" w:hAnsi="Times New Roman" w:cs="Times New Roman"/>
            <w:sz w:val="24"/>
            <w:szCs w:val="24"/>
          </w:rPr>
          <w:t>the communication characteristics of wireless network</w:t>
        </w:r>
      </w:ins>
      <w:del w:id="49"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r w:rsidRPr="00920E1E">
        <w:rPr>
          <w:rFonts w:ascii="Times New Roman" w:eastAsia="宋体" w:hAnsi="Times New Roman" w:cs="Times New Roman"/>
          <w:sz w:val="24"/>
          <w:szCs w:val="24"/>
        </w:rPr>
        <w:t>,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ins w:id="50" w:author="Zhang Li" w:date="2022-06-12T11:45:00Z">
        <w:r w:rsidR="000C690C">
          <w:rPr>
            <w:rFonts w:ascii="Times New Roman" w:eastAsia="宋体" w:hAnsi="Times New Roman" w:cs="Times New Roman"/>
            <w:sz w:val="24"/>
            <w:szCs w:val="24"/>
          </w:rPr>
          <w:t>achieve</w:t>
        </w:r>
      </w:ins>
      <w:del w:id="51" w:author="Zhang Li" w:date="2022-06-12T11:45:00Z">
        <w:r w:rsidR="000C690C" w:rsidDel="000C690C">
          <w:rPr>
            <w:rFonts w:ascii="Times New Roman" w:eastAsia="宋体" w:hAnsi="Times New Roman" w:cs="Times New Roman"/>
            <w:sz w:val="24"/>
            <w:szCs w:val="24"/>
          </w:rPr>
          <w:delText>realize</w:delText>
        </w:r>
      </w:del>
      <w:r w:rsidR="000C690C">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xml:space="preserve">, which is based on a Proof-of-Channel consensus algorithm [11]. </w:t>
      </w:r>
      <w:del w:id="52"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ins w:id="53" w:author="Zhang Li" w:date="2022-06-12T11:47:00Z">
        <w:r w:rsidR="006D457C">
          <w:rPr>
            <w:rFonts w:ascii="Times New Roman" w:eastAsia="宋体" w:hAnsi="Times New Roman" w:cs="Times New Roman"/>
            <w:sz w:val="24"/>
            <w:szCs w:val="24"/>
          </w:rPr>
          <w:t xml:space="preserve">And the communication of consensus process in these protocols are driven by leader. </w:t>
        </w:r>
      </w:ins>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A351AF6" w14:textId="1B7A4BB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54" w:author="Zhang Li" w:date="2022-06-12T11:48:00Z">
        <w:r w:rsidR="006D457C">
          <w:rPr>
            <w:rFonts w:ascii="Times New Roman" w:eastAsia="宋体" w:hAnsi="Times New Roman" w:cs="Times New Roman"/>
            <w:sz w:val="24"/>
            <w:szCs w:val="24"/>
          </w:rPr>
          <w:t>analogous to</w:t>
        </w:r>
      </w:ins>
      <w:del w:id="55"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56" w:author="Zhang Li" w:date="2022-06-16T10:16:00Z">
        <w:r w:rsidRPr="00920E1E" w:rsidDel="000151E6">
          <w:rPr>
            <w:rFonts w:ascii="Times New Roman" w:eastAsia="宋体" w:hAnsi="Times New Roman" w:cs="Times New Roman"/>
            <w:sz w:val="24"/>
            <w:szCs w:val="24"/>
          </w:rPr>
          <w:delText>Proof</w:delText>
        </w:r>
        <w:r w:rsidR="00455324" w:rsidDel="000151E6">
          <w:rPr>
            <w:rFonts w:ascii="Times New Roman" w:eastAsia="宋体" w:hAnsi="Times New Roman" w:cs="Times New Roman"/>
            <w:sz w:val="24"/>
            <w:szCs w:val="24"/>
          </w:rPr>
          <w:delText xml:space="preserve"> </w:delText>
        </w:r>
      </w:del>
      <w:ins w:id="57" w:author="Zhang Li" w:date="2022-06-16T10:16:00Z">
        <w:r w:rsidR="000151E6" w:rsidRPr="00920E1E">
          <w:rPr>
            <w:rFonts w:ascii="Times New Roman" w:eastAsia="宋体" w:hAnsi="Times New Roman" w:cs="Times New Roman"/>
            <w:sz w:val="24"/>
            <w:szCs w:val="24"/>
          </w:rPr>
          <w:t>Proof</w:t>
        </w:r>
        <w:r w:rsidR="000151E6">
          <w:rPr>
            <w:rFonts w:ascii="Times New Roman" w:eastAsia="宋体" w:hAnsi="Times New Roman" w:cs="Times New Roman"/>
            <w:sz w:val="24"/>
            <w:szCs w:val="24"/>
          </w:rPr>
          <w:t>-</w:t>
        </w:r>
      </w:ins>
      <w:del w:id="58" w:author="Zhang Li" w:date="2022-06-16T10:16:00Z">
        <w:r w:rsidRPr="00920E1E" w:rsidDel="000151E6">
          <w:rPr>
            <w:rFonts w:ascii="Times New Roman" w:eastAsia="宋体" w:hAnsi="Times New Roman" w:cs="Times New Roman"/>
            <w:sz w:val="24"/>
            <w:szCs w:val="24"/>
          </w:rPr>
          <w:delText>of</w:delText>
        </w:r>
        <w:r w:rsidR="00455324" w:rsidDel="000151E6">
          <w:rPr>
            <w:rFonts w:ascii="Times New Roman" w:eastAsia="宋体" w:hAnsi="Times New Roman" w:cs="Times New Roman"/>
            <w:sz w:val="24"/>
            <w:szCs w:val="24"/>
          </w:rPr>
          <w:delText xml:space="preserve"> </w:delText>
        </w:r>
      </w:del>
      <w:ins w:id="59" w:author="Zhang Li" w:date="2022-06-16T10:16:00Z">
        <w:r w:rsidR="000151E6" w:rsidRPr="00920E1E">
          <w:rPr>
            <w:rFonts w:ascii="Times New Roman" w:eastAsia="宋体" w:hAnsi="Times New Roman" w:cs="Times New Roman"/>
            <w:sz w:val="24"/>
            <w:szCs w:val="24"/>
          </w:rPr>
          <w:t>of</w:t>
        </w:r>
        <w:r w:rsidR="000151E6">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60" w:author="Zhang Li" w:date="2022-06-12T11:48:00Z">
        <w:r w:rsidR="006D457C">
          <w:rPr>
            <w:rFonts w:ascii="Times New Roman" w:eastAsia="宋体" w:hAnsi="Times New Roman" w:cs="Times New Roman"/>
            <w:sz w:val="24"/>
            <w:szCs w:val="24"/>
          </w:rPr>
          <w:t>protocol</w:t>
        </w:r>
      </w:ins>
      <w:del w:id="61"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62"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63"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64"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lastRenderedPageBreak/>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del w:id="65"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66"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67"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w:t>
      </w:r>
      <w:del w:id="68"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69"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70"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overhead of consensus process</w:t>
      </w:r>
      <w:r w:rsidR="003C7754">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decoupl</w:t>
      </w:r>
      <w:r w:rsidR="003C7754">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71"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72"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7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7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24A424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9D80875"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more suitable for wireless networks. </w:t>
      </w:r>
      <w:ins w:id="75" w:author="Zhang Li" w:date="2022-06-12T11:56:00Z">
        <w:r w:rsidR="002915FC">
          <w:rPr>
            <w:rFonts w:ascii="Times New Roman" w:eastAsia="宋体" w:hAnsi="Times New Roman" w:cs="Times New Roman"/>
            <w:sz w:val="24"/>
            <w:szCs w:val="24"/>
          </w:rPr>
          <w:t xml:space="preserve">Consequently, </w:t>
        </w:r>
      </w:ins>
      <w:r w:rsidR="001D3BAA">
        <w:rPr>
          <w:rFonts w:ascii="Times New Roman" w:eastAsia="宋体" w:hAnsi="Times New Roman" w:cs="Times New Roman"/>
          <w:sz w:val="24"/>
          <w:szCs w:val="24"/>
        </w:rPr>
        <w:t>t</w:t>
      </w:r>
      <w:r>
        <w:rPr>
          <w:rFonts w:ascii="Times New Roman" w:eastAsia="宋体" w:hAnsi="Times New Roman" w:cs="Times New Roman"/>
          <w:sz w:val="24"/>
          <w:szCs w:val="24"/>
        </w:rPr>
        <w:t xml:space="preserve">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w:t>
      </w:r>
      <w:ins w:id="76" w:author="Zhang Li" w:date="2022-06-12T11:57:00Z">
        <w:r w:rsidR="002915FC">
          <w:rPr>
            <w:rFonts w:ascii="Times New Roman" w:eastAsia="宋体" w:hAnsi="Times New Roman" w:cs="Times New Roman"/>
            <w:sz w:val="24"/>
            <w:szCs w:val="24"/>
          </w:rPr>
          <w:t>, which</w:t>
        </w:r>
      </w:ins>
      <w:del w:id="77"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7A225D11"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sidR="001D3BAA">
        <w:rPr>
          <w:rFonts w:ascii="Times New Roman" w:eastAsia="宋体" w:hAnsi="Times New Roman" w:cs="Times New Roman"/>
          <w:sz w:val="24"/>
          <w:szCs w:val="24"/>
        </w:rPr>
        <w:t xml:space="preserve"> </w:t>
      </w:r>
      <w:ins w:id="7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ins w:id="79" w:author="Zhang Li" w:date="2022-06-12T12:00:00Z">
        <w:r w:rsidR="00D730A6">
          <w:rPr>
            <w:rFonts w:ascii="Times New Roman" w:eastAsia="宋体" w:hAnsi="Times New Roman" w:cs="Times New Roman"/>
            <w:sz w:val="24"/>
            <w:szCs w:val="24"/>
          </w:rPr>
          <w:t>one</w:t>
        </w:r>
      </w:ins>
      <w:del w:id="80"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093B32E5" w:rsidR="00CA5769" w:rsidRPr="00D730A6" w:rsidDel="00D730A6" w:rsidRDefault="00D730A6" w:rsidP="00D730A6">
      <w:pPr>
        <w:pStyle w:val="a7"/>
        <w:numPr>
          <w:ilvl w:val="0"/>
          <w:numId w:val="16"/>
        </w:numPr>
        <w:spacing w:afterLines="100" w:after="312"/>
        <w:ind w:firstLineChars="0"/>
        <w:rPr>
          <w:del w:id="81" w:author="Zhang Li" w:date="2022-06-12T12:01:00Z"/>
          <w:rFonts w:ascii="Times New Roman" w:eastAsia="宋体" w:hAnsi="Times New Roman" w:cs="Times New Roman"/>
          <w:sz w:val="24"/>
          <w:szCs w:val="24"/>
        </w:rPr>
      </w:pPr>
      <w:ins w:id="82"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del w:id="83"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lastRenderedPageBreak/>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35D0BE"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84"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ins w:id="85"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86"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87"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88"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w:t>
      </w:r>
      <w:ins w:id="89"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19D64087" w14:textId="1621D4FC" w:rsidR="000151E6" w:rsidRPr="000151E6" w:rsidRDefault="00CA5769" w:rsidP="000151E6">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E923426" w14:textId="0ECC630C" w:rsidR="000151E6" w:rsidRPr="000151E6" w:rsidRDefault="000151E6" w:rsidP="000151E6">
      <w:pPr>
        <w:spacing w:afterLines="100" w:after="312"/>
        <w:ind w:firstLine="420"/>
        <w:rPr>
          <w:rFonts w:ascii="Times New Roman" w:eastAsia="宋体" w:hAnsi="Times New Roman" w:cs="Times New Roman"/>
          <w:sz w:val="24"/>
          <w:szCs w:val="24"/>
        </w:rPr>
      </w:pPr>
      <w:bookmarkStart w:id="90" w:name="_Hlk106267026"/>
      <w:ins w:id="91" w:author="Zhang Li" w:date="2022-06-16T10:17:00Z">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ins>
      <w:bookmarkEnd w:id="90"/>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2BEC26B"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w:t>
      </w:r>
      <w:ins w:id="92" w:author="Zhang Li" w:date="2022-06-16T10:17:00Z">
        <w:r w:rsidR="000151E6">
          <w:rPr>
            <w:rFonts w:ascii="Times New Roman" w:eastAsia="宋体" w:hAnsi="Times New Roman" w:cs="Times New Roman"/>
            <w:sz w:val="24"/>
            <w:szCs w:val="24"/>
          </w:rPr>
          <w:t xml:space="preserve">briefly introduce blockchain consensus protocols in this subsection, and </w:t>
        </w:r>
      </w:ins>
      <w:r>
        <w:rPr>
          <w:rFonts w:ascii="Times New Roman" w:eastAsia="宋体" w:hAnsi="Times New Roman" w:cs="Times New Roman"/>
          <w:sz w:val="24"/>
          <w:szCs w:val="24"/>
        </w:rPr>
        <w:t xml:space="preserve">divide </w:t>
      </w:r>
      <w:del w:id="93" w:author="Zhang Li" w:date="2022-06-16T10:17:00Z">
        <w:r w:rsidDel="000151E6">
          <w:rPr>
            <w:rFonts w:ascii="Times New Roman" w:eastAsia="宋体" w:hAnsi="Times New Roman" w:cs="Times New Roman"/>
            <w:sz w:val="24"/>
            <w:szCs w:val="24"/>
          </w:rPr>
          <w:delText xml:space="preserve">current popular blockchain consensus protocols </w:delText>
        </w:r>
      </w:del>
      <w:r>
        <w:rPr>
          <w:rFonts w:ascii="Times New Roman" w:eastAsia="宋体" w:hAnsi="Times New Roman" w:cs="Times New Roman"/>
          <w:sz w:val="24"/>
          <w:szCs w:val="24"/>
        </w:rPr>
        <w:t xml:space="preserve">into </w:t>
      </w:r>
      <w:ins w:id="94" w:author="Zhang Li" w:date="2022-06-16T10:18:00Z">
        <w:r w:rsidR="000151E6">
          <w:rPr>
            <w:rFonts w:ascii="Times New Roman" w:eastAsia="宋体" w:hAnsi="Times New Roman" w:cs="Times New Roman"/>
            <w:sz w:val="24"/>
            <w:szCs w:val="24"/>
          </w:rPr>
          <w:t xml:space="preserve">two categories: </w:t>
        </w:r>
      </w:ins>
      <w:r>
        <w:rPr>
          <w:rFonts w:ascii="Times New Roman" w:eastAsia="宋体" w:hAnsi="Times New Roman" w:cs="Times New Roman"/>
          <w:sz w:val="24"/>
          <w:szCs w:val="24"/>
        </w:rPr>
        <w:t xml:space="preserve">resource-proof-based </w:t>
      </w:r>
      <w:del w:id="95" w:author="Zhang Li" w:date="2022-06-16T10:18:00Z">
        <w:r w:rsidDel="000151E6">
          <w:rPr>
            <w:rFonts w:ascii="Times New Roman" w:eastAsia="宋体" w:hAnsi="Times New Roman" w:cs="Times New Roman"/>
            <w:sz w:val="24"/>
            <w:szCs w:val="24"/>
          </w:rPr>
          <w:delText xml:space="preserve">consensus protocols </w:delText>
        </w:r>
      </w:del>
      <w:r>
        <w:rPr>
          <w:rFonts w:ascii="Times New Roman" w:eastAsia="宋体" w:hAnsi="Times New Roman" w:cs="Times New Roman"/>
          <w:sz w:val="24"/>
          <w:szCs w:val="24"/>
        </w:rPr>
        <w:t>and communication-based</w:t>
      </w:r>
      <w:del w:id="96" w:author="Zhang Li" w:date="2022-06-16T10:18:00Z">
        <w:r w:rsidDel="000151E6">
          <w:rPr>
            <w:rFonts w:ascii="Times New Roman" w:eastAsia="宋体" w:hAnsi="Times New Roman" w:cs="Times New Roman"/>
            <w:sz w:val="24"/>
            <w:szCs w:val="24"/>
          </w:rPr>
          <w:delText xml:space="preserve"> consensus protocols</w:delText>
        </w:r>
      </w:del>
      <w:r>
        <w:rPr>
          <w:rFonts w:ascii="Times New Roman" w:eastAsia="宋体" w:hAnsi="Times New Roman" w:cs="Times New Roman"/>
          <w:sz w:val="24"/>
          <w:szCs w:val="24"/>
        </w:rPr>
        <w:t xml:space="preserve">. </w:t>
      </w:r>
      <w:del w:id="97" w:author="Zhang Li" w:date="2022-06-16T10:18:00Z">
        <w:r w:rsidDel="000151E6">
          <w:rPr>
            <w:rFonts w:ascii="Times New Roman" w:eastAsia="宋体" w:hAnsi="Times New Roman" w:cs="Times New Roman"/>
            <w:sz w:val="24"/>
            <w:szCs w:val="24"/>
          </w:rPr>
          <w:delText>We briefly introduce blockchain consensus protocols category in this section, m</w:delText>
        </w:r>
      </w:del>
      <w:ins w:id="98" w:author="Zhang Li" w:date="2022-06-16T10:18:00Z">
        <w:r w:rsidR="000151E6">
          <w:rPr>
            <w:rFonts w:ascii="Times New Roman" w:eastAsia="宋体" w:hAnsi="Times New Roman" w:cs="Times New Roman"/>
            <w:sz w:val="24"/>
            <w:szCs w:val="24"/>
          </w:rPr>
          <w:t>M</w:t>
        </w:r>
      </w:ins>
      <w:r>
        <w:rPr>
          <w:rFonts w:ascii="Times New Roman" w:eastAsia="宋体" w:hAnsi="Times New Roman" w:cs="Times New Roman"/>
          <w:sz w:val="24"/>
          <w:szCs w:val="24"/>
        </w:rPr>
        <w:t>ore precise and comprehensive overview of blockchain consensus protocols has been introduced in [13].</w:t>
      </w:r>
    </w:p>
    <w:p w14:paraId="28F6467F" w14:textId="77777777" w:rsidR="00584A34" w:rsidRDefault="00CA5769" w:rsidP="00CA5769">
      <w:pPr>
        <w:spacing w:afterLines="100" w:after="312"/>
        <w:ind w:firstLine="420"/>
        <w:rPr>
          <w:ins w:id="99" w:author="Zhang Li" w:date="2022-06-16T10:22:00Z"/>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w:t>
      </w:r>
      <w:ins w:id="100" w:author="Zhang Li" w:date="2022-06-16T10:20:00Z">
        <w:r w:rsidR="00584A34">
          <w:rPr>
            <w:rFonts w:ascii="Times New Roman" w:eastAsia="宋体" w:hAnsi="Times New Roman" w:cs="Times New Roman"/>
            <w:sz w:val="24"/>
            <w:szCs w:val="24"/>
          </w:rPr>
          <w:t xml:space="preserve"> to</w:t>
        </w:r>
      </w:ins>
      <w:r>
        <w:rPr>
          <w:rFonts w:ascii="Times New Roman" w:eastAsia="宋体" w:hAnsi="Times New Roman" w:cs="Times New Roman"/>
          <w:sz w:val="24"/>
          <w:szCs w:val="24"/>
        </w:rPr>
        <w:t xml:space="preserve">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w:t>
      </w:r>
      <w:del w:id="101" w:author="Zhang Li" w:date="2022-06-16T10:20:00Z">
        <w:r w:rsidDel="00584A34">
          <w:rPr>
            <w:rFonts w:ascii="Times New Roman" w:eastAsia="宋体" w:hAnsi="Times New Roman" w:cs="Times New Roman"/>
            <w:sz w:val="24"/>
            <w:szCs w:val="24"/>
          </w:rPr>
          <w:delText xml:space="preserve">classical </w:delText>
        </w:r>
      </w:del>
      <w:ins w:id="102" w:author="Zhang Li" w:date="2022-06-16T10:20:00Z">
        <w:r w:rsidR="00584A34">
          <w:rPr>
            <w:rFonts w:ascii="Times New Roman" w:eastAsia="宋体" w:hAnsi="Times New Roman" w:cs="Times New Roman"/>
            <w:sz w:val="24"/>
            <w:szCs w:val="24"/>
          </w:rPr>
          <w:t xml:space="preserve">classic </w:t>
        </w:r>
      </w:ins>
      <w:r>
        <w:rPr>
          <w:rFonts w:ascii="Times New Roman" w:eastAsia="宋体" w:hAnsi="Times New Roman" w:cs="Times New Roman"/>
          <w:sz w:val="24"/>
          <w:szCs w:val="24"/>
        </w:rPr>
        <w:t xml:space="preserve">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t>
      </w:r>
      <w:del w:id="103" w:author="Zhang Li" w:date="2022-06-16T10:21:00Z">
        <w:r w:rsidDel="00584A34">
          <w:rPr>
            <w:rFonts w:ascii="Times New Roman" w:eastAsia="宋体" w:hAnsi="Times New Roman" w:cs="Times New Roman"/>
            <w:sz w:val="24"/>
            <w:szCs w:val="24"/>
          </w:rPr>
          <w:delText xml:space="preserve">while </w:delText>
        </w:r>
      </w:del>
      <w:ins w:id="104" w:author="Zhang Li" w:date="2022-06-16T10:21:00Z">
        <w:r w:rsidR="00584A34">
          <w:rPr>
            <w:rFonts w:ascii="Times New Roman" w:eastAsia="宋体" w:hAnsi="Times New Roman" w:cs="Times New Roman"/>
            <w:sz w:val="24"/>
            <w:szCs w:val="24"/>
          </w:rPr>
          <w:t xml:space="preserve">even though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105" w:author="Zhang Li" w:date="2022-06-16T10:21:00Z">
        <w:r w:rsidR="00584A34">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of generate a block, the block-confirmation latency of PoW-based blockchain protocol is large, and transaction throughput is limitation. In addition, there are some other physical-resource-proof-based consensus protocols </w:t>
      </w:r>
      <w:del w:id="106" w:author="Zhang Li" w:date="2022-06-16T10:21:00Z">
        <w:r w:rsidDel="00584A34">
          <w:rPr>
            <w:rFonts w:ascii="Times New Roman" w:eastAsia="宋体" w:hAnsi="Times New Roman" w:cs="Times New Roman"/>
            <w:sz w:val="24"/>
            <w:szCs w:val="24"/>
          </w:rPr>
          <w:delText xml:space="preserve">include </w:delText>
        </w:r>
      </w:del>
      <w:ins w:id="107" w:author="Zhang Li" w:date="2022-06-16T10:21:00Z">
        <w:r w:rsidR="00584A34">
          <w:rPr>
            <w:rFonts w:ascii="Times New Roman" w:eastAsia="宋体" w:hAnsi="Times New Roman" w:cs="Times New Roman"/>
            <w:sz w:val="24"/>
            <w:szCs w:val="24"/>
          </w:rPr>
          <w:t xml:space="preserve">including </w:t>
        </w:r>
      </w:ins>
      <w:del w:id="108" w:author="Zhang Li" w:date="2022-06-16T10:21:00Z">
        <w:r w:rsidRPr="00660500" w:rsidDel="00584A34">
          <w:rPr>
            <w:rFonts w:ascii="Times New Roman" w:eastAsia="宋体" w:hAnsi="Times New Roman" w:cs="Times New Roman"/>
            <w:sz w:val="24"/>
            <w:szCs w:val="24"/>
          </w:rPr>
          <w:delText xml:space="preserve">Proof </w:delText>
        </w:r>
      </w:del>
      <w:ins w:id="109" w:author="Zhang Li" w:date="2022-06-16T10:21:00Z">
        <w:r w:rsidR="00584A34" w:rsidRPr="00660500">
          <w:rPr>
            <w:rFonts w:ascii="Times New Roman" w:eastAsia="宋体" w:hAnsi="Times New Roman" w:cs="Times New Roman"/>
            <w:sz w:val="24"/>
            <w:szCs w:val="24"/>
          </w:rPr>
          <w:t>Proof</w:t>
        </w:r>
        <w:r w:rsidR="00584A34">
          <w:rPr>
            <w:rFonts w:ascii="Times New Roman" w:eastAsia="宋体" w:hAnsi="Times New Roman" w:cs="Times New Roman"/>
            <w:sz w:val="24"/>
            <w:szCs w:val="24"/>
          </w:rPr>
          <w:t>-</w:t>
        </w:r>
      </w:ins>
      <w:del w:id="110" w:author="Zhang Li" w:date="2022-06-16T10:21:00Z">
        <w:r w:rsidRPr="00660500" w:rsidDel="00584A34">
          <w:rPr>
            <w:rFonts w:ascii="Times New Roman" w:eastAsia="宋体" w:hAnsi="Times New Roman" w:cs="Times New Roman"/>
            <w:sz w:val="24"/>
            <w:szCs w:val="24"/>
          </w:rPr>
          <w:delText xml:space="preserve">of </w:delText>
        </w:r>
      </w:del>
      <w:ins w:id="111" w:author="Zhang Li" w:date="2022-06-16T10:21:00Z">
        <w:r w:rsidR="00584A34" w:rsidRPr="00660500">
          <w:rPr>
            <w:rFonts w:ascii="Times New Roman" w:eastAsia="宋体" w:hAnsi="Times New Roman" w:cs="Times New Roman"/>
            <w:sz w:val="24"/>
            <w:szCs w:val="24"/>
          </w:rPr>
          <w:t>of</w:t>
        </w:r>
        <w:r w:rsidR="00584A34">
          <w:rPr>
            <w:rFonts w:ascii="Times New Roman" w:eastAsia="宋体" w:hAnsi="Times New Roman" w:cs="Times New Roman"/>
            <w:sz w:val="24"/>
            <w:szCs w:val="24"/>
          </w:rPr>
          <w:t>-</w:t>
        </w:r>
      </w:ins>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w:t>
      </w:r>
      <w:del w:id="112" w:author="Zhang Li" w:date="2022-06-16T10:21:00Z">
        <w:r w:rsidRPr="00660500" w:rsidDel="00584A34">
          <w:rPr>
            <w:rFonts w:ascii="Times New Roman" w:eastAsia="宋体" w:hAnsi="Times New Roman" w:cs="Times New Roman"/>
            <w:sz w:val="24"/>
            <w:szCs w:val="24"/>
          </w:rPr>
          <w:delText xml:space="preserve">Proof </w:delText>
        </w:r>
      </w:del>
      <w:ins w:id="113" w:author="Zhang Li" w:date="2022-06-16T10:21:00Z">
        <w:r w:rsidR="00584A34" w:rsidRPr="00660500">
          <w:rPr>
            <w:rFonts w:ascii="Times New Roman" w:eastAsia="宋体" w:hAnsi="Times New Roman" w:cs="Times New Roman"/>
            <w:sz w:val="24"/>
            <w:szCs w:val="24"/>
          </w:rPr>
          <w:t>Proof</w:t>
        </w:r>
        <w:r w:rsidR="00584A34">
          <w:rPr>
            <w:rFonts w:ascii="Times New Roman" w:eastAsia="宋体" w:hAnsi="Times New Roman" w:cs="Times New Roman"/>
            <w:sz w:val="24"/>
            <w:szCs w:val="24"/>
          </w:rPr>
          <w:t>-</w:t>
        </w:r>
      </w:ins>
      <w:del w:id="114" w:author="Zhang Li" w:date="2022-06-16T10:21:00Z">
        <w:r w:rsidRPr="00660500" w:rsidDel="00584A34">
          <w:rPr>
            <w:rFonts w:ascii="Times New Roman" w:eastAsia="宋体" w:hAnsi="Times New Roman" w:cs="Times New Roman"/>
            <w:sz w:val="24"/>
            <w:szCs w:val="24"/>
          </w:rPr>
          <w:delText xml:space="preserve">of </w:delText>
        </w:r>
      </w:del>
      <w:ins w:id="115" w:author="Zhang Li" w:date="2022-06-16T10:21:00Z">
        <w:r w:rsidR="00584A34" w:rsidRPr="00660500">
          <w:rPr>
            <w:rFonts w:ascii="Times New Roman" w:eastAsia="宋体" w:hAnsi="Times New Roman" w:cs="Times New Roman"/>
            <w:sz w:val="24"/>
            <w:szCs w:val="24"/>
          </w:rPr>
          <w:t>of</w:t>
        </w:r>
        <w:r w:rsidR="00584A34">
          <w:rPr>
            <w:rFonts w:ascii="Times New Roman" w:eastAsia="宋体" w:hAnsi="Times New Roman" w:cs="Times New Roman"/>
            <w:sz w:val="24"/>
            <w:szCs w:val="24"/>
          </w:rPr>
          <w:t>-</w:t>
        </w:r>
      </w:ins>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del w:id="116" w:author="Zhang Li" w:date="2022-06-16T10:22:00Z">
        <w:r w:rsidDel="00584A34">
          <w:rPr>
            <w:rFonts w:ascii="Times New Roman" w:eastAsia="宋体" w:hAnsi="Times New Roman" w:cs="Times New Roman"/>
            <w:sz w:val="24"/>
            <w:szCs w:val="24"/>
          </w:rPr>
          <w:delText xml:space="preserve"> </w:delText>
        </w:r>
      </w:del>
    </w:p>
    <w:p w14:paraId="770DE8CA" w14:textId="6F1BA63B"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require consensus nodes </w:t>
      </w:r>
      <w:ins w:id="117" w:author="Zhang Li" w:date="2022-06-16T10:22:00Z">
        <w:r w:rsidR="00584A34">
          <w:rPr>
            <w:rFonts w:ascii="Times New Roman" w:eastAsia="宋体" w:hAnsi="Times New Roman" w:cs="Times New Roman"/>
            <w:sz w:val="24"/>
            <w:szCs w:val="24"/>
          </w:rPr>
          <w:t xml:space="preserve">to </w:t>
        </w:r>
      </w:ins>
      <w:r>
        <w:rPr>
          <w:rFonts w:ascii="Times New Roman" w:eastAsia="宋体" w:hAnsi="Times New Roman" w:cs="Times New Roman"/>
          <w:sz w:val="24"/>
          <w:szCs w:val="24"/>
        </w:rPr>
        <w:t xml:space="preserve">win block </w:t>
      </w:r>
      <w:r>
        <w:rPr>
          <w:rFonts w:ascii="Times New Roman" w:eastAsia="宋体" w:hAnsi="Times New Roman" w:cs="Times New Roman"/>
          <w:sz w:val="24"/>
          <w:szCs w:val="24"/>
        </w:rPr>
        <w:lastRenderedPageBreak/>
        <w:t>proposal chance by consuming huge physical resources, which lead to the massive waste of resources. As an alternative to physical-resource-proof-based consensus protocol, virtual-resource-proof-based consensus protocols</w:t>
      </w:r>
      <w:del w:id="118" w:author="Zhang Li" w:date="2022-06-16T10:22:00Z">
        <w:r w:rsidDel="00584A34">
          <w:rPr>
            <w:rFonts w:ascii="Times New Roman" w:eastAsia="宋体" w:hAnsi="Times New Roman" w:cs="Times New Roman"/>
            <w:sz w:val="24"/>
            <w:szCs w:val="24"/>
          </w:rPr>
          <w:delText xml:space="preserve"> can avoid large resources overhead. </w:delText>
        </w:r>
      </w:del>
      <w:ins w:id="119" w:author="Zhang Li" w:date="2022-06-16T10:22:00Z">
        <w:r w:rsidR="00584A34">
          <w:rPr>
            <w:rFonts w:ascii="Times New Roman" w:eastAsia="宋体" w:hAnsi="Times New Roman" w:cs="Times New Roman"/>
            <w:sz w:val="24"/>
            <w:szCs w:val="24"/>
          </w:rPr>
          <w:t xml:space="preserve">, such as </w:t>
        </w:r>
      </w:ins>
      <w:r>
        <w:rPr>
          <w:rFonts w:ascii="Times New Roman" w:eastAsia="宋体" w:hAnsi="Times New Roman" w:cs="Times New Roman"/>
          <w:sz w:val="24"/>
          <w:szCs w:val="24"/>
        </w:rPr>
        <w:t>Proof-of-Stake (PoS) [5]</w:t>
      </w:r>
      <w:ins w:id="120" w:author="Zhang Li" w:date="2022-06-16T10:23:00Z">
        <w:r w:rsidR="00584A34">
          <w:rPr>
            <w:rFonts w:ascii="Times New Roman" w:eastAsia="宋体" w:hAnsi="Times New Roman" w:cs="Times New Roman"/>
            <w:sz w:val="24"/>
            <w:szCs w:val="24"/>
          </w:rPr>
          <w:t>, can avoid large resources overhead.</w:t>
        </w:r>
      </w:ins>
      <w:del w:id="121" w:author="Zhang Li" w:date="2022-06-16T10:23:00Z">
        <w:r w:rsidDel="00584A34">
          <w:rPr>
            <w:rFonts w:ascii="Times New Roman" w:eastAsia="宋体" w:hAnsi="Times New Roman" w:cs="Times New Roman"/>
            <w:sz w:val="24"/>
            <w:szCs w:val="24"/>
          </w:rPr>
          <w:delText xml:space="preserve"> is a typical consensus algorithm for virtual-resource-proof-based blockchain consensus protocols. Consensus</w:delText>
        </w:r>
      </w:del>
      <w:ins w:id="122" w:author="Zhang Li" w:date="2022-06-16T10:23:00Z">
        <w:r w:rsidR="00584A34">
          <w:rPr>
            <w:rFonts w:ascii="Times New Roman" w:eastAsia="宋体" w:hAnsi="Times New Roman" w:cs="Times New Roman"/>
            <w:sz w:val="24"/>
            <w:szCs w:val="24"/>
          </w:rPr>
          <w:t xml:space="preserve"> In PoS,</w:t>
        </w:r>
      </w:ins>
      <w:r>
        <w:rPr>
          <w:rFonts w:ascii="Times New Roman" w:eastAsia="宋体" w:hAnsi="Times New Roman" w:cs="Times New Roman"/>
          <w:sz w:val="24"/>
          <w:szCs w:val="24"/>
        </w:rPr>
        <w:t xml:space="preserve"> nodes </w:t>
      </w:r>
      <w:del w:id="123" w:author="Zhang Li" w:date="2022-06-16T10:23:00Z">
        <w:r w:rsidDel="00584A34">
          <w:rPr>
            <w:rFonts w:ascii="Times New Roman" w:eastAsia="宋体" w:hAnsi="Times New Roman" w:cs="Times New Roman"/>
            <w:sz w:val="24"/>
            <w:szCs w:val="24"/>
          </w:rPr>
          <w:delText xml:space="preserve">is </w:delText>
        </w:r>
      </w:del>
      <w:ins w:id="124" w:author="Zhang Li" w:date="2022-06-16T10:23:00Z">
        <w:r w:rsidR="00584A34">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35F2FE65" w:rsidR="00CA5769" w:rsidRDefault="00CA5769" w:rsidP="0025336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w:t>
      </w:r>
      <w:ins w:id="125" w:author="Zhang Li" w:date="2022-06-16T10:24:00Z">
        <w:r w:rsidR="00584A34">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practical Byzantine fault tolerant consensus protocol (PBFT) used in Hyperledger Fabric [19]. A block proposer </w:t>
      </w:r>
      <w:del w:id="126" w:author="Zhang Li" w:date="2022-06-16T10:24:00Z">
        <w:r w:rsidDel="008A27FF">
          <w:rPr>
            <w:rFonts w:ascii="Times New Roman" w:eastAsia="宋体" w:hAnsi="Times New Roman" w:cs="Times New Roman"/>
            <w:sz w:val="24"/>
            <w:szCs w:val="24"/>
          </w:rPr>
          <w:delText xml:space="preserve">is </w:delText>
        </w:r>
      </w:del>
      <w:ins w:id="127" w:author="Zhang Li" w:date="2022-06-16T10:24:00Z">
        <w:r w:rsidR="008A27FF">
          <w:rPr>
            <w:rFonts w:ascii="Times New Roman" w:eastAsia="宋体" w:hAnsi="Times New Roman" w:cs="Times New Roman"/>
            <w:sz w:val="24"/>
            <w:szCs w:val="24"/>
          </w:rPr>
          <w:t xml:space="preserve">that </w:t>
        </w:r>
      </w:ins>
      <w:r>
        <w:rPr>
          <w:rFonts w:ascii="Times New Roman" w:eastAsia="宋体" w:hAnsi="Times New Roman" w:cs="Times New Roman"/>
          <w:sz w:val="24"/>
          <w:szCs w:val="24"/>
        </w:rPr>
        <w:t>elected from all consensus nodes</w:t>
      </w:r>
      <w:del w:id="128" w:author="Zhang Li" w:date="2022-06-16T10:24:00Z">
        <w:r w:rsidDel="008A27FF">
          <w:rPr>
            <w:rFonts w:ascii="Times New Roman" w:eastAsia="宋体" w:hAnsi="Times New Roman" w:cs="Times New Roman"/>
            <w:sz w:val="24"/>
            <w:szCs w:val="24"/>
          </w:rPr>
          <w:delText xml:space="preserve"> to propose a new block. And then the block proposer</w:delText>
        </w:r>
      </w:del>
      <w:r>
        <w:rPr>
          <w:rFonts w:ascii="Times New Roman" w:eastAsia="宋体" w:hAnsi="Times New Roman" w:cs="Times New Roman"/>
          <w:sz w:val="24"/>
          <w:szCs w:val="24"/>
        </w:rPr>
        <w:t xml:space="preserve"> is responsible for driving communication of vote phase. </w:t>
      </w:r>
      <w:ins w:id="129" w:author="Zhang Li" w:date="2022-06-16T10:33:00Z">
        <w:r w:rsidR="006E05D0">
          <w:rPr>
            <w:rFonts w:ascii="Times New Roman" w:eastAsia="宋体" w:hAnsi="Times New Roman" w:cs="Times New Roman"/>
            <w:sz w:val="24"/>
            <w:szCs w:val="24"/>
          </w:rPr>
          <w:t>Because consensus nodes are not required to mortgage assets or consume resource</w:t>
        </w:r>
      </w:ins>
      <w:ins w:id="130" w:author="Zhang Li" w:date="2022-06-16T10:34:00Z">
        <w:r w:rsidR="006E05D0">
          <w:rPr>
            <w:rFonts w:ascii="Times New Roman" w:eastAsia="宋体" w:hAnsi="Times New Roman" w:cs="Times New Roman"/>
            <w:sz w:val="24"/>
            <w:szCs w:val="24"/>
          </w:rPr>
          <w:t>,</w:t>
        </w:r>
      </w:ins>
      <w:del w:id="131" w:author="Zhang Li" w:date="2022-06-16T10:34:00Z">
        <w:r w:rsidDel="006E05D0">
          <w:rPr>
            <w:rFonts w:ascii="Times New Roman" w:eastAsia="宋体" w:hAnsi="Times New Roman" w:cs="Times New Roman"/>
            <w:sz w:val="24"/>
            <w:szCs w:val="24"/>
          </w:rPr>
          <w:delText>The cost of</w:delText>
        </w:r>
      </w:del>
      <w:r>
        <w:rPr>
          <w:rFonts w:ascii="Times New Roman" w:eastAsia="宋体" w:hAnsi="Times New Roman" w:cs="Times New Roman"/>
          <w:sz w:val="24"/>
          <w:szCs w:val="24"/>
        </w:rPr>
        <w:t xml:space="preserve"> adversary </w:t>
      </w:r>
      <w:ins w:id="132" w:author="Zhang Li" w:date="2022-06-16T10:34:00Z">
        <w:r w:rsidR="006E05D0">
          <w:rPr>
            <w:rFonts w:ascii="Times New Roman" w:eastAsia="宋体" w:hAnsi="Times New Roman" w:cs="Times New Roman"/>
            <w:sz w:val="24"/>
            <w:szCs w:val="24"/>
          </w:rPr>
          <w:t xml:space="preserve">can </w:t>
        </w:r>
        <w:r w:rsidR="00305A9F">
          <w:rPr>
            <w:rFonts w:ascii="Times New Roman" w:eastAsia="宋体" w:hAnsi="Times New Roman" w:cs="Times New Roman"/>
            <w:sz w:val="24"/>
            <w:szCs w:val="24"/>
          </w:rPr>
          <w:t xml:space="preserve">be </w:t>
        </w:r>
      </w:ins>
      <w:ins w:id="133" w:author="Zhang Li" w:date="2022-06-16T10:35:00Z">
        <w:r w:rsidR="00305A9F">
          <w:rPr>
            <w:rFonts w:ascii="Times New Roman" w:eastAsia="宋体" w:hAnsi="Times New Roman" w:cs="Times New Roman"/>
            <w:sz w:val="24"/>
            <w:szCs w:val="24"/>
          </w:rPr>
          <w:t xml:space="preserve">malicious </w:t>
        </w:r>
      </w:ins>
      <w:ins w:id="134" w:author="Zhang Li" w:date="2022-06-16T10:36:00Z">
        <w:r w:rsidR="00305A9F">
          <w:rPr>
            <w:rFonts w:ascii="Times New Roman" w:eastAsia="宋体" w:hAnsi="Times New Roman" w:cs="Times New Roman"/>
            <w:sz w:val="24"/>
            <w:szCs w:val="24"/>
          </w:rPr>
          <w:t xml:space="preserve">in consensus process </w:t>
        </w:r>
      </w:ins>
      <w:ins w:id="135" w:author="Zhang Li" w:date="2022-06-16T10:35:00Z">
        <w:r w:rsidR="00305A9F">
          <w:rPr>
            <w:rFonts w:ascii="Times New Roman" w:eastAsia="宋体" w:hAnsi="Times New Roman" w:cs="Times New Roman"/>
            <w:sz w:val="24"/>
            <w:szCs w:val="24"/>
          </w:rPr>
          <w:t xml:space="preserve">with </w:t>
        </w:r>
      </w:ins>
      <w:del w:id="136" w:author="Zhang Li" w:date="2022-06-16T10:35:00Z">
        <w:r w:rsidDel="00305A9F">
          <w:rPr>
            <w:rFonts w:ascii="Times New Roman" w:eastAsia="宋体" w:hAnsi="Times New Roman" w:cs="Times New Roman"/>
            <w:sz w:val="24"/>
            <w:szCs w:val="24"/>
          </w:rPr>
          <w:delText xml:space="preserve">being malicious in communication-based consensus protocols should be </w:delText>
        </w:r>
      </w:del>
      <w:r>
        <w:rPr>
          <w:rFonts w:ascii="Times New Roman" w:eastAsia="宋体" w:hAnsi="Times New Roman" w:cs="Times New Roman"/>
          <w:sz w:val="24"/>
          <w:szCs w:val="24"/>
        </w:rPr>
        <w:t>small</w:t>
      </w:r>
      <w:ins w:id="137" w:author="Zhang Li" w:date="2022-06-16T10:35:00Z">
        <w:r w:rsidR="00305A9F">
          <w:rPr>
            <w:rFonts w:ascii="Times New Roman" w:eastAsia="宋体" w:hAnsi="Times New Roman" w:cs="Times New Roman"/>
            <w:sz w:val="24"/>
            <w:szCs w:val="24"/>
          </w:rPr>
          <w:t xml:space="preserve"> cost</w:t>
        </w:r>
      </w:ins>
      <w:r>
        <w:rPr>
          <w:rFonts w:ascii="Times New Roman" w:eastAsia="宋体" w:hAnsi="Times New Roman" w:cs="Times New Roman"/>
          <w:sz w:val="24"/>
          <w:szCs w:val="24"/>
        </w:rPr>
        <w:t xml:space="preserve">. </w:t>
      </w:r>
      <w:del w:id="138" w:author="Zhang Li" w:date="2022-06-16T10:37:00Z">
        <w:r w:rsidDel="00305A9F">
          <w:rPr>
            <w:rFonts w:ascii="Times New Roman" w:eastAsia="宋体" w:hAnsi="Times New Roman" w:cs="Times New Roman"/>
            <w:sz w:val="24"/>
            <w:szCs w:val="24"/>
          </w:rPr>
          <w:delText xml:space="preserve">Because consensus nodes not require to mortgage assets or consume resource in consensus process. </w:delText>
        </w:r>
      </w:del>
      <w:del w:id="139" w:author="Zhang Li" w:date="2022-06-16T10:38:00Z">
        <w:r w:rsidDel="00305A9F">
          <w:rPr>
            <w:rFonts w:ascii="Times New Roman" w:eastAsia="宋体" w:hAnsi="Times New Roman" w:cs="Times New Roman"/>
            <w:sz w:val="24"/>
            <w:szCs w:val="24"/>
          </w:rPr>
          <w:delText>However, the cooperation mechanism of these</w:delText>
        </w:r>
      </w:del>
      <w:ins w:id="140" w:author="Zhang Li" w:date="2022-06-16T10:38:00Z">
        <w:r w:rsidR="00305A9F">
          <w:rPr>
            <w:rFonts w:ascii="Times New Roman" w:eastAsia="宋体" w:hAnsi="Times New Roman" w:cs="Times New Roman"/>
            <w:sz w:val="24"/>
            <w:szCs w:val="24"/>
          </w:rPr>
          <w:t>Communication-based consensus</w:t>
        </w:r>
      </w:ins>
      <w:r>
        <w:rPr>
          <w:rFonts w:ascii="Times New Roman" w:eastAsia="宋体" w:hAnsi="Times New Roman" w:cs="Times New Roman"/>
          <w:sz w:val="24"/>
          <w:szCs w:val="24"/>
        </w:rPr>
        <w:t xml:space="preserve"> protocols </w:t>
      </w:r>
      <w:del w:id="141" w:author="Zhang Li" w:date="2022-06-16T10:39:00Z">
        <w:r w:rsidDel="00305A9F">
          <w:rPr>
            <w:rFonts w:ascii="Times New Roman" w:eastAsia="宋体" w:hAnsi="Times New Roman" w:cs="Times New Roman"/>
            <w:sz w:val="24"/>
            <w:szCs w:val="24"/>
          </w:rPr>
          <w:delText xml:space="preserve">can </w:delText>
        </w:r>
      </w:del>
      <w:r>
        <w:rPr>
          <w:rFonts w:ascii="Times New Roman" w:eastAsia="宋体" w:hAnsi="Times New Roman" w:cs="Times New Roman"/>
          <w:sz w:val="24"/>
          <w:szCs w:val="24"/>
        </w:rPr>
        <w:t>eliminate the influence of malicious behavior to ensure blockchain system security</w:t>
      </w:r>
      <w:ins w:id="142" w:author="Zhang Li" w:date="2022-06-16T10:39:00Z">
        <w:r w:rsidR="00305A9F">
          <w:rPr>
            <w:rFonts w:ascii="Times New Roman" w:eastAsia="宋体" w:hAnsi="Times New Roman" w:cs="Times New Roman"/>
            <w:sz w:val="24"/>
            <w:szCs w:val="24"/>
          </w:rPr>
          <w:t xml:space="preserve"> by cooperation mechanism</w:t>
        </w:r>
      </w:ins>
      <w:r>
        <w:rPr>
          <w:rFonts w:ascii="Times New Roman" w:eastAsia="宋体" w:hAnsi="Times New Roman" w:cs="Times New Roman"/>
          <w:sz w:val="24"/>
          <w:szCs w:val="24"/>
        </w:rPr>
        <w:t>.</w:t>
      </w:r>
      <w:del w:id="143" w:author="Zhang Li" w:date="2022-06-16T10:41:00Z">
        <w:r w:rsidDel="006C512C">
          <w:rPr>
            <w:rFonts w:ascii="Times New Roman" w:eastAsia="宋体" w:hAnsi="Times New Roman" w:cs="Times New Roman"/>
            <w:sz w:val="24"/>
            <w:szCs w:val="24"/>
          </w:rPr>
          <w:delText xml:space="preserve"> </w:delText>
        </w:r>
      </w:del>
      <w:ins w:id="144" w:author="Zhang Li" w:date="2022-06-16T11:18:00Z">
        <w:r w:rsidR="00337C13">
          <w:rPr>
            <w:rFonts w:ascii="Times New Roman" w:eastAsia="宋体" w:hAnsi="Times New Roman" w:cs="Times New Roman"/>
            <w:sz w:val="24"/>
            <w:szCs w:val="24"/>
          </w:rPr>
          <w:t xml:space="preserve"> </w:t>
        </w:r>
      </w:ins>
      <w:ins w:id="145" w:author="Zhang Li" w:date="2022-06-16T11:24:00Z">
        <w:r w:rsidR="0046196D">
          <w:rPr>
            <w:rFonts w:ascii="Times New Roman" w:eastAsia="宋体" w:hAnsi="Times New Roman" w:cs="Times New Roman"/>
            <w:sz w:val="24"/>
            <w:szCs w:val="24"/>
          </w:rPr>
          <w:t>S</w:t>
        </w:r>
      </w:ins>
      <w:ins w:id="146" w:author="Zhang Li" w:date="2022-06-16T11:23:00Z">
        <w:r w:rsidR="00374D31">
          <w:rPr>
            <w:rFonts w:ascii="Times New Roman" w:eastAsia="宋体" w:hAnsi="Times New Roman" w:cs="Times New Roman"/>
            <w:sz w:val="24"/>
            <w:szCs w:val="24"/>
          </w:rPr>
          <w:t>ince the communication of nodes is driven by leader</w:t>
        </w:r>
        <w:r w:rsidR="00374D31">
          <w:rPr>
            <w:rFonts w:ascii="Times New Roman" w:eastAsia="宋体" w:hAnsi="Times New Roman" w:cs="Times New Roman" w:hint="eastAsia"/>
            <w:sz w:val="24"/>
            <w:szCs w:val="24"/>
          </w:rPr>
          <w:t>,</w:t>
        </w:r>
        <w:r w:rsidR="00374D31">
          <w:rPr>
            <w:rFonts w:ascii="Times New Roman" w:eastAsia="宋体" w:hAnsi="Times New Roman" w:cs="Times New Roman"/>
            <w:sz w:val="24"/>
            <w:szCs w:val="24"/>
          </w:rPr>
          <w:t xml:space="preserve"> </w:t>
        </w:r>
      </w:ins>
      <w:ins w:id="147" w:author="Zhang Li" w:date="2022-06-16T11:22:00Z">
        <w:r w:rsidR="00374D31">
          <w:rPr>
            <w:rFonts w:ascii="Times New Roman" w:eastAsia="宋体" w:hAnsi="Times New Roman" w:cs="Times New Roman"/>
            <w:sz w:val="24"/>
            <w:szCs w:val="24"/>
          </w:rPr>
          <w:t>t</w:t>
        </w:r>
      </w:ins>
      <w:ins w:id="148" w:author="Zhang Li" w:date="2022-06-16T11:18:00Z">
        <w:r w:rsidR="00337C13">
          <w:rPr>
            <w:rFonts w:ascii="Times New Roman" w:eastAsia="宋体" w:hAnsi="Times New Roman" w:cs="Times New Roman"/>
            <w:sz w:val="24"/>
            <w:szCs w:val="24"/>
          </w:rPr>
          <w:t xml:space="preserve">he consensus security of most communication-based consensus protocols depends on the correctness of leader. </w:t>
        </w:r>
      </w:ins>
      <w:ins w:id="149" w:author="Zhang Li" w:date="2022-06-16T11:27:00Z">
        <w:r w:rsidR="0046196D">
          <w:rPr>
            <w:rFonts w:ascii="Times New Roman" w:eastAsia="宋体" w:hAnsi="Times New Roman" w:cs="Times New Roman"/>
            <w:sz w:val="24"/>
            <w:szCs w:val="24"/>
          </w:rPr>
          <w:t>In communication-based blockchain consensus protocols, v</w:t>
        </w:r>
      </w:ins>
      <w:ins w:id="150" w:author="Zhang Li" w:date="2022-06-16T11:19:00Z">
        <w:r w:rsidR="00374D31">
          <w:rPr>
            <w:rFonts w:ascii="Times New Roman" w:eastAsia="宋体" w:hAnsi="Times New Roman" w:cs="Times New Roman"/>
            <w:sz w:val="24"/>
            <w:szCs w:val="24"/>
          </w:rPr>
          <w:t>iew change happens wh</w:t>
        </w:r>
      </w:ins>
      <w:ins w:id="151" w:author="Zhang Li" w:date="2022-06-16T11:20:00Z">
        <w:r w:rsidR="00374D31">
          <w:rPr>
            <w:rFonts w:ascii="Times New Roman" w:eastAsia="宋体" w:hAnsi="Times New Roman" w:cs="Times New Roman"/>
            <w:sz w:val="24"/>
            <w:szCs w:val="24"/>
          </w:rPr>
          <w:t xml:space="preserve">en </w:t>
        </w:r>
      </w:ins>
      <w:ins w:id="152" w:author="Zhang Li" w:date="2022-06-16T11:18:00Z">
        <w:r w:rsidR="00337C13">
          <w:rPr>
            <w:rFonts w:ascii="Times New Roman" w:eastAsia="宋体" w:hAnsi="Times New Roman" w:cs="Times New Roman"/>
            <w:sz w:val="24"/>
            <w:szCs w:val="24"/>
          </w:rPr>
          <w:t>faulty leader leads to the interruption of consensus process.</w:t>
        </w:r>
      </w:ins>
      <w:ins w:id="153" w:author="Zhang Li" w:date="2022-06-16T11:32:00Z">
        <w:r w:rsidR="004F047C">
          <w:rPr>
            <w:rFonts w:ascii="Times New Roman" w:eastAsia="宋体" w:hAnsi="Times New Roman" w:cs="Times New Roman"/>
            <w:sz w:val="24"/>
            <w:szCs w:val="24"/>
          </w:rPr>
          <w:t xml:space="preserve"> </w:t>
        </w:r>
      </w:ins>
      <w:ins w:id="154" w:author="Zhang Li" w:date="2022-06-16T11:46:00Z">
        <w:r w:rsidR="00FB55AA">
          <w:rPr>
            <w:rFonts w:ascii="Times New Roman" w:eastAsia="宋体" w:hAnsi="Times New Roman" w:cs="Times New Roman"/>
            <w:sz w:val="24"/>
            <w:szCs w:val="24"/>
          </w:rPr>
          <w:t>For example, Tendermint consensus algorithm of Cosmos [22] adopts leader rotation mechanism to avoid adversary</w:t>
        </w:r>
      </w:ins>
      <w:ins w:id="155" w:author="Zhang Li" w:date="2022-06-16T11:48:00Z">
        <w:r w:rsidR="00FB55AA">
          <w:rPr>
            <w:rFonts w:ascii="Times New Roman" w:eastAsia="宋体" w:hAnsi="Times New Roman" w:cs="Times New Roman"/>
            <w:sz w:val="24"/>
            <w:szCs w:val="24"/>
          </w:rPr>
          <w:t xml:space="preserve"> </w:t>
        </w:r>
      </w:ins>
      <w:ins w:id="156" w:author="Zhang Li" w:date="2022-06-16T11:49:00Z">
        <w:r w:rsidR="00FB55AA">
          <w:rPr>
            <w:rFonts w:ascii="Times New Roman" w:eastAsia="宋体" w:hAnsi="Times New Roman" w:cs="Times New Roman"/>
            <w:sz w:val="24"/>
            <w:szCs w:val="24"/>
          </w:rPr>
          <w:t>corruption</w:t>
        </w:r>
      </w:ins>
      <w:ins w:id="157" w:author="Zhang Li" w:date="2022-06-16T11:46:00Z">
        <w:r w:rsidR="00FB55AA">
          <w:rPr>
            <w:rFonts w:ascii="Times New Roman" w:eastAsia="宋体" w:hAnsi="Times New Roman" w:cs="Times New Roman"/>
            <w:sz w:val="24"/>
            <w:szCs w:val="24"/>
          </w:rPr>
          <w:t>. And Algorand consensus protocol [23]</w:t>
        </w:r>
      </w:ins>
      <w:ins w:id="158" w:author="Zhang Li" w:date="2022-06-16T11:47:00Z">
        <w:r w:rsidR="00FB55AA">
          <w:rPr>
            <w:rFonts w:ascii="Times New Roman" w:eastAsia="宋体" w:hAnsi="Times New Roman" w:cs="Times New Roman"/>
            <w:sz w:val="24"/>
            <w:szCs w:val="24"/>
          </w:rPr>
          <w:t xml:space="preserve"> use VRF-based leader election algorithm to </w:t>
        </w:r>
      </w:ins>
      <w:ins w:id="159" w:author="Zhang Li" w:date="2022-06-16T11:49:00Z">
        <w:r w:rsidR="0025336E">
          <w:rPr>
            <w:rFonts w:ascii="Times New Roman" w:eastAsia="宋体" w:hAnsi="Times New Roman" w:cs="Times New Roman"/>
            <w:sz w:val="24"/>
            <w:szCs w:val="24"/>
          </w:rPr>
          <w:t>prevent a</w:t>
        </w:r>
      </w:ins>
      <w:ins w:id="160" w:author="Zhang Li" w:date="2022-06-16T11:50:00Z">
        <w:r w:rsidR="0025336E">
          <w:rPr>
            <w:rFonts w:ascii="Times New Roman" w:eastAsia="宋体" w:hAnsi="Times New Roman" w:cs="Times New Roman"/>
            <w:sz w:val="24"/>
            <w:szCs w:val="24"/>
          </w:rPr>
          <w:t>dversary kn</w:t>
        </w:r>
      </w:ins>
      <w:ins w:id="161" w:author="Zhang Li" w:date="2022-06-16T11:51:00Z">
        <w:r w:rsidR="0025336E">
          <w:rPr>
            <w:rFonts w:ascii="Times New Roman" w:eastAsia="宋体" w:hAnsi="Times New Roman" w:cs="Times New Roman"/>
            <w:sz w:val="24"/>
            <w:szCs w:val="24"/>
          </w:rPr>
          <w:t>ow</w:t>
        </w:r>
      </w:ins>
      <w:ins w:id="162" w:author="Zhang Li" w:date="2022-06-16T11:53:00Z">
        <w:r w:rsidR="0025336E">
          <w:rPr>
            <w:rFonts w:ascii="Times New Roman" w:eastAsia="宋体" w:hAnsi="Times New Roman" w:cs="Times New Roman"/>
            <w:sz w:val="24"/>
            <w:szCs w:val="24"/>
          </w:rPr>
          <w:t>ing</w:t>
        </w:r>
      </w:ins>
      <w:ins w:id="163" w:author="Zhang Li" w:date="2022-06-16T11:51:00Z">
        <w:r w:rsidR="0025336E">
          <w:rPr>
            <w:rFonts w:ascii="Times New Roman" w:eastAsia="宋体" w:hAnsi="Times New Roman" w:cs="Times New Roman"/>
            <w:sz w:val="24"/>
            <w:szCs w:val="24"/>
          </w:rPr>
          <w:t xml:space="preserve"> the information of</w:t>
        </w:r>
      </w:ins>
      <w:ins w:id="164" w:author="Zhang Li" w:date="2022-06-16T11:50:00Z">
        <w:r w:rsidR="0025336E">
          <w:rPr>
            <w:rFonts w:ascii="Times New Roman" w:eastAsia="宋体" w:hAnsi="Times New Roman" w:cs="Times New Roman"/>
            <w:sz w:val="24"/>
            <w:szCs w:val="24"/>
          </w:rPr>
          <w:t xml:space="preserve"> leader</w:t>
        </w:r>
      </w:ins>
      <w:ins w:id="165" w:author="Zhang Li" w:date="2022-06-16T11:51:00Z">
        <w:r w:rsidR="0025336E">
          <w:rPr>
            <w:rFonts w:ascii="Times New Roman" w:eastAsia="宋体" w:hAnsi="Times New Roman" w:cs="Times New Roman"/>
            <w:sz w:val="24"/>
            <w:szCs w:val="24"/>
          </w:rPr>
          <w:t xml:space="preserve"> </w:t>
        </w:r>
      </w:ins>
      <w:ins w:id="166" w:author="Zhang Li" w:date="2022-06-16T11:53:00Z">
        <w:r w:rsidR="0025336E">
          <w:rPr>
            <w:rFonts w:ascii="Times New Roman" w:eastAsia="宋体" w:hAnsi="Times New Roman" w:cs="Times New Roman"/>
            <w:sz w:val="24"/>
            <w:szCs w:val="24"/>
          </w:rPr>
          <w:t xml:space="preserve">in advance and damaging consensus process. </w:t>
        </w:r>
      </w:ins>
      <w:ins w:id="167" w:author="Zhang Li" w:date="2022-06-16T11:36:00Z">
        <w:r w:rsidR="00D44372">
          <w:rPr>
            <w:rFonts w:ascii="Times New Roman" w:eastAsia="宋体" w:hAnsi="Times New Roman" w:cs="Times New Roman"/>
            <w:sz w:val="24"/>
            <w:szCs w:val="24"/>
          </w:rPr>
          <w:t xml:space="preserve">Since </w:t>
        </w:r>
      </w:ins>
      <w:ins w:id="168" w:author="Zhang Li" w:date="2022-06-16T11:37:00Z">
        <w:r w:rsidR="00D44372">
          <w:rPr>
            <w:rFonts w:ascii="Times New Roman" w:eastAsia="宋体" w:hAnsi="Times New Roman" w:cs="Times New Roman"/>
            <w:sz w:val="24"/>
            <w:szCs w:val="24"/>
          </w:rPr>
          <w:t>massive message loss can lead to interruption of consensus process</w:t>
        </w:r>
      </w:ins>
      <w:ins w:id="169" w:author="Zhang Li" w:date="2022-06-16T11:32:00Z">
        <w:r w:rsidR="004F047C">
          <w:rPr>
            <w:rFonts w:ascii="Times New Roman" w:eastAsia="宋体" w:hAnsi="Times New Roman" w:cs="Times New Roman"/>
            <w:sz w:val="24"/>
            <w:szCs w:val="24"/>
          </w:rPr>
          <w:t xml:space="preserve">, the security of </w:t>
        </w:r>
      </w:ins>
      <w:ins w:id="170" w:author="Zhang Li" w:date="2022-06-16T11:33:00Z">
        <w:r w:rsidR="004F047C">
          <w:rPr>
            <w:rFonts w:ascii="Times New Roman" w:eastAsia="宋体" w:hAnsi="Times New Roman" w:cs="Times New Roman"/>
            <w:sz w:val="24"/>
            <w:szCs w:val="24"/>
          </w:rPr>
          <w:t xml:space="preserve">these protocols </w:t>
        </w:r>
        <w:proofErr w:type="gramStart"/>
        <w:r w:rsidR="004F047C">
          <w:rPr>
            <w:rFonts w:ascii="Times New Roman" w:eastAsia="宋体" w:hAnsi="Times New Roman" w:cs="Times New Roman"/>
            <w:sz w:val="24"/>
            <w:szCs w:val="24"/>
          </w:rPr>
          <w:t>rely</w:t>
        </w:r>
        <w:proofErr w:type="gramEnd"/>
        <w:r w:rsidR="004F047C">
          <w:rPr>
            <w:rFonts w:ascii="Times New Roman" w:eastAsia="宋体" w:hAnsi="Times New Roman" w:cs="Times New Roman"/>
            <w:sz w:val="24"/>
            <w:szCs w:val="24"/>
          </w:rPr>
          <w:t xml:space="preserve"> on reliable message transmission model</w:t>
        </w:r>
      </w:ins>
      <w:ins w:id="171" w:author="Zhang Li" w:date="2022-06-16T11:36:00Z">
        <w:r w:rsidR="00D44372">
          <w:rPr>
            <w:rFonts w:ascii="Times New Roman" w:eastAsia="宋体" w:hAnsi="Times New Roman" w:cs="Times New Roman"/>
            <w:sz w:val="24"/>
            <w:szCs w:val="24"/>
          </w:rPr>
          <w:t>.</w:t>
        </w:r>
      </w:ins>
    </w:p>
    <w:p w14:paraId="38729186" w14:textId="39125EAB" w:rsidR="00CA5769" w:rsidRDefault="0067739F" w:rsidP="00CA5769">
      <w:pPr>
        <w:spacing w:afterLines="100" w:after="312"/>
        <w:ind w:firstLine="420"/>
        <w:rPr>
          <w:rFonts w:ascii="Times New Roman" w:eastAsia="宋体" w:hAnsi="Times New Roman" w:cs="Times New Roman"/>
          <w:sz w:val="24"/>
          <w:szCs w:val="24"/>
        </w:rPr>
      </w:pPr>
      <w:ins w:id="172" w:author="Zhang Li" w:date="2022-06-16T11:02:00Z">
        <w:r>
          <w:rPr>
            <w:rFonts w:ascii="Times New Roman" w:eastAsia="宋体" w:hAnsi="Times New Roman" w:cs="Times New Roman"/>
            <w:sz w:val="24"/>
            <w:szCs w:val="24"/>
          </w:rPr>
          <w:t>T</w:t>
        </w:r>
      </w:ins>
      <w:ins w:id="173" w:author="Zhang Li" w:date="2022-06-16T11:00:00Z">
        <w:r>
          <w:rPr>
            <w:rFonts w:ascii="Times New Roman" w:eastAsia="宋体" w:hAnsi="Times New Roman" w:cs="Times New Roman"/>
            <w:sz w:val="24"/>
            <w:szCs w:val="24"/>
          </w:rPr>
          <w:t>he practical Byzantine fault tolerant</w:t>
        </w:r>
        <w:r w:rsidDel="00FD41CD">
          <w:rPr>
            <w:rFonts w:ascii="Times New Roman" w:eastAsia="宋体" w:hAnsi="Times New Roman" w:cs="Times New Roman"/>
            <w:sz w:val="24"/>
            <w:szCs w:val="24"/>
          </w:rPr>
          <w:t xml:space="preserve"> </w:t>
        </w:r>
      </w:ins>
      <w:del w:id="174" w:author="Zhang Li" w:date="2022-06-16T10:52:00Z">
        <w:r w:rsidR="00CA5769" w:rsidDel="00FD41CD">
          <w:rPr>
            <w:rFonts w:ascii="Times New Roman" w:eastAsia="宋体" w:hAnsi="Times New Roman" w:cs="Times New Roman"/>
            <w:sz w:val="24"/>
            <w:szCs w:val="24"/>
          </w:rPr>
          <w:delText>Communication</w:delText>
        </w:r>
      </w:del>
      <w:del w:id="175" w:author="Zhang Li" w:date="2022-06-16T11:00:00Z">
        <w:r w:rsidR="00CA5769" w:rsidDel="0067739F">
          <w:rPr>
            <w:rFonts w:ascii="Times New Roman" w:eastAsia="宋体" w:hAnsi="Times New Roman" w:cs="Times New Roman"/>
            <w:sz w:val="24"/>
            <w:szCs w:val="24"/>
          </w:rPr>
          <w:delText xml:space="preserve">-based blockchain </w:delText>
        </w:r>
      </w:del>
      <w:r w:rsidR="00CA5769">
        <w:rPr>
          <w:rFonts w:ascii="Times New Roman" w:eastAsia="宋体" w:hAnsi="Times New Roman" w:cs="Times New Roman"/>
          <w:sz w:val="24"/>
          <w:szCs w:val="24"/>
        </w:rPr>
        <w:t>consensus protocols</w:t>
      </w:r>
      <w:ins w:id="176" w:author="Zhang Li" w:date="2022-06-16T10:53:00Z">
        <w:r w:rsidR="00FD41CD">
          <w:rPr>
            <w:rFonts w:ascii="Times New Roman" w:eastAsia="宋体" w:hAnsi="Times New Roman" w:cs="Times New Roman"/>
            <w:sz w:val="24"/>
            <w:szCs w:val="24"/>
          </w:rPr>
          <w:t xml:space="preserve"> achieve consensus </w:t>
        </w:r>
      </w:ins>
      <w:ins w:id="177" w:author="Zhang Li" w:date="2022-06-16T11:02:00Z">
        <w:r>
          <w:rPr>
            <w:rFonts w:ascii="Times New Roman" w:eastAsia="宋体" w:hAnsi="Times New Roman" w:cs="Times New Roman"/>
            <w:sz w:val="24"/>
            <w:szCs w:val="24"/>
          </w:rPr>
          <w:t>among consensus nodes</w:t>
        </w:r>
      </w:ins>
      <w:ins w:id="178" w:author="Zhang Li" w:date="2022-06-16T10:55:00Z">
        <w:r w:rsidR="00FD41CD">
          <w:rPr>
            <w:rFonts w:ascii="Times New Roman" w:eastAsia="宋体" w:hAnsi="Times New Roman" w:cs="Times New Roman"/>
            <w:sz w:val="24"/>
            <w:szCs w:val="24"/>
          </w:rPr>
          <w:t xml:space="preserve"> </w:t>
        </w:r>
      </w:ins>
      <w:ins w:id="179" w:author="Zhang Li" w:date="2022-06-16T10:59:00Z">
        <w:r>
          <w:rPr>
            <w:rFonts w:ascii="Times New Roman" w:eastAsia="宋体" w:hAnsi="Times New Roman" w:cs="Times New Roman"/>
            <w:sz w:val="24"/>
            <w:szCs w:val="24"/>
          </w:rPr>
          <w:t xml:space="preserve">with </w:t>
        </w:r>
      </w:ins>
      <w:ins w:id="180" w:author="Zhang Li" w:date="2022-06-16T11:00:00Z">
        <w:r>
          <w:rPr>
            <w:rFonts w:ascii="Times New Roman" w:eastAsia="宋体" w:hAnsi="Times New Roman" w:cs="Times New Roman"/>
            <w:sz w:val="24"/>
            <w:szCs w:val="24"/>
          </w:rPr>
          <w:t xml:space="preserve">quadratic message </w:t>
        </w:r>
      </w:ins>
      <w:ins w:id="181" w:author="Zhang Li" w:date="2022-06-16T11:01:00Z">
        <w:r>
          <w:rPr>
            <w:rFonts w:ascii="Times New Roman" w:eastAsia="宋体" w:hAnsi="Times New Roman" w:cs="Times New Roman"/>
            <w:sz w:val="24"/>
            <w:szCs w:val="24"/>
          </w:rPr>
          <w:t>message complexity</w:t>
        </w:r>
      </w:ins>
      <w:ins w:id="182" w:author="Zhang Li" w:date="2022-06-16T10:53:00Z">
        <w:r w:rsidR="00FD41CD">
          <w:rPr>
            <w:rFonts w:ascii="Times New Roman" w:eastAsia="宋体" w:hAnsi="Times New Roman" w:cs="Times New Roman"/>
            <w:sz w:val="24"/>
            <w:szCs w:val="24"/>
          </w:rPr>
          <w:t>.</w:t>
        </w:r>
      </w:ins>
      <w:r w:rsidR="00CA5769">
        <w:rPr>
          <w:rFonts w:ascii="Times New Roman" w:eastAsia="宋体" w:hAnsi="Times New Roman" w:cs="Times New Roman"/>
          <w:sz w:val="24"/>
          <w:szCs w:val="24"/>
        </w:rPr>
        <w:t xml:space="preserve"> </w:t>
      </w:r>
      <w:ins w:id="183" w:author="Zhang Li" w:date="2022-06-16T10:56:00Z">
        <w:r w:rsidR="00FD41CD">
          <w:rPr>
            <w:rFonts w:ascii="Times New Roman" w:eastAsia="宋体" w:hAnsi="Times New Roman" w:cs="Times New Roman"/>
            <w:sz w:val="24"/>
            <w:szCs w:val="24"/>
          </w:rPr>
          <w:t xml:space="preserve">Thus, </w:t>
        </w:r>
      </w:ins>
      <w:ins w:id="184" w:author="Zhang Li" w:date="2022-06-16T11:03:00Z">
        <w:r w:rsidR="00226D54">
          <w:rPr>
            <w:rFonts w:ascii="Times New Roman" w:eastAsia="宋体" w:hAnsi="Times New Roman" w:cs="Times New Roman"/>
            <w:sz w:val="24"/>
            <w:szCs w:val="24"/>
          </w:rPr>
          <w:t>PBFT consensus protocol</w:t>
        </w:r>
      </w:ins>
      <w:ins w:id="185" w:author="Zhang Li" w:date="2022-06-16T10:56:00Z">
        <w:r w:rsidR="00FD41CD">
          <w:rPr>
            <w:rFonts w:ascii="Times New Roman" w:eastAsia="宋体" w:hAnsi="Times New Roman" w:cs="Times New Roman"/>
            <w:sz w:val="24"/>
            <w:szCs w:val="24"/>
          </w:rPr>
          <w:t xml:space="preserve"> usually </w:t>
        </w:r>
      </w:ins>
      <w:r w:rsidR="00CA5769">
        <w:rPr>
          <w:rFonts w:ascii="Times New Roman" w:eastAsia="宋体" w:hAnsi="Times New Roman" w:cs="Times New Roman"/>
          <w:sz w:val="24"/>
          <w:szCs w:val="24"/>
        </w:rPr>
        <w:t>have</w:t>
      </w:r>
      <w:ins w:id="186" w:author="Zhang Li" w:date="2022-06-16T10:57:00Z">
        <w:r w:rsidR="00FD41CD">
          <w:rPr>
            <w:rFonts w:ascii="Times New Roman" w:eastAsia="宋体" w:hAnsi="Times New Roman" w:cs="Times New Roman"/>
            <w:sz w:val="24"/>
            <w:szCs w:val="24"/>
          </w:rPr>
          <w:t xml:space="preserve"> low scalability due to</w:t>
        </w:r>
      </w:ins>
      <w:r w:rsidR="00FD41CD">
        <w:rPr>
          <w:rFonts w:ascii="Times New Roman" w:eastAsia="宋体" w:hAnsi="Times New Roman" w:cs="Times New Roman"/>
          <w:sz w:val="24"/>
          <w:szCs w:val="24"/>
        </w:rPr>
        <w:t xml:space="preserve"> </w:t>
      </w:r>
      <w:r w:rsidR="00CA5769">
        <w:rPr>
          <w:rFonts w:ascii="Times New Roman" w:eastAsia="宋体" w:hAnsi="Times New Roman" w:cs="Times New Roman"/>
          <w:sz w:val="24"/>
          <w:szCs w:val="24"/>
        </w:rPr>
        <w:t xml:space="preserve">high communication complexity </w:t>
      </w:r>
      <w:del w:id="187" w:author="Zhang Li" w:date="2022-06-16T10:44:00Z">
        <w:r w:rsidR="00CA5769" w:rsidDel="006C512C">
          <w:rPr>
            <w:rFonts w:ascii="Times New Roman" w:eastAsia="宋体" w:hAnsi="Times New Roman" w:cs="Times New Roman"/>
            <w:sz w:val="24"/>
            <w:szCs w:val="24"/>
          </w:rPr>
          <w:delText xml:space="preserve">of </w:delText>
        </w:r>
      </w:del>
      <w:del w:id="188" w:author="Zhang Li" w:date="2022-06-16T10:40:00Z">
        <w:r w:rsidR="00CA5769" w:rsidDel="006C512C">
          <w:rPr>
            <w:rFonts w:ascii="Times New Roman" w:eastAsia="宋体" w:hAnsi="Times New Roman" w:cs="Times New Roman"/>
            <w:sz w:val="24"/>
            <w:szCs w:val="24"/>
          </w:rPr>
          <w:delText>consensus process</w:delText>
        </w:r>
      </w:del>
      <w:r w:rsidR="00CA5769">
        <w:rPr>
          <w:rFonts w:ascii="Times New Roman" w:eastAsia="宋体" w:hAnsi="Times New Roman" w:cs="Times New Roman"/>
          <w:sz w:val="24"/>
          <w:szCs w:val="24"/>
        </w:rPr>
        <w:t xml:space="preserve">. Some </w:t>
      </w:r>
      <w:ins w:id="189" w:author="Zhang Li" w:date="2022-06-16T11:04:00Z">
        <w:r w:rsidR="00226D54">
          <w:rPr>
            <w:rFonts w:ascii="Times New Roman" w:eastAsia="宋体" w:hAnsi="Times New Roman" w:cs="Times New Roman"/>
            <w:sz w:val="24"/>
            <w:szCs w:val="24"/>
          </w:rPr>
          <w:t xml:space="preserve">communication-based </w:t>
        </w:r>
      </w:ins>
      <w:r w:rsidR="00CA5769">
        <w:rPr>
          <w:rFonts w:ascii="Times New Roman" w:eastAsia="宋体" w:hAnsi="Times New Roman" w:cs="Times New Roman"/>
          <w:sz w:val="24"/>
          <w:szCs w:val="24"/>
        </w:rPr>
        <w:t xml:space="preserve">protocols are proposed to improve </w:t>
      </w:r>
      <w:del w:id="190" w:author="Zhang Li" w:date="2022-06-16T10:58:00Z">
        <w:r w:rsidR="00CA5769" w:rsidDel="0067739F">
          <w:rPr>
            <w:rFonts w:ascii="Times New Roman" w:eastAsia="宋体" w:hAnsi="Times New Roman" w:cs="Times New Roman"/>
            <w:sz w:val="24"/>
            <w:szCs w:val="24"/>
          </w:rPr>
          <w:delText xml:space="preserve">consensus </w:delText>
        </w:r>
      </w:del>
      <w:del w:id="191" w:author="Zhang Li" w:date="2022-06-16T11:44:00Z">
        <w:r w:rsidR="00CA5769" w:rsidDel="00717B0F">
          <w:rPr>
            <w:rFonts w:ascii="Times New Roman" w:eastAsia="宋体" w:hAnsi="Times New Roman" w:cs="Times New Roman"/>
            <w:sz w:val="24"/>
            <w:szCs w:val="24"/>
          </w:rPr>
          <w:delText xml:space="preserve">performance to overcome </w:delText>
        </w:r>
      </w:del>
      <w:del w:id="192" w:author="Zhang Li" w:date="2022-06-16T11:04:00Z">
        <w:r w:rsidR="00CA5769" w:rsidDel="00226D54">
          <w:rPr>
            <w:rFonts w:ascii="Times New Roman" w:eastAsia="宋体" w:hAnsi="Times New Roman" w:cs="Times New Roman"/>
            <w:sz w:val="24"/>
            <w:szCs w:val="24"/>
          </w:rPr>
          <w:delText xml:space="preserve">the </w:delText>
        </w:r>
      </w:del>
      <w:r w:rsidR="00CA5769">
        <w:rPr>
          <w:rFonts w:ascii="Times New Roman" w:eastAsia="宋体" w:hAnsi="Times New Roman" w:cs="Times New Roman"/>
          <w:sz w:val="24"/>
          <w:szCs w:val="24"/>
        </w:rPr>
        <w:t>low scalability</w:t>
      </w:r>
      <w:ins w:id="193" w:author="Zhang Li" w:date="2022-06-16T11:44:00Z">
        <w:r w:rsidR="00717B0F">
          <w:rPr>
            <w:rFonts w:ascii="Times New Roman" w:eastAsia="宋体" w:hAnsi="Times New Roman" w:cs="Times New Roman"/>
            <w:sz w:val="24"/>
            <w:szCs w:val="24"/>
          </w:rPr>
          <w:t xml:space="preserve"> by reducing </w:t>
        </w:r>
        <w:r w:rsidR="00FB55AA">
          <w:rPr>
            <w:rFonts w:ascii="Times New Roman" w:eastAsia="宋体" w:hAnsi="Times New Roman" w:cs="Times New Roman"/>
            <w:sz w:val="24"/>
            <w:szCs w:val="24"/>
          </w:rPr>
          <w:t>communication overhead.</w:t>
        </w:r>
      </w:ins>
      <w:del w:id="194" w:author="Zhang Li" w:date="2022-06-16T11:04:00Z">
        <w:r w:rsidR="00CA5769" w:rsidDel="00226D54">
          <w:rPr>
            <w:rFonts w:ascii="Times New Roman" w:eastAsia="宋体" w:hAnsi="Times New Roman" w:cs="Times New Roman"/>
            <w:sz w:val="24"/>
            <w:szCs w:val="24"/>
          </w:rPr>
          <w:delText xml:space="preserve"> of these protocols</w:delText>
        </w:r>
      </w:del>
      <w:r w:rsidR="00CA5769">
        <w:rPr>
          <w:rFonts w:ascii="Times New Roman" w:eastAsia="宋体" w:hAnsi="Times New Roman" w:cs="Times New Roman"/>
          <w:sz w:val="24"/>
          <w:szCs w:val="24"/>
        </w:rPr>
        <w:t>. In NEO [20], partial nodes of delegated Byzantine fault tolerant consensus protocol</w:t>
      </w:r>
      <w:r w:rsidR="00CA5769" w:rsidRPr="00F817C9">
        <w:rPr>
          <w:rFonts w:ascii="Times New Roman" w:eastAsia="宋体" w:hAnsi="Times New Roman" w:cs="Times New Roman"/>
          <w:sz w:val="24"/>
          <w:szCs w:val="24"/>
        </w:rPr>
        <w:t xml:space="preserve"> </w:t>
      </w:r>
      <w:r w:rsidR="00CA5769">
        <w:rPr>
          <w:rFonts w:ascii="Times New Roman" w:eastAsia="宋体" w:hAnsi="Times New Roman" w:cs="Times New Roman"/>
          <w:sz w:val="24"/>
          <w:szCs w:val="24"/>
        </w:rPr>
        <w:t xml:space="preserve">are delegated to participant consensus process to reach agreement by voting on generated block. </w:t>
      </w:r>
      <w:del w:id="195" w:author="Zhang Li" w:date="2022-06-16T11:05:00Z">
        <w:r w:rsidR="00CA5769" w:rsidDel="00226D54">
          <w:rPr>
            <w:rFonts w:ascii="Times New Roman" w:eastAsia="宋体" w:hAnsi="Times New Roman" w:cs="Times New Roman"/>
            <w:sz w:val="24"/>
            <w:szCs w:val="24"/>
          </w:rPr>
          <w:delText>In this case, small</w:delText>
        </w:r>
      </w:del>
      <w:ins w:id="196" w:author="Zhang Li" w:date="2022-06-16T11:05:00Z">
        <w:r w:rsidR="00226D54">
          <w:rPr>
            <w:rFonts w:ascii="Times New Roman" w:eastAsia="宋体" w:hAnsi="Times New Roman" w:cs="Times New Roman"/>
            <w:sz w:val="24"/>
            <w:szCs w:val="24"/>
          </w:rPr>
          <w:t>Reducing the</w:t>
        </w:r>
      </w:ins>
      <w:r w:rsidR="00CA5769">
        <w:rPr>
          <w:rFonts w:ascii="Times New Roman" w:eastAsia="宋体" w:hAnsi="Times New Roman" w:cs="Times New Roman"/>
          <w:sz w:val="24"/>
          <w:szCs w:val="24"/>
        </w:rPr>
        <w:t xml:space="preserve"> number of </w:t>
      </w:r>
      <w:r w:rsidR="00CA5769">
        <w:rPr>
          <w:rFonts w:ascii="Times New Roman" w:eastAsia="宋体" w:hAnsi="Times New Roman" w:cs="Times New Roman"/>
          <w:sz w:val="24"/>
          <w:szCs w:val="24"/>
        </w:rPr>
        <w:lastRenderedPageBreak/>
        <w:t xml:space="preserve">consensus nodes can </w:t>
      </w:r>
      <w:ins w:id="197" w:author="Zhang Li" w:date="2022-06-16T11:05:00Z">
        <w:r w:rsidR="00226D54">
          <w:rPr>
            <w:rFonts w:ascii="Times New Roman" w:eastAsia="宋体" w:hAnsi="Times New Roman" w:cs="Times New Roman"/>
            <w:sz w:val="24"/>
            <w:szCs w:val="24"/>
          </w:rPr>
          <w:t>d</w:t>
        </w:r>
      </w:ins>
      <w:ins w:id="198" w:author="Zhang Li" w:date="2022-06-16T11:06:00Z">
        <w:r w:rsidR="00226D54">
          <w:rPr>
            <w:rFonts w:ascii="Times New Roman" w:eastAsia="宋体" w:hAnsi="Times New Roman" w:cs="Times New Roman"/>
            <w:sz w:val="24"/>
            <w:szCs w:val="24"/>
          </w:rPr>
          <w:t xml:space="preserve">ecrease the number of communication messages, and further </w:t>
        </w:r>
      </w:ins>
      <w:del w:id="199" w:author="Zhang Li" w:date="2022-06-16T11:07:00Z">
        <w:r w:rsidR="00CA5769" w:rsidDel="00226D54">
          <w:rPr>
            <w:rFonts w:ascii="Times New Roman" w:eastAsia="宋体" w:hAnsi="Times New Roman" w:cs="Times New Roman"/>
            <w:sz w:val="24"/>
            <w:szCs w:val="24"/>
          </w:rPr>
          <w:delText xml:space="preserve">greatly </w:delText>
        </w:r>
      </w:del>
      <w:r w:rsidR="00CA5769">
        <w:rPr>
          <w:rFonts w:ascii="Times New Roman" w:eastAsia="宋体" w:hAnsi="Times New Roman" w:cs="Times New Roman"/>
          <w:sz w:val="24"/>
          <w:szCs w:val="24"/>
        </w:rPr>
        <w:t xml:space="preserve">increase </w:t>
      </w:r>
      <w:del w:id="200" w:author="Zhang Li" w:date="2022-06-16T11:07:00Z">
        <w:r w:rsidR="00CA5769" w:rsidDel="00226D54">
          <w:rPr>
            <w:rFonts w:ascii="Times New Roman" w:eastAsia="宋体" w:hAnsi="Times New Roman" w:cs="Times New Roman"/>
            <w:sz w:val="24"/>
            <w:szCs w:val="24"/>
          </w:rPr>
          <w:delText xml:space="preserve">consensus </w:delText>
        </w:r>
      </w:del>
      <w:ins w:id="201" w:author="Zhang Li" w:date="2022-06-16T11:07:00Z">
        <w:r w:rsidR="00226D54">
          <w:rPr>
            <w:rFonts w:ascii="Times New Roman" w:eastAsia="宋体" w:hAnsi="Times New Roman" w:cs="Times New Roman"/>
            <w:sz w:val="24"/>
            <w:szCs w:val="24"/>
          </w:rPr>
          <w:t xml:space="preserve">the </w:t>
        </w:r>
      </w:ins>
      <w:r w:rsidR="00CA5769">
        <w:rPr>
          <w:rFonts w:ascii="Times New Roman" w:eastAsia="宋体" w:hAnsi="Times New Roman" w:cs="Times New Roman"/>
          <w:sz w:val="24"/>
          <w:szCs w:val="24"/>
        </w:rPr>
        <w:t>performance</w:t>
      </w:r>
      <w:ins w:id="202" w:author="Zhang Li" w:date="2022-06-16T11:07:00Z">
        <w:r w:rsidR="00226D54">
          <w:rPr>
            <w:rFonts w:ascii="Times New Roman" w:eastAsia="宋体" w:hAnsi="Times New Roman" w:cs="Times New Roman"/>
            <w:sz w:val="24"/>
            <w:szCs w:val="24"/>
          </w:rPr>
          <w:t xml:space="preserve"> of system</w:t>
        </w:r>
      </w:ins>
      <w:r w:rsidR="00CA5769">
        <w:rPr>
          <w:rFonts w:ascii="Times New Roman" w:eastAsia="宋体" w:hAnsi="Times New Roman" w:cs="Times New Roman"/>
          <w:sz w:val="24"/>
          <w:szCs w:val="24"/>
        </w:rPr>
        <w:t xml:space="preserve">. In Zyzzyva [21], the modified BFT consensus algorithm </w:t>
      </w:r>
      <w:r w:rsidR="00CA5769">
        <w:rPr>
          <w:rFonts w:ascii="Times New Roman" w:eastAsia="宋体" w:hAnsi="Times New Roman" w:cs="Times New Roman" w:hint="eastAsia"/>
          <w:sz w:val="24"/>
          <w:szCs w:val="24"/>
        </w:rPr>
        <w:t>SBFT</w:t>
      </w:r>
      <w:r w:rsidR="00CA5769">
        <w:rPr>
          <w:rFonts w:ascii="Times New Roman" w:eastAsia="宋体" w:hAnsi="Times New Roman" w:cs="Times New Roman"/>
          <w:sz w:val="24"/>
          <w:szCs w:val="24"/>
        </w:rPr>
        <w:t xml:space="preserve"> </w:t>
      </w:r>
      <w:r w:rsidR="00CA5769" w:rsidRPr="00F25288">
        <w:rPr>
          <w:rFonts w:ascii="Times New Roman" w:eastAsia="宋体" w:hAnsi="Times New Roman" w:cs="Times New Roman"/>
          <w:sz w:val="24"/>
          <w:szCs w:val="24"/>
        </w:rPr>
        <w:t xml:space="preserve">employs threshold signatures to reduce communication </w:t>
      </w:r>
      <w:r w:rsidR="00CA5769">
        <w:rPr>
          <w:rFonts w:ascii="Times New Roman" w:eastAsia="宋体" w:hAnsi="Times New Roman" w:cs="Times New Roman"/>
          <w:sz w:val="24"/>
          <w:szCs w:val="24"/>
        </w:rPr>
        <w:t>overhead of consensus process</w:t>
      </w:r>
      <w:r w:rsidR="00CA5769" w:rsidRPr="00F25288">
        <w:rPr>
          <w:rFonts w:ascii="Times New Roman" w:eastAsia="宋体" w:hAnsi="Times New Roman" w:cs="Times New Roman"/>
          <w:sz w:val="24"/>
          <w:szCs w:val="24"/>
        </w:rPr>
        <w:t xml:space="preserve">. </w:t>
      </w:r>
      <w:r w:rsidR="00CA5769">
        <w:rPr>
          <w:rFonts w:ascii="Times New Roman" w:eastAsia="宋体" w:hAnsi="Times New Roman" w:cs="Times New Roman"/>
          <w:sz w:val="24"/>
          <w:szCs w:val="24"/>
        </w:rPr>
        <w:t>However, it still requires two</w:t>
      </w:r>
      <w:del w:id="203" w:author="Zhang Li" w:date="2022-06-16T11:07:00Z">
        <w:r w:rsidR="00CA5769" w:rsidDel="00226D54">
          <w:rPr>
            <w:rFonts w:ascii="Times New Roman" w:eastAsia="宋体" w:hAnsi="Times New Roman" w:cs="Times New Roman"/>
            <w:sz w:val="24"/>
            <w:szCs w:val="24"/>
          </w:rPr>
          <w:delText>-</w:delText>
        </w:r>
      </w:del>
      <w:ins w:id="204" w:author="Zhang Li" w:date="2022-06-16T11:07:00Z">
        <w:r w:rsidR="00226D54">
          <w:rPr>
            <w:rFonts w:ascii="Times New Roman" w:eastAsia="宋体" w:hAnsi="Times New Roman" w:cs="Times New Roman"/>
            <w:sz w:val="24"/>
            <w:szCs w:val="24"/>
          </w:rPr>
          <w:t xml:space="preserve"> </w:t>
        </w:r>
      </w:ins>
      <w:r w:rsidR="00CA5769">
        <w:rPr>
          <w:rFonts w:ascii="Times New Roman" w:eastAsia="宋体" w:hAnsi="Times New Roman" w:cs="Times New Roman"/>
          <w:sz w:val="24"/>
          <w:szCs w:val="24"/>
        </w:rPr>
        <w:t xml:space="preserve">rounds communications to aggregate signatures and terminate block confirmation. </w:t>
      </w:r>
      <w:del w:id="205" w:author="Zhang Li" w:date="2022-06-16T11:08:00Z">
        <w:r w:rsidR="00CA5769" w:rsidDel="00AF3DE0">
          <w:rPr>
            <w:rFonts w:ascii="Times New Roman" w:eastAsia="宋体" w:hAnsi="Times New Roman" w:cs="Times New Roman"/>
            <w:sz w:val="24"/>
            <w:szCs w:val="24"/>
          </w:rPr>
          <w:delText>In addition</w:delText>
        </w:r>
      </w:del>
      <w:ins w:id="206" w:author="Zhang Li" w:date="2022-06-16T11:08:00Z">
        <w:r w:rsidR="00AF3DE0">
          <w:rPr>
            <w:rFonts w:ascii="Times New Roman" w:eastAsia="宋体" w:hAnsi="Times New Roman" w:cs="Times New Roman"/>
            <w:sz w:val="24"/>
            <w:szCs w:val="24"/>
          </w:rPr>
          <w:t>Besides</w:t>
        </w:r>
      </w:ins>
      <w:r w:rsidR="00CA5769">
        <w:rPr>
          <w:rFonts w:ascii="Times New Roman" w:eastAsia="宋体" w:hAnsi="Times New Roman" w:cs="Times New Roman"/>
          <w:sz w:val="24"/>
          <w:szCs w:val="24"/>
        </w:rPr>
        <w:t xml:space="preserve">, Tendermint consensus algorithm of Cosmos [22] </w:t>
      </w:r>
      <w:del w:id="207" w:author="Zhang Li" w:date="2022-06-16T11:53:00Z">
        <w:r w:rsidR="00CA5769" w:rsidDel="0025336E">
          <w:rPr>
            <w:rFonts w:ascii="Times New Roman" w:eastAsia="宋体" w:hAnsi="Times New Roman" w:cs="Times New Roman"/>
            <w:sz w:val="24"/>
            <w:szCs w:val="24"/>
          </w:rPr>
          <w:delText xml:space="preserve">adopts leader rotation mechanism to avoid adversary corruption and </w:delText>
        </w:r>
      </w:del>
      <w:r w:rsidR="00CA5769">
        <w:rPr>
          <w:rFonts w:ascii="Times New Roman" w:eastAsia="宋体" w:hAnsi="Times New Roman" w:cs="Times New Roman"/>
          <w:sz w:val="24"/>
          <w:szCs w:val="24"/>
        </w:rPr>
        <w:t>use</w:t>
      </w:r>
      <w:ins w:id="208" w:author="Zhang Li" w:date="2022-06-16T11:53:00Z">
        <w:r w:rsidR="0025336E">
          <w:rPr>
            <w:rFonts w:ascii="Times New Roman" w:eastAsia="宋体" w:hAnsi="Times New Roman" w:cs="Times New Roman"/>
            <w:sz w:val="24"/>
            <w:szCs w:val="24"/>
          </w:rPr>
          <w:t>s</w:t>
        </w:r>
      </w:ins>
      <w:r w:rsidR="00CA5769">
        <w:rPr>
          <w:rFonts w:ascii="Times New Roman" w:eastAsia="宋体" w:hAnsi="Times New Roman" w:cs="Times New Roman"/>
          <w:sz w:val="24"/>
          <w:szCs w:val="24"/>
        </w:rPr>
        <w:t xml:space="preserve"> gossip protocol to improve the scalability of transaction propagation. Algorand consensus protocol [23] combines Byzantine agreement protocol with VRF committee election scheme</w:t>
      </w:r>
      <w:ins w:id="209" w:author="Zhang Li" w:date="2022-06-16T12:09:00Z">
        <w:r w:rsidR="00FA360E">
          <w:rPr>
            <w:rFonts w:ascii="Times New Roman" w:eastAsia="宋体" w:hAnsi="Times New Roman" w:cs="Times New Roman"/>
            <w:sz w:val="24"/>
            <w:szCs w:val="24"/>
          </w:rPr>
          <w:t xml:space="preserve"> to improve the scalability of blockchain consensus process</w:t>
        </w:r>
      </w:ins>
      <w:ins w:id="210" w:author="Zhang Li" w:date="2022-06-16T11:42:00Z">
        <w:r w:rsidR="00717B0F">
          <w:rPr>
            <w:rFonts w:ascii="Times New Roman" w:eastAsia="宋体" w:hAnsi="Times New Roman" w:cs="Times New Roman"/>
            <w:sz w:val="24"/>
            <w:szCs w:val="24"/>
          </w:rPr>
          <w:t>. Nodes are chosen to become committee membe</w:t>
        </w:r>
      </w:ins>
      <w:ins w:id="211" w:author="Zhang Li" w:date="2022-06-16T11:43:00Z">
        <w:r w:rsidR="00717B0F">
          <w:rPr>
            <w:rFonts w:ascii="Times New Roman" w:eastAsia="宋体" w:hAnsi="Times New Roman" w:cs="Times New Roman"/>
            <w:sz w:val="24"/>
            <w:szCs w:val="24"/>
          </w:rPr>
          <w:t>rs to participant in BA protocol and achieve consensus on a set of transactions.</w:t>
        </w:r>
      </w:ins>
      <w:r w:rsidR="00CA5769">
        <w:rPr>
          <w:rFonts w:ascii="Times New Roman" w:eastAsia="宋体" w:hAnsi="Times New Roman" w:cs="Times New Roman"/>
          <w:sz w:val="24"/>
          <w:szCs w:val="24"/>
        </w:rPr>
        <w:t xml:space="preserve"> </w:t>
      </w:r>
      <w:del w:id="212" w:author="Zhang Li" w:date="2022-06-16T12:09:00Z">
        <w:r w:rsidR="00CA5769" w:rsidDel="00FA360E">
          <w:rPr>
            <w:rFonts w:ascii="Times New Roman" w:eastAsia="宋体" w:hAnsi="Times New Roman" w:cs="Times New Roman"/>
            <w:sz w:val="24"/>
            <w:szCs w:val="24"/>
          </w:rPr>
          <w:delText xml:space="preserve">to </w:delText>
        </w:r>
      </w:del>
      <w:del w:id="213" w:author="Zhang Li" w:date="2022-06-16T11:15:00Z">
        <w:r w:rsidR="00CA5769" w:rsidDel="00337C13">
          <w:rPr>
            <w:rFonts w:ascii="Times New Roman" w:eastAsia="宋体" w:hAnsi="Times New Roman" w:cs="Times New Roman"/>
            <w:sz w:val="24"/>
            <w:szCs w:val="24"/>
          </w:rPr>
          <w:delText>ensure the security and</w:delText>
        </w:r>
      </w:del>
      <w:del w:id="214" w:author="Zhang Li" w:date="2022-06-16T12:09:00Z">
        <w:r w:rsidR="00CA5769" w:rsidDel="00FA360E">
          <w:rPr>
            <w:rFonts w:ascii="Times New Roman" w:eastAsia="宋体" w:hAnsi="Times New Roman" w:cs="Times New Roman"/>
            <w:sz w:val="24"/>
            <w:szCs w:val="24"/>
          </w:rPr>
          <w:delText xml:space="preserve"> scalability of blockchain consensus process.</w:delText>
        </w:r>
      </w:del>
      <w:r w:rsidR="00CA5769">
        <w:rPr>
          <w:rFonts w:ascii="Times New Roman" w:eastAsia="宋体" w:hAnsi="Times New Roman" w:cs="Times New Roman"/>
          <w:sz w:val="24"/>
          <w:szCs w:val="24"/>
        </w:rPr>
        <w:t xml:space="preserve"> </w:t>
      </w:r>
      <w:del w:id="215" w:author="Zhang Li" w:date="2022-06-16T11:29:00Z">
        <w:r w:rsidR="00CA5769" w:rsidDel="004F047C">
          <w:rPr>
            <w:rFonts w:ascii="Times New Roman" w:eastAsia="宋体" w:hAnsi="Times New Roman" w:cs="Times New Roman"/>
            <w:sz w:val="24"/>
            <w:szCs w:val="24"/>
          </w:rPr>
          <w:delText xml:space="preserve">The consensus security of most communication-based consensus protocols depends on the correctness of leader. Consensus nodes will change view when the faulty leader leads to the interruption of consensus process. </w:delText>
        </w:r>
      </w:del>
      <w:del w:id="216" w:author="Zhang Li" w:date="2022-06-16T11:38:00Z">
        <w:r w:rsidR="00CA5769" w:rsidDel="00D44372">
          <w:rPr>
            <w:rFonts w:ascii="Times New Roman" w:eastAsia="宋体" w:hAnsi="Times New Roman" w:cs="Times New Roman"/>
            <w:sz w:val="24"/>
            <w:szCs w:val="24"/>
          </w:rPr>
          <w:delText>Besides, communication-based blockchain consensus protocols usually require reliable message transmission model, as well as make use of all-to-all broadcast communications.</w:delText>
        </w:r>
      </w:del>
      <w:ins w:id="217" w:author="Zhang Li" w:date="2022-06-16T12:10:00Z">
        <w:r w:rsidR="00FA360E">
          <w:rPr>
            <w:rFonts w:ascii="Times New Roman" w:eastAsia="宋体" w:hAnsi="Times New Roman" w:cs="Times New Roman"/>
            <w:sz w:val="24"/>
            <w:szCs w:val="24"/>
          </w:rPr>
          <w:t xml:space="preserve"> However</w:t>
        </w:r>
      </w:ins>
      <w:ins w:id="218" w:author="Zhang Li" w:date="2022-06-16T12:11:00Z">
        <w:r w:rsidR="00FA360E">
          <w:rPr>
            <w:rFonts w:ascii="Times New Roman" w:eastAsia="宋体" w:hAnsi="Times New Roman" w:cs="Times New Roman"/>
            <w:sz w:val="24"/>
            <w:szCs w:val="24"/>
          </w:rPr>
          <w:t xml:space="preserve">, </w:t>
        </w:r>
      </w:ins>
      <w:ins w:id="219" w:author="Zhang Li" w:date="2022-06-16T12:13:00Z">
        <w:r w:rsidR="00F9701A">
          <w:rPr>
            <w:rFonts w:ascii="Times New Roman" w:eastAsia="宋体" w:hAnsi="Times New Roman" w:cs="Times New Roman"/>
            <w:sz w:val="24"/>
            <w:szCs w:val="24"/>
          </w:rPr>
          <w:t xml:space="preserve">most </w:t>
        </w:r>
      </w:ins>
      <w:ins w:id="220" w:author="Zhang Li" w:date="2022-06-16T12:11:00Z">
        <w:r w:rsidR="00FA360E">
          <w:rPr>
            <w:rFonts w:ascii="Times New Roman" w:eastAsia="宋体" w:hAnsi="Times New Roman" w:cs="Times New Roman"/>
            <w:sz w:val="24"/>
            <w:szCs w:val="24"/>
          </w:rPr>
          <w:t>communication-based blockch</w:t>
        </w:r>
      </w:ins>
      <w:ins w:id="221" w:author="Zhang Li" w:date="2022-06-16T12:12:00Z">
        <w:r w:rsidR="00FA360E">
          <w:rPr>
            <w:rFonts w:ascii="Times New Roman" w:eastAsia="宋体" w:hAnsi="Times New Roman" w:cs="Times New Roman"/>
            <w:sz w:val="24"/>
            <w:szCs w:val="24"/>
          </w:rPr>
          <w:t xml:space="preserve">ain consensus protocols </w:t>
        </w:r>
        <w:proofErr w:type="gramStart"/>
        <w:r w:rsidR="00FA360E">
          <w:rPr>
            <w:rFonts w:ascii="Times New Roman" w:eastAsia="宋体" w:hAnsi="Times New Roman" w:cs="Times New Roman"/>
            <w:sz w:val="24"/>
            <w:szCs w:val="24"/>
          </w:rPr>
          <w:t>requires</w:t>
        </w:r>
        <w:proofErr w:type="gramEnd"/>
        <w:r w:rsidR="00FA360E">
          <w:rPr>
            <w:rFonts w:ascii="Times New Roman" w:eastAsia="宋体" w:hAnsi="Times New Roman" w:cs="Times New Roman"/>
            <w:sz w:val="24"/>
            <w:szCs w:val="24"/>
          </w:rPr>
          <w:t xml:space="preserve"> massive message passing to achieve consensus.</w:t>
        </w:r>
      </w:ins>
      <w:del w:id="222" w:author="Zhang Li" w:date="2022-06-16T11:38:00Z">
        <w:r w:rsidR="00CA5769" w:rsidDel="00D44372">
          <w:rPr>
            <w:rFonts w:ascii="Times New Roman" w:eastAsia="宋体" w:hAnsi="Times New Roman" w:cs="Times New Roman"/>
            <w:sz w:val="24"/>
            <w:szCs w:val="24"/>
          </w:rPr>
          <w:delText xml:space="preserve"> </w:delText>
        </w:r>
      </w:del>
      <w:ins w:id="223" w:author="Zhang Li" w:date="2022-06-16T12:13:00Z">
        <w:r w:rsidR="00FA360E">
          <w:rPr>
            <w:rFonts w:ascii="Times New Roman" w:eastAsia="宋体" w:hAnsi="Times New Roman" w:cs="Times New Roman"/>
            <w:sz w:val="24"/>
            <w:szCs w:val="24"/>
          </w:rPr>
          <w:t xml:space="preserve"> </w:t>
        </w:r>
      </w:ins>
      <w:r w:rsidR="00CA5769">
        <w:rPr>
          <w:rFonts w:ascii="Times New Roman" w:eastAsia="宋体" w:hAnsi="Times New Roman" w:cs="Times New Roman"/>
          <w:sz w:val="24"/>
          <w:szCs w:val="24"/>
        </w:rPr>
        <w:t xml:space="preserve">Therefore, these blockchain </w:t>
      </w:r>
      <w:del w:id="224" w:author="Zhang Li" w:date="2022-06-16T12:12:00Z">
        <w:r w:rsidR="00CA5769" w:rsidDel="00FA360E">
          <w:rPr>
            <w:rFonts w:ascii="Times New Roman" w:eastAsia="宋体" w:hAnsi="Times New Roman" w:cs="Times New Roman"/>
            <w:sz w:val="24"/>
            <w:szCs w:val="24"/>
          </w:rPr>
          <w:delText xml:space="preserve">consensus </w:delText>
        </w:r>
      </w:del>
      <w:r w:rsidR="00CA5769">
        <w:rPr>
          <w:rFonts w:ascii="Times New Roman" w:eastAsia="宋体" w:hAnsi="Times New Roman" w:cs="Times New Roman"/>
          <w:sz w:val="24"/>
          <w:szCs w:val="24"/>
        </w:rPr>
        <w:t xml:space="preserve">protocols are </w:t>
      </w:r>
      <w:del w:id="225" w:author="Zhang Li" w:date="2022-06-16T12:12:00Z">
        <w:r w:rsidR="00CA5769" w:rsidDel="00FA360E">
          <w:rPr>
            <w:rFonts w:ascii="Times New Roman" w:eastAsia="宋体" w:hAnsi="Times New Roman" w:cs="Times New Roman"/>
            <w:sz w:val="24"/>
            <w:szCs w:val="24"/>
          </w:rPr>
          <w:delText xml:space="preserve">more </w:delText>
        </w:r>
      </w:del>
      <w:r w:rsidR="00CA5769">
        <w:rPr>
          <w:rFonts w:ascii="Times New Roman" w:eastAsia="宋体" w:hAnsi="Times New Roman" w:cs="Times New Roman"/>
          <w:sz w:val="24"/>
          <w:szCs w:val="24"/>
        </w:rPr>
        <w:t>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EAAD4AD"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226" w:author="Zhang Li" w:date="2022-06-16T12:42:00Z">
        <w:r w:rsidDel="00835BB8">
          <w:rPr>
            <w:rFonts w:ascii="Times New Roman" w:eastAsia="宋体" w:hAnsi="Times New Roman" w:cs="Times New Roman"/>
            <w:sz w:val="24"/>
            <w:szCs w:val="24"/>
          </w:rPr>
          <w:delText xml:space="preserve">algorithms </w:delText>
        </w:r>
      </w:del>
      <w:ins w:id="227" w:author="Zhang Li" w:date="2022-06-16T12:42:00Z">
        <w:r w:rsidR="00835BB8">
          <w:rPr>
            <w:rFonts w:ascii="Times New Roman" w:eastAsia="宋体" w:hAnsi="Times New Roman" w:cs="Times New Roman"/>
            <w:sz w:val="24"/>
            <w:szCs w:val="24"/>
          </w:rPr>
          <w:t xml:space="preserve">protocols </w:t>
        </w:r>
      </w:ins>
      <w:r>
        <w:rPr>
          <w:rFonts w:ascii="Times New Roman" w:eastAsia="宋体" w:hAnsi="Times New Roman" w:cs="Times New Roman"/>
          <w:sz w:val="24"/>
          <w:szCs w:val="24"/>
        </w:rPr>
        <w:t xml:space="preserve">have been proposed to </w:t>
      </w:r>
      <w:del w:id="228" w:author="Zhang Li" w:date="2022-06-16T12:43:00Z">
        <w:r w:rsidDel="00835BB8">
          <w:rPr>
            <w:rFonts w:ascii="Times New Roman" w:eastAsia="宋体" w:hAnsi="Times New Roman" w:cs="Times New Roman"/>
            <w:sz w:val="24"/>
            <w:szCs w:val="24"/>
          </w:rPr>
          <w:delText xml:space="preserve">improve </w:delText>
        </w:r>
      </w:del>
      <w:ins w:id="229" w:author="Zhang Li" w:date="2022-06-16T12:43:00Z">
        <w:r w:rsidR="00835BB8">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230" w:author="Zhang Li" w:date="2022-06-16T12:43:00Z">
        <w:r w:rsidDel="00835BB8">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ins w:id="231" w:author="Zhang Li" w:date="2022-06-16T12:50:00Z">
        <w:r w:rsidR="00835BB8">
          <w:rPr>
            <w:rFonts w:ascii="Times New Roman" w:eastAsia="宋体" w:hAnsi="Times New Roman" w:cs="Times New Roman"/>
            <w:sz w:val="24"/>
            <w:szCs w:val="24"/>
          </w:rPr>
          <w:t xml:space="preserve">a </w:t>
        </w:r>
      </w:ins>
      <w:del w:id="232" w:author="Zhang Li" w:date="2022-06-16T12:54:00Z">
        <w:r w:rsidDel="00F96DF6">
          <w:rPr>
            <w:rFonts w:ascii="Times New Roman" w:eastAsia="宋体" w:hAnsi="Times New Roman" w:cs="Times New Roman"/>
            <w:sz w:val="24"/>
            <w:szCs w:val="24"/>
          </w:rPr>
          <w:delText>fast</w:delText>
        </w:r>
        <w:r w:rsidRPr="00D36810" w:rsidDel="00F96DF6">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ins w:id="233" w:author="Zhang Li" w:date="2022-06-16T12:54:00Z">
        <w:r w:rsidR="00F96DF6">
          <w:rPr>
            <w:rFonts w:ascii="Times New Roman" w:eastAsia="宋体" w:hAnsi="Times New Roman" w:cs="Times New Roman"/>
            <w:sz w:val="24"/>
            <w:szCs w:val="24"/>
          </w:rPr>
          <w:t xml:space="preserve"> is</w:t>
        </w:r>
      </w:ins>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del w:id="234" w:author="Zhang Li" w:date="2022-06-16T12:56:00Z">
        <w:r w:rsidDel="00F96DF6">
          <w:rPr>
            <w:rFonts w:ascii="Times New Roman" w:eastAsia="宋体" w:hAnsi="Times New Roman" w:cs="Times New Roman"/>
            <w:sz w:val="24"/>
            <w:szCs w:val="24"/>
          </w:rPr>
          <w:delText xml:space="preserve">algorithms </w:delText>
        </w:r>
      </w:del>
      <w:ins w:id="235" w:author="Zhang Li" w:date="2022-06-16T12:56:00Z">
        <w:r w:rsidR="00F96DF6">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to </w:t>
      </w:r>
      <w:del w:id="236" w:author="Zhang Li" w:date="2022-06-16T12:55:00Z">
        <w:r w:rsidDel="00F96DF6">
          <w:rPr>
            <w:rFonts w:ascii="Times New Roman" w:eastAsia="宋体" w:hAnsi="Times New Roman" w:cs="Times New Roman"/>
            <w:sz w:val="24"/>
            <w:szCs w:val="24"/>
          </w:rPr>
          <w:delText>solve consensus problem</w:delText>
        </w:r>
      </w:del>
      <w:ins w:id="237" w:author="Zhang Li" w:date="2022-06-16T12:55:00Z">
        <w:r w:rsidR="00F96DF6">
          <w:rPr>
            <w:rFonts w:ascii="Times New Roman" w:eastAsia="宋体" w:hAnsi="Times New Roman" w:cs="Times New Roman"/>
            <w:sz w:val="24"/>
            <w:szCs w:val="24"/>
          </w:rPr>
          <w:t>achieve the consensus</w:t>
        </w:r>
      </w:ins>
      <w:r>
        <w:rPr>
          <w:rFonts w:ascii="Times New Roman" w:eastAsia="宋体" w:hAnsi="Times New Roman" w:cs="Times New Roman"/>
          <w:sz w:val="24"/>
          <w:szCs w:val="24"/>
        </w:rPr>
        <w:t xml:space="preserve">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w:t>
      </w:r>
      <w:ins w:id="238" w:author="Zhang Li" w:date="2022-06-16T13:00:00Z">
        <w:r w:rsidR="00BF073A">
          <w:rPr>
            <w:rFonts w:ascii="Times New Roman" w:eastAsia="宋体" w:hAnsi="Times New Roman" w:cs="Times New Roman"/>
            <w:sz w:val="24"/>
            <w:szCs w:val="24"/>
          </w:rPr>
          <w:t xml:space="preserve">Even there are </w:t>
        </w:r>
        <w:r w:rsidR="00BF073A" w:rsidRPr="00D36810">
          <w:rPr>
            <w:rFonts w:ascii="Times New Roman" w:eastAsia="宋体" w:hAnsi="Times New Roman" w:cs="Times New Roman"/>
            <w:sz w:val="24"/>
            <w:szCs w:val="24"/>
          </w:rPr>
          <w:t>any number of failures</w:t>
        </w:r>
        <w:r w:rsidR="00BF073A">
          <w:rPr>
            <w:rFonts w:ascii="Times New Roman" w:eastAsia="宋体" w:hAnsi="Times New Roman" w:cs="Times New Roman"/>
            <w:sz w:val="24"/>
            <w:szCs w:val="24"/>
          </w:rPr>
          <w:t xml:space="preserve"> and no advanced information of network, </w:t>
        </w:r>
      </w:ins>
      <w:del w:id="239" w:author="Zhang Li" w:date="2022-06-16T13:01:00Z">
        <w:r w:rsidDel="00BF073A">
          <w:rPr>
            <w:rFonts w:ascii="Times New Roman" w:eastAsia="宋体" w:hAnsi="Times New Roman" w:cs="Times New Roman"/>
            <w:sz w:val="24"/>
            <w:szCs w:val="24"/>
          </w:rPr>
          <w:delText xml:space="preserve">These </w:delText>
        </w:r>
      </w:del>
      <w:ins w:id="240" w:author="Zhang Li" w:date="2022-06-16T13:01:00Z">
        <w:r w:rsidR="00BF073A">
          <w:rPr>
            <w:rFonts w:ascii="Times New Roman" w:eastAsia="宋体" w:hAnsi="Times New Roman" w:cs="Times New Roman"/>
            <w:sz w:val="24"/>
            <w:szCs w:val="24"/>
          </w:rPr>
          <w:t xml:space="preserve">these </w:t>
        </w:r>
      </w:ins>
      <w:r>
        <w:rPr>
          <w:rFonts w:ascii="Times New Roman" w:eastAsia="宋体" w:hAnsi="Times New Roman" w:cs="Times New Roman"/>
          <w:sz w:val="24"/>
          <w:szCs w:val="24"/>
        </w:rPr>
        <w:t xml:space="preserve">consensus </w:t>
      </w:r>
      <w:del w:id="241" w:author="Zhang Li" w:date="2022-06-16T12:55:00Z">
        <w:r w:rsidDel="00F96DF6">
          <w:rPr>
            <w:rFonts w:ascii="Times New Roman" w:eastAsia="宋体" w:hAnsi="Times New Roman" w:cs="Times New Roman"/>
            <w:sz w:val="24"/>
            <w:szCs w:val="24"/>
          </w:rPr>
          <w:delText xml:space="preserve">algorithms </w:delText>
        </w:r>
      </w:del>
      <w:ins w:id="242" w:author="Zhang Li" w:date="2022-06-16T12:55:00Z">
        <w:r w:rsidR="00F96DF6">
          <w:rPr>
            <w:rFonts w:ascii="Times New Roman" w:eastAsia="宋体" w:hAnsi="Times New Roman" w:cs="Times New Roman"/>
            <w:sz w:val="24"/>
            <w:szCs w:val="24"/>
          </w:rPr>
          <w:t>pro</w:t>
        </w:r>
      </w:ins>
      <w:ins w:id="243" w:author="Zhang Li" w:date="2022-06-16T12:56:00Z">
        <w:r w:rsidR="00F96DF6">
          <w:rPr>
            <w:rFonts w:ascii="Times New Roman" w:eastAsia="宋体" w:hAnsi="Times New Roman" w:cs="Times New Roman"/>
            <w:sz w:val="24"/>
            <w:szCs w:val="24"/>
          </w:rPr>
          <w:t>tocols</w:t>
        </w:r>
      </w:ins>
      <w:ins w:id="244" w:author="Zhang Li" w:date="2022-06-16T12:55:00Z">
        <w:r w:rsidR="00F96DF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del w:id="245" w:author="Zhang Li" w:date="2022-06-16T13:00:00Z">
        <w:r w:rsidDel="00BF073A">
          <w:rPr>
            <w:rFonts w:ascii="Times New Roman" w:eastAsia="宋体" w:hAnsi="Times New Roman" w:cs="Times New Roman"/>
            <w:sz w:val="24"/>
            <w:szCs w:val="24"/>
          </w:rPr>
          <w:delText xml:space="preserve"> even there are </w:delText>
        </w:r>
        <w:r w:rsidRPr="00D36810" w:rsidDel="00BF073A">
          <w:rPr>
            <w:rFonts w:ascii="Times New Roman" w:eastAsia="宋体" w:hAnsi="Times New Roman" w:cs="Times New Roman"/>
            <w:sz w:val="24"/>
            <w:szCs w:val="24"/>
          </w:rPr>
          <w:delText>any number of failures</w:delText>
        </w:r>
        <w:r w:rsidDel="00BF073A">
          <w:rPr>
            <w:rFonts w:ascii="Times New Roman" w:eastAsia="宋体" w:hAnsi="Times New Roman" w:cs="Times New Roman"/>
            <w:sz w:val="24"/>
            <w:szCs w:val="24"/>
          </w:rPr>
          <w:delText xml:space="preserve"> and no advanced information of network</w:delText>
        </w:r>
      </w:del>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del w:id="246" w:author="Zhang Li" w:date="2022-06-16T13:09:00Z">
        <w:r w:rsidRPr="00D47284" w:rsidDel="007A7130">
          <w:rPr>
            <w:rFonts w:ascii="Times New Roman" w:eastAsia="宋体" w:hAnsi="Times New Roman" w:cs="Times New Roman"/>
            <w:sz w:val="24"/>
            <w:szCs w:val="24"/>
          </w:rPr>
          <w:delText xml:space="preserve">finite-time </w:delText>
        </w:r>
      </w:del>
      <w:ins w:id="247" w:author="Zhang Li" w:date="2022-06-16T13:23:00Z">
        <w:r w:rsidR="00CB228E">
          <w:rPr>
            <w:rFonts w:ascii="Times New Roman" w:eastAsia="宋体" w:hAnsi="Times New Roman" w:cs="Times New Roman"/>
            <w:sz w:val="24"/>
            <w:szCs w:val="24"/>
          </w:rPr>
          <w:t xml:space="preserve">finite time </w:t>
        </w:r>
      </w:ins>
      <w:r w:rsidRPr="00D47284">
        <w:rPr>
          <w:rFonts w:ascii="Times New Roman" w:eastAsia="宋体" w:hAnsi="Times New Roman" w:cs="Times New Roman"/>
          <w:sz w:val="24"/>
          <w:szCs w:val="24"/>
        </w:rPr>
        <w:t>max-consensus</w:t>
      </w:r>
      <w:ins w:id="248" w:author="Zhang Li" w:date="2022-06-16T13:25:00Z">
        <w:r w:rsidR="00DC6A28">
          <w:rPr>
            <w:rFonts w:ascii="Times New Roman" w:eastAsia="宋体" w:hAnsi="Times New Roman" w:cs="Times New Roman"/>
            <w:sz w:val="24"/>
            <w:szCs w:val="24"/>
          </w:rPr>
          <w:t xml:space="preserve"> [33]</w:t>
        </w:r>
      </w:ins>
      <w:r w:rsidRPr="00D47284">
        <w:rPr>
          <w:rFonts w:ascii="Times New Roman" w:eastAsia="宋体" w:hAnsi="Times New Roman" w:cs="Times New Roman"/>
          <w:sz w:val="24"/>
          <w:szCs w:val="24"/>
        </w:rPr>
        <w:t xml:space="preserve"> </w:t>
      </w:r>
      <w:ins w:id="249" w:author="Zhang Li" w:date="2022-06-16T13:33:00Z">
        <w:r w:rsidR="00E53A38">
          <w:rPr>
            <w:rFonts w:ascii="Times New Roman" w:eastAsia="宋体" w:hAnsi="Times New Roman" w:cs="Times New Roman"/>
            <w:sz w:val="24"/>
            <w:szCs w:val="24"/>
          </w:rPr>
          <w:t xml:space="preserve">over a variable </w:t>
        </w:r>
      </w:ins>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 xml:space="preserve">present a switching consensus protocol according to the superposition property of fading wireless channel. </w:t>
      </w:r>
      <w:ins w:id="250" w:author="Zhang Li" w:date="2022-06-16T13:24:00Z">
        <w:r w:rsidR="00CB228E">
          <w:rPr>
            <w:rFonts w:ascii="Times New Roman" w:eastAsia="宋体" w:hAnsi="Times New Roman" w:cs="Times New Roman"/>
            <w:sz w:val="24"/>
            <w:szCs w:val="24"/>
          </w:rPr>
          <w:t>In this consensus protocol, each information state converge</w:t>
        </w:r>
      </w:ins>
      <w:ins w:id="251" w:author="Zhang Li" w:date="2022-06-16T13:34:00Z">
        <w:r w:rsidR="00E53A38">
          <w:rPr>
            <w:rFonts w:ascii="Times New Roman" w:eastAsia="宋体" w:hAnsi="Times New Roman" w:cs="Times New Roman"/>
            <w:sz w:val="24"/>
            <w:szCs w:val="24"/>
          </w:rPr>
          <w:t>s</w:t>
        </w:r>
      </w:ins>
      <w:ins w:id="252" w:author="Zhang Li" w:date="2022-06-16T13:24:00Z">
        <w:r w:rsidR="00CB228E">
          <w:rPr>
            <w:rFonts w:ascii="Times New Roman" w:eastAsia="宋体" w:hAnsi="Times New Roman" w:cs="Times New Roman"/>
            <w:sz w:val="24"/>
            <w:szCs w:val="24"/>
          </w:rPr>
          <w:t xml:space="preserve"> to the largest </w:t>
        </w:r>
      </w:ins>
      <w:ins w:id="253" w:author="Zhang Li" w:date="2022-06-16T13:25:00Z">
        <w:r w:rsidR="00DC6A28">
          <w:rPr>
            <w:rFonts w:ascii="Times New Roman" w:eastAsia="宋体" w:hAnsi="Times New Roman" w:cs="Times New Roman"/>
            <w:sz w:val="24"/>
            <w:szCs w:val="24"/>
          </w:rPr>
          <w:t xml:space="preserve">initial information state after </w:t>
        </w:r>
      </w:ins>
      <w:del w:id="254" w:author="Zhang Li" w:date="2022-06-16T13:25:00Z">
        <w:r w:rsidDel="00DC6A28">
          <w:rPr>
            <w:rFonts w:ascii="Times New Roman" w:eastAsia="宋体" w:hAnsi="Times New Roman" w:cs="Times New Roman"/>
            <w:sz w:val="24"/>
            <w:szCs w:val="24"/>
          </w:rPr>
          <w:delText>Max-</w:delText>
        </w:r>
        <w:r w:rsidRPr="00D36810" w:rsidDel="00DC6A28">
          <w:rPr>
            <w:rFonts w:ascii="Times New Roman" w:eastAsia="宋体" w:hAnsi="Times New Roman" w:cs="Times New Roman"/>
            <w:sz w:val="24"/>
            <w:szCs w:val="24"/>
          </w:rPr>
          <w:delText>consensus</w:delText>
        </w:r>
        <w:r w:rsidDel="00DC6A28">
          <w:rPr>
            <w:rFonts w:ascii="Times New Roman" w:eastAsia="宋体" w:hAnsi="Times New Roman" w:cs="Times New Roman"/>
            <w:sz w:val="24"/>
            <w:szCs w:val="24"/>
          </w:rPr>
          <w:delText xml:space="preserve"> can be achieved under this</w:delText>
        </w:r>
        <w:r w:rsidRPr="00D36810" w:rsidDel="00DC6A28">
          <w:rPr>
            <w:rFonts w:ascii="Times New Roman" w:eastAsia="宋体" w:hAnsi="Times New Roman" w:cs="Times New Roman"/>
            <w:sz w:val="24"/>
            <w:szCs w:val="24"/>
          </w:rPr>
          <w:delText xml:space="preserve"> protocol</w:delText>
        </w:r>
        <w:r w:rsidDel="00DC6A28">
          <w:rPr>
            <w:rFonts w:ascii="Times New Roman" w:eastAsia="宋体" w:hAnsi="Times New Roman" w:cs="Times New Roman"/>
            <w:sz w:val="24"/>
            <w:szCs w:val="24"/>
          </w:rPr>
          <w:delText xml:space="preserve"> within </w:delText>
        </w:r>
      </w:del>
      <w:ins w:id="255" w:author="Zhang Li" w:date="2022-06-16T13:26:00Z">
        <w:r w:rsidR="00DC6A28">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finite number of iterations</w:t>
      </w:r>
      <w:ins w:id="256" w:author="Zhang Li" w:date="2022-06-16T13:37:00Z">
        <w:r w:rsidR="0038731F">
          <w:rPr>
            <w:rFonts w:ascii="Times New Roman" w:eastAsia="宋体" w:hAnsi="Times New Roman" w:cs="Times New Roman"/>
            <w:sz w:val="24"/>
            <w:szCs w:val="24"/>
          </w:rPr>
          <w:t xml:space="preserve"> by adopting </w:t>
        </w:r>
      </w:ins>
      <w:ins w:id="257" w:author="Zhang Li" w:date="2022-06-16T13:38:00Z">
        <w:r w:rsidR="0038731F">
          <w:rPr>
            <w:rFonts w:ascii="Times New Roman" w:eastAsia="宋体" w:hAnsi="Times New Roman" w:cs="Times New Roman"/>
            <w:sz w:val="24"/>
            <w:szCs w:val="24"/>
          </w:rPr>
          <w:t xml:space="preserve">broadcast </w:t>
        </w:r>
      </w:ins>
      <w:ins w:id="258" w:author="Zhang Li" w:date="2022-06-16T13:39:00Z">
        <w:r w:rsidR="0038731F">
          <w:rPr>
            <w:rFonts w:ascii="Times New Roman" w:eastAsia="宋体" w:hAnsi="Times New Roman" w:cs="Times New Roman"/>
            <w:sz w:val="24"/>
            <w:szCs w:val="24"/>
          </w:rPr>
          <w:t>authorizations and a switching procedure</w:t>
        </w:r>
      </w:ins>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360306BA" w:rsidR="00CA5769" w:rsidRDefault="00CA5769" w:rsidP="00CA5769">
      <w:pPr>
        <w:spacing w:afterLines="100" w:after="312"/>
        <w:ind w:firstLine="420"/>
        <w:rPr>
          <w:ins w:id="259" w:author="Zhang Li" w:date="2022-06-12T12:05: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w:t>
      </w:r>
      <w:del w:id="260" w:author="Zhang Li" w:date="2022-06-16T13:41:00Z">
        <w:r w:rsidDel="002D3F1A">
          <w:rPr>
            <w:rFonts w:ascii="Times New Roman" w:eastAsia="宋体" w:hAnsi="Times New Roman" w:cs="Times New Roman"/>
            <w:sz w:val="24"/>
            <w:szCs w:val="24"/>
          </w:rPr>
          <w:delText xml:space="preserve">algorithms </w:delText>
        </w:r>
      </w:del>
      <w:ins w:id="261" w:author="Zhang Li" w:date="2022-06-16T13:41:00Z">
        <w:r w:rsidR="002D3F1A">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with blockchain to design blockchain consensus protocols that </w:t>
      </w:r>
      <w:del w:id="262" w:author="Zhang Li" w:date="2022-06-16T13:40:00Z">
        <w:r w:rsidDel="002D3F1A">
          <w:rPr>
            <w:rFonts w:ascii="Times New Roman" w:eastAsia="宋体" w:hAnsi="Times New Roman" w:cs="Times New Roman"/>
            <w:sz w:val="24"/>
            <w:szCs w:val="24"/>
          </w:rPr>
          <w:delText xml:space="preserve">more </w:delText>
        </w:r>
      </w:del>
      <w:ins w:id="263" w:author="Zhang Li" w:date="2022-06-16T13:41:00Z">
        <w:r w:rsidR="002D3F1A">
          <w:rPr>
            <w:rFonts w:ascii="Times New Roman" w:eastAsia="宋体" w:hAnsi="Times New Roman" w:cs="Times New Roman"/>
            <w:sz w:val="24"/>
            <w:szCs w:val="24"/>
          </w:rPr>
          <w:t>are</w:t>
        </w:r>
      </w:ins>
      <w:ins w:id="264" w:author="Zhang Li" w:date="2022-06-16T13:40:00Z">
        <w:r w:rsidR="002D3F1A">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suitable for wireless </w:t>
      </w:r>
      <w:r>
        <w:rPr>
          <w:rFonts w:ascii="Times New Roman" w:eastAsia="宋体" w:hAnsi="Times New Roman" w:cs="Times New Roman"/>
          <w:sz w:val="24"/>
          <w:szCs w:val="24"/>
        </w:rPr>
        <w:lastRenderedPageBreak/>
        <w:t xml:space="preserve">networks. </w:t>
      </w:r>
      <w:del w:id="265" w:author="Zhang Li" w:date="2022-06-16T13:42:00Z">
        <w:r w:rsidDel="002D3F1A">
          <w:rPr>
            <w:rFonts w:ascii="Times New Roman" w:eastAsia="宋体" w:hAnsi="Times New Roman" w:cs="Times New Roman"/>
            <w:sz w:val="24"/>
            <w:szCs w:val="24"/>
          </w:rPr>
          <w:delText xml:space="preserve">According to the nature property of wireless broadcast communication, </w:delText>
        </w:r>
      </w:del>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w:t>
      </w:r>
      <w:ins w:id="266" w:author="Zhang Li" w:date="2022-06-16T13:49:00Z">
        <w:r w:rsidR="00C7684C">
          <w:rPr>
            <w:rFonts w:ascii="Times New Roman" w:eastAsia="宋体" w:hAnsi="Times New Roman" w:cs="Times New Roman"/>
            <w:kern w:val="0"/>
            <w:sz w:val="24"/>
            <w:szCs w:val="24"/>
          </w:rPr>
          <w:t>To prevent Sybil attack and i</w:t>
        </w:r>
      </w:ins>
      <w:ins w:id="267" w:author="Zhang Li" w:date="2022-06-16T13:50:00Z">
        <w:r w:rsidR="00C7684C">
          <w:rPr>
            <w:rFonts w:ascii="Times New Roman" w:eastAsia="宋体" w:hAnsi="Times New Roman" w:cs="Times New Roman"/>
            <w:kern w:val="0"/>
            <w:sz w:val="24"/>
            <w:szCs w:val="24"/>
          </w:rPr>
          <w:t>mprove the efficiency of consensus</w:t>
        </w:r>
      </w:ins>
      <w:ins w:id="268" w:author="Zhang Li" w:date="2022-06-16T13:49:00Z">
        <w:r w:rsidR="00C7684C">
          <w:rPr>
            <w:rFonts w:ascii="Times New Roman" w:eastAsia="宋体" w:hAnsi="Times New Roman" w:cs="Times New Roman"/>
            <w:kern w:val="0"/>
            <w:sz w:val="24"/>
            <w:szCs w:val="24"/>
          </w:rPr>
          <w:t>, t</w:t>
        </w:r>
      </w:ins>
      <w:ins w:id="269" w:author="Zhang Li" w:date="2022-06-16T13:45:00Z">
        <w:r w:rsidR="00C7684C">
          <w:rPr>
            <w:rFonts w:ascii="Times New Roman" w:eastAsia="宋体" w:hAnsi="Times New Roman" w:cs="Times New Roman"/>
            <w:kern w:val="0"/>
            <w:sz w:val="24"/>
            <w:szCs w:val="24"/>
          </w:rPr>
          <w:t xml:space="preserve">his protocol leverages the wireless </w:t>
        </w:r>
      </w:ins>
      <w:ins w:id="270" w:author="Zhang Li" w:date="2022-06-16T13:48:00Z">
        <w:r w:rsidR="00C7684C">
          <w:rPr>
            <w:rFonts w:ascii="Times New Roman" w:eastAsia="宋体" w:hAnsi="Times New Roman" w:cs="Times New Roman"/>
            <w:kern w:val="0"/>
            <w:sz w:val="24"/>
            <w:szCs w:val="24"/>
          </w:rPr>
          <w:t xml:space="preserve">transmitted </w:t>
        </w:r>
      </w:ins>
      <w:ins w:id="271" w:author="Zhang Li" w:date="2022-06-16T13:45:00Z">
        <w:r w:rsidR="00C7684C">
          <w:rPr>
            <w:rFonts w:ascii="Times New Roman" w:eastAsia="宋体" w:hAnsi="Times New Roman" w:cs="Times New Roman"/>
            <w:kern w:val="0"/>
            <w:sz w:val="24"/>
            <w:szCs w:val="24"/>
          </w:rPr>
          <w:t>signals</w:t>
        </w:r>
      </w:ins>
      <w:ins w:id="272" w:author="Zhang Li" w:date="2022-06-16T13:48:00Z">
        <w:r w:rsidR="00C7684C">
          <w:rPr>
            <w:rFonts w:ascii="Times New Roman" w:eastAsia="宋体" w:hAnsi="Times New Roman" w:cs="Times New Roman"/>
            <w:kern w:val="0"/>
            <w:sz w:val="24"/>
            <w:szCs w:val="24"/>
          </w:rPr>
          <w:t xml:space="preserve"> to</w:t>
        </w:r>
      </w:ins>
      <w:ins w:id="273" w:author="Zhang Li" w:date="2022-06-16T13:47:00Z">
        <w:r w:rsidR="00C7684C">
          <w:rPr>
            <w:rFonts w:ascii="Times New Roman" w:eastAsia="宋体" w:hAnsi="Times New Roman" w:cs="Times New Roman"/>
            <w:kern w:val="0"/>
            <w:sz w:val="24"/>
            <w:szCs w:val="24"/>
          </w:rPr>
          <w:t xml:space="preserve"> select nodes </w:t>
        </w:r>
      </w:ins>
      <w:ins w:id="274" w:author="Zhang Li" w:date="2022-06-16T13:48:00Z">
        <w:r w:rsidR="00C7684C">
          <w:rPr>
            <w:rFonts w:ascii="Times New Roman" w:eastAsia="宋体" w:hAnsi="Times New Roman" w:cs="Times New Roman"/>
            <w:kern w:val="0"/>
            <w:sz w:val="24"/>
            <w:szCs w:val="24"/>
          </w:rPr>
          <w:t xml:space="preserve">that can </w:t>
        </w:r>
      </w:ins>
      <w:ins w:id="275" w:author="Zhang Li" w:date="2022-06-16T13:47:00Z">
        <w:r w:rsidR="00C7684C">
          <w:rPr>
            <w:rFonts w:ascii="Times New Roman" w:eastAsia="宋体" w:hAnsi="Times New Roman" w:cs="Times New Roman"/>
            <w:kern w:val="0"/>
            <w:sz w:val="24"/>
            <w:szCs w:val="24"/>
          </w:rPr>
          <w:t>participate the final consensus reaching process.</w:t>
        </w:r>
      </w:ins>
      <w:ins w:id="276" w:author="Zhang Li" w:date="2022-06-16T13:48:00Z">
        <w:r w:rsidR="00C7684C">
          <w:rPr>
            <w:rFonts w:ascii="Times New Roman" w:eastAsia="宋体" w:hAnsi="Times New Roman" w:cs="Times New Roman"/>
            <w:kern w:val="0"/>
            <w:sz w:val="24"/>
            <w:szCs w:val="24"/>
          </w:rPr>
          <w:t xml:space="preserve"> </w:t>
        </w:r>
      </w:ins>
      <w:del w:id="277" w:author="Zhang Li" w:date="2022-06-16T13:51:00Z">
        <w:r w:rsidDel="004222D6">
          <w:rPr>
            <w:rFonts w:ascii="Times New Roman" w:eastAsia="宋体" w:hAnsi="Times New Roman" w:cs="Times New Roman"/>
            <w:kern w:val="0"/>
            <w:sz w:val="24"/>
            <w:szCs w:val="24"/>
          </w:rPr>
          <w:delText xml:space="preserve">Some studies increase consensus efficiency by making full use of wireless broadcast operation. </w:delText>
        </w:r>
      </w:del>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w:t>
      </w:r>
      <w:ins w:id="278" w:author="Zhang Li" w:date="2022-06-16T13:51:00Z">
        <w:r w:rsidR="004222D6">
          <w:rPr>
            <w:rFonts w:ascii="Times New Roman" w:eastAsia="宋体" w:hAnsi="Times New Roman" w:cs="Times New Roman"/>
            <w:kern w:val="0"/>
            <w:sz w:val="24"/>
            <w:szCs w:val="24"/>
          </w:rPr>
          <w:t xml:space="preserve"> </w:t>
        </w:r>
      </w:ins>
      <w:ins w:id="279" w:author="Zhang Li" w:date="2022-06-16T13:55:00Z">
        <w:r w:rsidR="004222D6">
          <w:rPr>
            <w:rFonts w:ascii="Times New Roman" w:eastAsia="宋体" w:hAnsi="Times New Roman" w:cs="Times New Roman"/>
            <w:kern w:val="0"/>
            <w:sz w:val="24"/>
            <w:szCs w:val="24"/>
          </w:rPr>
          <w:t xml:space="preserve">This consensus protocol </w:t>
        </w:r>
      </w:ins>
      <w:ins w:id="280" w:author="Zhang Li" w:date="2022-06-16T13:59:00Z">
        <w:r w:rsidR="00E10BB2">
          <w:rPr>
            <w:rFonts w:ascii="Times New Roman" w:eastAsia="宋体" w:hAnsi="Times New Roman" w:cs="Times New Roman"/>
            <w:kern w:val="0"/>
            <w:sz w:val="24"/>
            <w:szCs w:val="24"/>
          </w:rPr>
          <w:t xml:space="preserve">makes use of transmitted signal power to </w:t>
        </w:r>
      </w:ins>
      <w:ins w:id="281" w:author="Zhang Li" w:date="2022-06-16T13:55:00Z">
        <w:r w:rsidR="00E10BB2">
          <w:rPr>
            <w:rFonts w:ascii="Times New Roman" w:eastAsia="宋体" w:hAnsi="Times New Roman" w:cs="Times New Roman"/>
            <w:kern w:val="0"/>
            <w:sz w:val="24"/>
            <w:szCs w:val="24"/>
          </w:rPr>
          <w:t xml:space="preserve">achieve consensus </w:t>
        </w:r>
      </w:ins>
      <w:ins w:id="282" w:author="Zhang Li" w:date="2022-06-16T13:56:00Z">
        <w:r w:rsidR="00E10BB2">
          <w:rPr>
            <w:rFonts w:ascii="Times New Roman" w:eastAsia="宋体" w:hAnsi="Times New Roman" w:cs="Times New Roman"/>
            <w:kern w:val="0"/>
            <w:sz w:val="24"/>
            <w:szCs w:val="24"/>
          </w:rPr>
          <w:t xml:space="preserve">with the time complexity of </w:t>
        </w:r>
      </w:ins>
      <m:oMath>
        <m:r>
          <w:ins w:id="283" w:author="Zhang Li" w:date="2022-06-16T13:56:00Z">
            <w:rPr>
              <w:rFonts w:ascii="Cambria Math" w:eastAsia="宋体" w:hAnsi="Cambria Math" w:cs="Times New Roman"/>
              <w:kern w:val="0"/>
              <w:sz w:val="24"/>
              <w:szCs w:val="24"/>
            </w:rPr>
            <m:t>O(</m:t>
          </w:ins>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ins w:id="284" w:author="Zhang Li" w:date="2022-06-16T13:56:00Z">
                <w:rPr>
                  <w:rFonts w:ascii="Cambria Math" w:eastAsia="宋体" w:hAnsi="Cambria Math" w:cs="Times New Roman"/>
                  <w:kern w:val="0"/>
                  <w:sz w:val="24"/>
                  <w:szCs w:val="24"/>
                </w:rPr>
                <m:t>n</m:t>
              </w:ins>
            </m:r>
          </m:e>
        </m:func>
        <m:r>
          <w:ins w:id="285" w:author="Zhang Li" w:date="2022-06-16T13:56:00Z">
            <w:rPr>
              <w:rFonts w:ascii="Cambria Math" w:eastAsia="宋体" w:hAnsi="Cambria Math" w:cs="Times New Roman"/>
              <w:kern w:val="0"/>
              <w:sz w:val="24"/>
              <w:szCs w:val="24"/>
            </w:rPr>
            <m:t>)</m:t>
          </w:ins>
        </m:r>
      </m:oMath>
      <w:ins w:id="286" w:author="Zhang Li" w:date="2022-06-16T13:57:00Z">
        <w:r w:rsidR="00E10BB2">
          <w:rPr>
            <w:rFonts w:ascii="Times New Roman" w:eastAsia="宋体" w:hAnsi="Times New Roman" w:cs="Times New Roman"/>
            <w:kern w:val="0"/>
            <w:sz w:val="24"/>
            <w:szCs w:val="24"/>
          </w:rPr>
          <w:t>.</w:t>
        </w:r>
      </w:ins>
      <w:del w:id="287" w:author="Zhang Li" w:date="2022-06-16T13:57:00Z">
        <w:r w:rsidDel="00E10BB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w:t>
      </w:r>
      <w:ins w:id="288" w:author="Zhang Li" w:date="2022-06-16T14:02:00Z">
        <w:r w:rsidR="002C0FC9">
          <w:rPr>
            <w:rFonts w:ascii="Times New Roman" w:eastAsia="宋体" w:hAnsi="Times New Roman" w:cs="Times New Roman"/>
            <w:kern w:val="0"/>
            <w:sz w:val="24"/>
            <w:szCs w:val="24"/>
          </w:rPr>
          <w:t xml:space="preserve">In this protocol, </w:t>
        </w:r>
      </w:ins>
      <w:ins w:id="289" w:author="Zhang Li" w:date="2022-06-16T14:03:00Z">
        <w:r w:rsidR="002C0FC9">
          <w:rPr>
            <w:rFonts w:ascii="Times New Roman" w:eastAsia="宋体" w:hAnsi="Times New Roman" w:cs="Times New Roman"/>
            <w:kern w:val="0"/>
            <w:sz w:val="24"/>
            <w:szCs w:val="24"/>
          </w:rPr>
          <w:t>nodes achieve consensus on a proposal b</w:t>
        </w:r>
      </w:ins>
      <w:ins w:id="290" w:author="Zhang Li" w:date="2022-06-16T14:04:00Z">
        <w:r w:rsidR="002C0FC9">
          <w:rPr>
            <w:rFonts w:ascii="Times New Roman" w:eastAsia="宋体" w:hAnsi="Times New Roman" w:cs="Times New Roman"/>
            <w:kern w:val="0"/>
            <w:sz w:val="24"/>
            <w:szCs w:val="24"/>
          </w:rPr>
          <w:t xml:space="preserve">y leveraging the received signal strength. </w:t>
        </w:r>
      </w:ins>
      <w:r>
        <w:rPr>
          <w:rFonts w:ascii="Times New Roman" w:eastAsia="宋体" w:hAnsi="Times New Roman" w:cs="Times New Roman"/>
          <w:kern w:val="0"/>
          <w:sz w:val="24"/>
          <w:szCs w:val="24"/>
        </w:rPr>
        <w:t xml:space="preserve">Besides, </w:t>
      </w:r>
      <w:del w:id="291" w:author="Zhang Li" w:date="2022-06-16T14:22:00Z">
        <w:r w:rsidDel="007D1BD9">
          <w:rPr>
            <w:rFonts w:ascii="Times New Roman" w:eastAsia="宋体" w:hAnsi="Times New Roman" w:cs="Times New Roman"/>
            <w:kern w:val="0"/>
            <w:sz w:val="24"/>
            <w:szCs w:val="24"/>
          </w:rPr>
          <w:delText xml:space="preserve">to overcome the interference </w:delText>
        </w:r>
      </w:del>
      <w:del w:id="292" w:author="Zhang Li" w:date="2022-06-16T13:52:00Z">
        <w:r w:rsidDel="004222D6">
          <w:rPr>
            <w:rFonts w:ascii="Times New Roman" w:eastAsia="宋体" w:hAnsi="Times New Roman" w:cs="Times New Roman"/>
            <w:kern w:val="0"/>
            <w:sz w:val="24"/>
            <w:szCs w:val="24"/>
          </w:rPr>
          <w:delText xml:space="preserve">of </w:delText>
        </w:r>
      </w:del>
      <w:del w:id="293" w:author="Zhang Li" w:date="2022-06-16T14:22:00Z">
        <w:r w:rsidDel="007D1BD9">
          <w:rPr>
            <w:rFonts w:ascii="Times New Roman" w:eastAsia="宋体" w:hAnsi="Times New Roman" w:cs="Times New Roman"/>
            <w:kern w:val="0"/>
            <w:sz w:val="24"/>
            <w:szCs w:val="24"/>
          </w:rPr>
          <w:delText>wireless broadcast communication,</w:delText>
        </w:r>
        <w:r w:rsidDel="007D1BD9">
          <w:rPr>
            <w:rFonts w:ascii="Times New Roman" w:eastAsia="宋体" w:hAnsi="Times New Roman" w:cs="Times New Roman" w:hint="eastAsia"/>
            <w:kern w:val="0"/>
            <w:sz w:val="24"/>
            <w:szCs w:val="24"/>
          </w:rPr>
          <w:delText xml:space="preserve"> </w:delText>
        </w:r>
      </w:del>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w:t>
      </w:r>
      <w:ins w:id="294" w:author="Zhang Li" w:date="2022-06-16T14:22:00Z">
        <w:r w:rsidR="007D1BD9">
          <w:rPr>
            <w:rFonts w:ascii="Times New Roman" w:eastAsia="宋体" w:hAnsi="Times New Roman" w:cs="Times New Roman"/>
            <w:kern w:val="0"/>
            <w:sz w:val="24"/>
            <w:szCs w:val="24"/>
          </w:rPr>
          <w:t>a jamming-</w:t>
        </w:r>
      </w:ins>
      <w:ins w:id="295" w:author="Zhang Li" w:date="2022-06-16T14:23:00Z">
        <w:r w:rsidR="007D1BD9">
          <w:rPr>
            <w:rFonts w:ascii="Times New Roman" w:eastAsia="宋体" w:hAnsi="Times New Roman" w:cs="Times New Roman"/>
            <w:kern w:val="0"/>
            <w:sz w:val="24"/>
            <w:szCs w:val="24"/>
          </w:rPr>
          <w:t>attack-</w:t>
        </w:r>
      </w:ins>
      <w:ins w:id="296" w:author="Zhang Li" w:date="2022-06-16T14:22:00Z">
        <w:r w:rsidR="007D1BD9">
          <w:rPr>
            <w:rFonts w:ascii="Times New Roman" w:eastAsia="宋体" w:hAnsi="Times New Roman" w:cs="Times New Roman"/>
            <w:kern w:val="0"/>
            <w:sz w:val="24"/>
            <w:szCs w:val="24"/>
          </w:rPr>
          <w:t>resist</w:t>
        </w:r>
      </w:ins>
      <w:ins w:id="297" w:author="Zhang Li" w:date="2022-06-16T14:23:00Z">
        <w:r w:rsidR="007D1BD9">
          <w:rPr>
            <w:rFonts w:ascii="Times New Roman" w:eastAsia="宋体" w:hAnsi="Times New Roman" w:cs="Times New Roman"/>
            <w:kern w:val="0"/>
            <w:sz w:val="24"/>
            <w:szCs w:val="24"/>
          </w:rPr>
          <w:t>a</w:t>
        </w:r>
      </w:ins>
      <w:ins w:id="298" w:author="Zhang Li" w:date="2022-06-16T14:22:00Z">
        <w:r w:rsidR="007D1BD9">
          <w:rPr>
            <w:rFonts w:ascii="Times New Roman" w:eastAsia="宋体" w:hAnsi="Times New Roman" w:cs="Times New Roman"/>
            <w:kern w:val="0"/>
            <w:sz w:val="24"/>
            <w:szCs w:val="24"/>
          </w:rPr>
          <w:t>nt</w:t>
        </w:r>
      </w:ins>
      <w:ins w:id="299" w:author="Zhang Li" w:date="2022-06-16T14:23:00Z">
        <w:r w:rsidR="007D1BD9">
          <w:rPr>
            <w:rFonts w:ascii="Times New Roman" w:eastAsia="宋体" w:hAnsi="Times New Roman" w:cs="Times New Roman"/>
            <w:kern w:val="0"/>
            <w:sz w:val="24"/>
            <w:szCs w:val="24"/>
          </w:rPr>
          <w:t xml:space="preserve"> and Sybil-attack-resistant blockchain consensus protocol </w:t>
        </w:r>
      </w:ins>
      <w:r>
        <w:rPr>
          <w:rFonts w:ascii="Times New Roman" w:eastAsia="宋体" w:hAnsi="Times New Roman" w:cs="Times New Roman"/>
          <w:kern w:val="0"/>
          <w:sz w:val="24"/>
          <w:szCs w:val="24"/>
        </w:rPr>
        <w:t xml:space="preserve">BLOWN that </w:t>
      </w:r>
      <w:ins w:id="300" w:author="Zhang Li" w:date="2022-06-16T14:09:00Z">
        <w:r w:rsidR="002B3D2C">
          <w:rPr>
            <w:rFonts w:ascii="Times New Roman" w:eastAsia="宋体" w:hAnsi="Times New Roman" w:cs="Times New Roman"/>
            <w:kern w:val="0"/>
            <w:sz w:val="24"/>
            <w:szCs w:val="24"/>
          </w:rPr>
          <w:t xml:space="preserve">is </w:t>
        </w:r>
      </w:ins>
      <w:del w:id="301" w:author="Zhang Li" w:date="2022-06-16T14:10:00Z">
        <w:r w:rsidDel="002B3D2C">
          <w:rPr>
            <w:rFonts w:ascii="Times New Roman" w:eastAsia="宋体" w:hAnsi="Times New Roman" w:cs="Times New Roman"/>
            <w:kern w:val="0"/>
            <w:sz w:val="24"/>
            <w:szCs w:val="24"/>
          </w:rPr>
          <w:delText xml:space="preserve">based on a </w:delText>
        </w:r>
        <w:r w:rsidRPr="0084497E" w:rsidDel="002B3D2C">
          <w:rPr>
            <w:rFonts w:ascii="Times New Roman" w:eastAsia="宋体" w:hAnsi="Times New Roman" w:cs="Times New Roman"/>
            <w:kern w:val="0"/>
            <w:sz w:val="24"/>
            <w:szCs w:val="24"/>
          </w:rPr>
          <w:delText>Proof-of-Channel</w:delText>
        </w:r>
        <w:r w:rsidDel="002B3D2C">
          <w:rPr>
            <w:rFonts w:ascii="Times New Roman" w:eastAsia="宋体" w:hAnsi="Times New Roman" w:cs="Times New Roman"/>
            <w:kern w:val="0"/>
            <w:sz w:val="24"/>
            <w:szCs w:val="24"/>
          </w:rPr>
          <w:delText xml:space="preserve"> consensus algorithm</w:delText>
        </w:r>
      </w:del>
      <w:ins w:id="302" w:author="Zhang Li" w:date="2022-06-16T14:10:00Z">
        <w:r w:rsidR="002B3D2C">
          <w:rPr>
            <w:rFonts w:ascii="Times New Roman" w:eastAsia="宋体" w:hAnsi="Times New Roman" w:cs="Times New Roman"/>
            <w:kern w:val="0"/>
            <w:sz w:val="24"/>
            <w:szCs w:val="24"/>
          </w:rPr>
          <w:t>desi</w:t>
        </w:r>
        <w:r w:rsidR="006B42C0">
          <w:rPr>
            <w:rFonts w:ascii="Times New Roman" w:eastAsia="宋体" w:hAnsi="Times New Roman" w:cs="Times New Roman"/>
            <w:kern w:val="0"/>
            <w:sz w:val="24"/>
            <w:szCs w:val="24"/>
          </w:rPr>
          <w:t xml:space="preserve">gned </w:t>
        </w:r>
      </w:ins>
      <w:ins w:id="303" w:author="Zhang Li" w:date="2022-06-16T14:11:00Z">
        <w:r w:rsidR="006B42C0">
          <w:rPr>
            <w:rFonts w:ascii="Times New Roman" w:eastAsia="宋体" w:hAnsi="Times New Roman" w:cs="Times New Roman"/>
            <w:kern w:val="0"/>
            <w:sz w:val="24"/>
            <w:szCs w:val="24"/>
          </w:rPr>
          <w:t>for wireless networks</w:t>
        </w:r>
      </w:ins>
      <w:r>
        <w:rPr>
          <w:rFonts w:ascii="Times New Roman" w:eastAsia="宋体" w:hAnsi="Times New Roman" w:cs="Times New Roman"/>
          <w:kern w:val="0"/>
          <w:sz w:val="24"/>
          <w:szCs w:val="24"/>
        </w:rPr>
        <w:t xml:space="preserve">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ins w:id="304" w:author="Zhang Li" w:date="2022-06-16T14:19:00Z">
        <w:r w:rsidR="00D756DE">
          <w:rPr>
            <w:rFonts w:ascii="Times New Roman" w:eastAsia="宋体" w:hAnsi="Times New Roman" w:cs="Times New Roman"/>
            <w:kern w:val="0"/>
            <w:sz w:val="24"/>
            <w:szCs w:val="24"/>
          </w:rPr>
          <w:t xml:space="preserve">This protocol </w:t>
        </w:r>
      </w:ins>
      <w:ins w:id="305" w:author="Zhang Li" w:date="2022-06-16T14:20:00Z">
        <w:r w:rsidR="00D756DE">
          <w:rPr>
            <w:rFonts w:ascii="Times New Roman" w:eastAsia="宋体" w:hAnsi="Times New Roman" w:cs="Times New Roman"/>
            <w:kern w:val="0"/>
            <w:sz w:val="24"/>
            <w:szCs w:val="24"/>
          </w:rPr>
          <w:t xml:space="preserve">combines the VRF-based Sortition algorithm with </w:t>
        </w:r>
      </w:ins>
      <w:ins w:id="306" w:author="Zhang Li" w:date="2022-06-16T14:21:00Z">
        <w:r w:rsidR="00D756DE">
          <w:rPr>
            <w:rFonts w:ascii="Times New Roman" w:eastAsia="宋体" w:hAnsi="Times New Roman" w:cs="Times New Roman"/>
            <w:kern w:val="0"/>
            <w:sz w:val="24"/>
            <w:szCs w:val="24"/>
          </w:rPr>
          <w:t>Proof-of-Channel</w:t>
        </w:r>
        <w:r w:rsidR="007D1BD9">
          <w:rPr>
            <w:rFonts w:ascii="Times New Roman" w:eastAsia="宋体" w:hAnsi="Times New Roman" w:cs="Times New Roman"/>
            <w:kern w:val="0"/>
            <w:sz w:val="24"/>
            <w:szCs w:val="24"/>
          </w:rPr>
          <w:t xml:space="preserve"> consensus algorithm for efficient and secure leader election. </w:t>
        </w:r>
      </w:ins>
      <w:r>
        <w:rPr>
          <w:rFonts w:ascii="Times New Roman" w:eastAsia="宋体" w:hAnsi="Times New Roman" w:cs="Times New Roman"/>
          <w:kern w:val="0"/>
          <w:sz w:val="24"/>
          <w:szCs w:val="24"/>
        </w:rPr>
        <w:t>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0149D414" w14:textId="699B9475" w:rsidR="008D0987" w:rsidRPr="00DE3197" w:rsidDel="008D0987" w:rsidRDefault="008D0987" w:rsidP="008D0987">
      <w:pPr>
        <w:pStyle w:val="2"/>
        <w:rPr>
          <w:del w:id="307" w:author="Zhang Li" w:date="2022-06-12T12:05:00Z"/>
          <w:rFonts w:ascii="Times New Roman" w:eastAsia="黑体" w:hAnsi="Times New Roman" w:cs="Times New Roman"/>
          <w:sz w:val="28"/>
          <w:szCs w:val="28"/>
        </w:rPr>
      </w:pPr>
      <w:bookmarkStart w:id="308" w:name="_Toc94273360"/>
      <w:del w:id="309" w:author="Zhang Li" w:date="2022-06-12T12:05:00Z">
        <w:r w:rsidRPr="00DE3197" w:rsidDel="008D0987">
          <w:rPr>
            <w:rFonts w:ascii="Times New Roman" w:eastAsia="黑体" w:hAnsi="Times New Roman" w:cs="Times New Roman"/>
            <w:sz w:val="28"/>
            <w:szCs w:val="28"/>
          </w:rPr>
          <w:delText xml:space="preserve">2.3 </w:delText>
        </w:r>
        <w:bookmarkEnd w:id="308"/>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310" w:author="Zhang Li" w:date="2022-06-12T12:05:00Z"/>
          <w:rFonts w:ascii="Times New Roman" w:eastAsia="宋体" w:hAnsi="Times New Roman" w:cs="Times New Roman"/>
          <w:kern w:val="0"/>
          <w:sz w:val="24"/>
          <w:szCs w:val="24"/>
        </w:rPr>
      </w:pPr>
      <w:del w:id="311"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312" w:author="Zhang Li" w:date="2022-06-12T12:05:00Z">
                <w:rPr>
                  <w:rFonts w:ascii="Cambria Math" w:eastAsia="宋体" w:hAnsi="Cambria Math" w:cs="Times New Roman"/>
                  <w:i/>
                  <w:kern w:val="0"/>
                  <w:sz w:val="24"/>
                  <w:szCs w:val="24"/>
                </w:rPr>
              </w:del>
            </m:ctrlPr>
          </m:dPr>
          <m:e>
            <m:r>
              <w:del w:id="313" w:author="Zhang Li" w:date="2022-06-12T12:05:00Z">
                <w:rPr>
                  <w:rFonts w:ascii="Cambria Math" w:eastAsia="宋体" w:hAnsi="Cambria Math" w:cs="Times New Roman"/>
                  <w:kern w:val="0"/>
                  <w:sz w:val="24"/>
                  <w:szCs w:val="24"/>
                </w:rPr>
                <m:t>t,n</m:t>
              </w:del>
            </m:r>
          </m:e>
        </m:d>
      </m:oMath>
      <w:del w:id="31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315" w:author="Zhang Li" w:date="2022-06-12T12:05:00Z">
            <w:rPr>
              <w:rFonts w:ascii="Cambria Math" w:eastAsia="宋体" w:hAnsi="Cambria Math" w:cs="Times New Roman"/>
              <w:kern w:val="0"/>
              <w:sz w:val="24"/>
              <w:szCs w:val="24"/>
            </w:rPr>
            <m:t>n</m:t>
          </w:del>
        </m:r>
      </m:oMath>
      <w:del w:id="31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317" w:author="Zhang Li" w:date="2022-06-12T12:05:00Z">
            <w:rPr>
              <w:rFonts w:ascii="Cambria Math" w:eastAsia="宋体" w:hAnsi="Cambria Math" w:cs="Times New Roman"/>
              <w:kern w:val="0"/>
              <w:sz w:val="24"/>
              <w:szCs w:val="24"/>
            </w:rPr>
            <m:t>t≤n</m:t>
          </w:del>
        </m:r>
      </m:oMath>
      <w:del w:id="31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319" w:author="Zhang Li" w:date="2022-06-12T12:05:00Z">
            <w:rPr>
              <w:rFonts w:ascii="Cambria Math" w:eastAsia="宋体" w:hAnsi="Cambria Math" w:cs="Times New Roman"/>
              <w:kern w:val="0"/>
              <w:sz w:val="24"/>
              <w:szCs w:val="24"/>
            </w:rPr>
            <m:t>t-1</m:t>
          </w:del>
        </m:r>
      </m:oMath>
      <w:del w:id="32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321" w:author="Zhang Li" w:date="2022-06-12T12:05:00Z"/>
          <w:rFonts w:ascii="Times New Roman" w:eastAsia="宋体" w:hAnsi="Times New Roman" w:cs="Times New Roman"/>
          <w:kern w:val="0"/>
          <w:sz w:val="24"/>
          <w:szCs w:val="24"/>
        </w:rPr>
      </w:pPr>
      <w:del w:id="322"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323" w:author="Zhang Li" w:date="2022-06-12T12:05:00Z">
                <w:rPr>
                  <w:rFonts w:ascii="Cambria Math" w:eastAsia="宋体" w:hAnsi="Cambria Math" w:cs="Times New Roman"/>
                  <w:kern w:val="0"/>
                  <w:sz w:val="24"/>
                  <w:szCs w:val="24"/>
                </w:rPr>
              </w:del>
            </m:ctrlPr>
          </m:sSubPr>
          <m:e>
            <m:r>
              <w:del w:id="324" w:author="Zhang Li" w:date="2022-06-12T12:05:00Z">
                <m:rPr>
                  <m:sty m:val="p"/>
                </m:rPr>
                <w:rPr>
                  <w:rFonts w:ascii="Cambria Math" w:eastAsia="宋体" w:hAnsi="Cambria Math" w:cs="Times New Roman"/>
                  <w:kern w:val="0"/>
                  <w:sz w:val="24"/>
                  <w:szCs w:val="24"/>
                </w:rPr>
                <m:t>G</m:t>
              </w:del>
            </m:r>
          </m:e>
          <m:sub>
            <m:r>
              <w:del w:id="325" w:author="Zhang Li" w:date="2022-06-12T12:05:00Z">
                <m:rPr>
                  <m:sty m:val="p"/>
                </m:rPr>
                <w:rPr>
                  <w:rFonts w:ascii="Cambria Math" w:eastAsia="宋体" w:hAnsi="Cambria Math" w:cs="Times New Roman"/>
                  <w:kern w:val="0"/>
                  <w:sz w:val="24"/>
                  <w:szCs w:val="24"/>
                </w:rPr>
                <m:t>1</m:t>
              </w:del>
            </m:r>
          </m:sub>
        </m:sSub>
      </m:oMath>
      <w:del w:id="326"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327" w:author="Zhang Li" w:date="2022-06-12T12:05:00Z">
            <w:rPr>
              <w:rFonts w:ascii="Cambria Math" w:eastAsia="宋体" w:hAnsi="Cambria Math" w:cs="Times New Roman"/>
              <w:kern w:val="0"/>
              <w:sz w:val="24"/>
              <w:szCs w:val="24"/>
            </w:rPr>
            <m:t>p</m:t>
          </w:del>
        </m:r>
      </m:oMath>
      <w:del w:id="328"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329" w:author="Zhang Li" w:date="2022-06-12T12:05:00Z">
                <w:rPr>
                  <w:rFonts w:ascii="Cambria Math" w:eastAsia="宋体" w:hAnsi="Cambria Math" w:cs="Times New Roman"/>
                  <w:kern w:val="0"/>
                  <w:sz w:val="24"/>
                  <w:szCs w:val="24"/>
                </w:rPr>
              </w:del>
            </m:ctrlPr>
          </m:sSubPr>
          <m:e>
            <m:r>
              <w:del w:id="330" w:author="Zhang Li" w:date="2022-06-12T12:05:00Z">
                <w:rPr>
                  <w:rFonts w:ascii="Cambria Math" w:eastAsia="宋体" w:hAnsi="Cambria Math" w:cs="Times New Roman"/>
                  <w:kern w:val="0"/>
                  <w:sz w:val="24"/>
                  <w:szCs w:val="24"/>
                </w:rPr>
                <m:t>g</m:t>
              </w:del>
            </m:r>
          </m:e>
          <m:sub>
            <m:r>
              <w:del w:id="331" w:author="Zhang Li" w:date="2022-06-12T12:05:00Z">
                <m:rPr>
                  <m:sty m:val="p"/>
                </m:rPr>
                <w:rPr>
                  <w:rFonts w:ascii="Cambria Math" w:eastAsia="宋体" w:hAnsi="Cambria Math" w:cs="Times New Roman"/>
                  <w:kern w:val="0"/>
                  <w:sz w:val="24"/>
                  <w:szCs w:val="24"/>
                </w:rPr>
                <m:t>1</m:t>
              </w:del>
            </m:r>
          </m:sub>
        </m:sSub>
      </m:oMath>
      <w:del w:id="332"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333" w:author="Zhang Li" w:date="2022-06-12T12:05:00Z">
            <w:rPr>
              <w:rFonts w:ascii="Cambria Math" w:eastAsia="宋体" w:hAnsi="Cambria Math" w:cs="Times New Roman"/>
              <w:kern w:val="0"/>
              <w:sz w:val="24"/>
              <w:szCs w:val="24"/>
            </w:rPr>
            <m:t>H</m:t>
          </w:del>
        </m:r>
        <m:r>
          <w:del w:id="334" w:author="Zhang Li" w:date="2022-06-12T12:05:00Z">
            <m:rPr>
              <m:sty m:val="p"/>
            </m:rPr>
            <w:rPr>
              <w:rFonts w:ascii="Cambria Math" w:eastAsia="宋体" w:hAnsi="Cambria Math" w:cs="Times New Roman"/>
              <w:kern w:val="0"/>
              <w:sz w:val="24"/>
              <w:szCs w:val="24"/>
            </w:rPr>
            <m:t>:{0,1</m:t>
          </w:del>
        </m:r>
        <m:sSup>
          <m:sSupPr>
            <m:ctrlPr>
              <w:del w:id="335" w:author="Zhang Li" w:date="2022-06-12T12:05:00Z">
                <w:rPr>
                  <w:rFonts w:ascii="Cambria Math" w:eastAsia="宋体" w:hAnsi="Cambria Math" w:cs="Times New Roman"/>
                  <w:kern w:val="0"/>
                  <w:sz w:val="24"/>
                  <w:szCs w:val="24"/>
                </w:rPr>
              </w:del>
            </m:ctrlPr>
          </m:sSupPr>
          <m:e>
            <m:r>
              <w:del w:id="336" w:author="Zhang Li" w:date="2022-06-12T12:05:00Z">
                <m:rPr>
                  <m:sty m:val="p"/>
                </m:rPr>
                <w:rPr>
                  <w:rFonts w:ascii="Cambria Math" w:eastAsia="宋体" w:hAnsi="Cambria Math" w:cs="Times New Roman"/>
                  <w:kern w:val="0"/>
                  <w:sz w:val="24"/>
                  <w:szCs w:val="24"/>
                </w:rPr>
                <m:t>}</m:t>
              </w:del>
            </m:r>
          </m:e>
          <m:sup>
            <m:r>
              <w:del w:id="337" w:author="Zhang Li" w:date="2022-06-12T12:05:00Z">
                <m:rPr>
                  <m:sty m:val="p"/>
                </m:rPr>
                <w:rPr>
                  <w:rFonts w:ascii="Cambria Math" w:eastAsia="宋体" w:hAnsi="Cambria Math" w:cs="Times New Roman"/>
                  <w:kern w:val="0"/>
                  <w:sz w:val="24"/>
                  <w:szCs w:val="24"/>
                </w:rPr>
                <m:t>*</m:t>
              </w:del>
            </m:r>
          </m:sup>
        </m:sSup>
        <m:r>
          <w:del w:id="338" w:author="Zhang Li" w:date="2022-06-12T12:05:00Z">
            <m:rPr>
              <m:sty m:val="p"/>
            </m:rPr>
            <w:rPr>
              <w:rFonts w:ascii="Cambria Math" w:eastAsia="宋体" w:hAnsi="Cambria Math" w:cs="Times New Roman" w:hint="eastAsia"/>
              <w:kern w:val="0"/>
              <w:sz w:val="24"/>
              <w:szCs w:val="24"/>
            </w:rPr>
            <m:t>→</m:t>
          </w:del>
        </m:r>
        <m:sSub>
          <m:sSubPr>
            <m:ctrlPr>
              <w:del w:id="339" w:author="Zhang Li" w:date="2022-06-12T12:05:00Z">
                <w:rPr>
                  <w:rFonts w:ascii="Cambria Math" w:eastAsia="宋体" w:hAnsi="Cambria Math" w:cs="Times New Roman"/>
                  <w:kern w:val="0"/>
                  <w:sz w:val="24"/>
                  <w:szCs w:val="24"/>
                </w:rPr>
              </w:del>
            </m:ctrlPr>
          </m:sSubPr>
          <m:e>
            <m:r>
              <w:del w:id="340" w:author="Zhang Li" w:date="2022-06-12T12:05:00Z">
                <w:rPr>
                  <w:rFonts w:ascii="Cambria Math" w:eastAsia="宋体" w:hAnsi="Cambria Math" w:cs="Times New Roman"/>
                  <w:kern w:val="0"/>
                  <w:sz w:val="24"/>
                  <w:szCs w:val="24"/>
                </w:rPr>
                <m:t>G</m:t>
              </w:del>
            </m:r>
          </m:e>
          <m:sub>
            <m:r>
              <w:del w:id="341" w:author="Zhang Li" w:date="2022-06-12T12:05:00Z">
                <m:rPr>
                  <m:sty m:val="p"/>
                </m:rPr>
                <w:rPr>
                  <w:rFonts w:ascii="Cambria Math" w:eastAsia="宋体" w:hAnsi="Cambria Math" w:cs="Times New Roman"/>
                  <w:kern w:val="0"/>
                  <w:sz w:val="24"/>
                  <w:szCs w:val="24"/>
                </w:rPr>
                <m:t>1</m:t>
              </w:del>
            </m:r>
          </m:sub>
        </m:sSub>
      </m:oMath>
      <w:del w:id="34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343" w:author="Zhang Li" w:date="2022-06-12T12:05:00Z">
                <w:rPr>
                  <w:rFonts w:ascii="Cambria Math" w:eastAsia="宋体" w:hAnsi="Cambria Math" w:cs="Times New Roman"/>
                  <w:kern w:val="0"/>
                  <w:sz w:val="24"/>
                  <w:szCs w:val="24"/>
                </w:rPr>
              </w:del>
            </m:ctrlPr>
          </m:dPr>
          <m:e>
            <m:sSub>
              <m:sSubPr>
                <m:ctrlPr>
                  <w:del w:id="344" w:author="Zhang Li" w:date="2022-06-12T12:05:00Z">
                    <w:rPr>
                      <w:rFonts w:ascii="Cambria Math" w:eastAsia="宋体" w:hAnsi="Cambria Math" w:cs="Times New Roman"/>
                      <w:kern w:val="0"/>
                      <w:sz w:val="24"/>
                      <w:szCs w:val="24"/>
                    </w:rPr>
                  </w:del>
                </m:ctrlPr>
              </m:sSubPr>
              <m:e>
                <m:r>
                  <w:del w:id="345" w:author="Zhang Li" w:date="2022-06-12T12:05:00Z">
                    <w:rPr>
                      <w:rFonts w:ascii="Cambria Math" w:eastAsia="宋体" w:hAnsi="Cambria Math" w:cs="Times New Roman"/>
                      <w:kern w:val="0"/>
                      <w:sz w:val="24"/>
                      <w:szCs w:val="24"/>
                    </w:rPr>
                    <m:t>G</m:t>
                  </w:del>
                </m:r>
              </m:e>
              <m:sub>
                <m:r>
                  <w:del w:id="346" w:author="Zhang Li" w:date="2022-06-12T12:05:00Z">
                    <m:rPr>
                      <m:sty m:val="p"/>
                    </m:rPr>
                    <w:rPr>
                      <w:rFonts w:ascii="Cambria Math" w:eastAsia="宋体" w:hAnsi="Cambria Math" w:cs="Times New Roman"/>
                      <w:kern w:val="0"/>
                      <w:sz w:val="24"/>
                      <w:szCs w:val="24"/>
                    </w:rPr>
                    <m:t>1</m:t>
                  </w:del>
                </m:r>
              </m:sub>
            </m:sSub>
            <m:r>
              <w:del w:id="347" w:author="Zhang Li" w:date="2022-06-12T12:05:00Z">
                <m:rPr>
                  <m:sty m:val="p"/>
                </m:rPr>
                <w:rPr>
                  <w:rFonts w:ascii="Cambria Math" w:eastAsia="宋体" w:hAnsi="Cambria Math" w:cs="Times New Roman"/>
                  <w:kern w:val="0"/>
                  <w:sz w:val="24"/>
                  <w:szCs w:val="24"/>
                </w:rPr>
                <m:t>,</m:t>
              </w:del>
            </m:r>
            <m:sSub>
              <m:sSubPr>
                <m:ctrlPr>
                  <w:del w:id="348" w:author="Zhang Li" w:date="2022-06-12T12:05:00Z">
                    <w:rPr>
                      <w:rFonts w:ascii="Cambria Math" w:eastAsia="宋体" w:hAnsi="Cambria Math" w:cs="Times New Roman"/>
                      <w:kern w:val="0"/>
                      <w:sz w:val="24"/>
                      <w:szCs w:val="24"/>
                    </w:rPr>
                  </w:del>
                </m:ctrlPr>
              </m:sSubPr>
              <m:e>
                <m:r>
                  <w:del w:id="349" w:author="Zhang Li" w:date="2022-06-12T12:05:00Z">
                    <w:rPr>
                      <w:rFonts w:ascii="Cambria Math" w:eastAsia="宋体" w:hAnsi="Cambria Math" w:cs="Times New Roman"/>
                      <w:kern w:val="0"/>
                      <w:sz w:val="24"/>
                      <w:szCs w:val="24"/>
                    </w:rPr>
                    <m:t>g</m:t>
                  </w:del>
                </m:r>
              </m:e>
              <m:sub>
                <m:r>
                  <w:del w:id="350" w:author="Zhang Li" w:date="2022-06-12T12:05:00Z">
                    <m:rPr>
                      <m:sty m:val="p"/>
                    </m:rPr>
                    <w:rPr>
                      <w:rFonts w:ascii="Cambria Math" w:eastAsia="宋体" w:hAnsi="Cambria Math" w:cs="Times New Roman"/>
                      <w:kern w:val="0"/>
                      <w:sz w:val="24"/>
                      <w:szCs w:val="24"/>
                    </w:rPr>
                    <m:t>1</m:t>
                  </w:del>
                </m:r>
              </m:sub>
            </m:sSub>
            <m:r>
              <w:del w:id="351" w:author="Zhang Li" w:date="2022-06-12T12:05:00Z">
                <m:rPr>
                  <m:sty m:val="p"/>
                </m:rPr>
                <w:rPr>
                  <w:rFonts w:ascii="Cambria Math" w:eastAsia="宋体" w:hAnsi="Cambria Math" w:cs="Times New Roman"/>
                  <w:kern w:val="0"/>
                  <w:sz w:val="24"/>
                  <w:szCs w:val="24"/>
                </w:rPr>
                <m:t>,</m:t>
              </w:del>
            </m:r>
            <m:r>
              <w:del w:id="352" w:author="Zhang Li" w:date="2022-06-12T12:05:00Z">
                <w:rPr>
                  <w:rFonts w:ascii="Cambria Math" w:eastAsia="宋体" w:hAnsi="Cambria Math" w:cs="Times New Roman"/>
                  <w:kern w:val="0"/>
                  <w:sz w:val="24"/>
                  <w:szCs w:val="24"/>
                </w:rPr>
                <m:t>p</m:t>
              </w:del>
            </m:r>
            <m:r>
              <w:del w:id="353" w:author="Zhang Li" w:date="2022-06-12T12:05:00Z">
                <m:rPr>
                  <m:sty m:val="p"/>
                </m:rPr>
                <w:rPr>
                  <w:rFonts w:ascii="Cambria Math" w:eastAsia="宋体" w:hAnsi="Cambria Math" w:cs="Times New Roman"/>
                  <w:kern w:val="0"/>
                  <w:sz w:val="24"/>
                  <w:szCs w:val="24"/>
                </w:rPr>
                <m:t>,</m:t>
              </w:del>
            </m:r>
            <m:r>
              <w:del w:id="354" w:author="Zhang Li" w:date="2022-06-12T12:05:00Z">
                <w:rPr>
                  <w:rFonts w:ascii="Cambria Math" w:eastAsia="宋体" w:hAnsi="Cambria Math" w:cs="Times New Roman"/>
                  <w:kern w:val="0"/>
                  <w:sz w:val="24"/>
                  <w:szCs w:val="24"/>
                </w:rPr>
                <m:t>H</m:t>
              </w:del>
            </m:r>
          </m:e>
        </m:d>
      </m:oMath>
      <w:del w:id="35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356" w:author="Zhang Li" w:date="2022-06-12T12:05:00Z">
            <w:rPr>
              <w:rFonts w:ascii="Cambria Math" w:eastAsia="宋体" w:hAnsi="Cambria Math" w:cs="Times New Roman"/>
              <w:kern w:val="0"/>
              <w:sz w:val="24"/>
              <w:szCs w:val="24"/>
            </w:rPr>
            <m:t>i</m:t>
          </w:del>
        </m:r>
      </m:oMath>
      <w:del w:id="357"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358" w:author="Zhang Li" w:date="2022-06-12T12:05:00Z">
                <w:rPr>
                  <w:rFonts w:ascii="Cambria Math" w:eastAsia="宋体" w:hAnsi="Cambria Math" w:cs="Times New Roman"/>
                  <w:kern w:val="0"/>
                  <w:sz w:val="24"/>
                  <w:szCs w:val="24"/>
                </w:rPr>
              </w:del>
            </m:ctrlPr>
          </m:dPr>
          <m:e>
            <m:r>
              <w:del w:id="359" w:author="Zhang Li" w:date="2022-06-12T12:05:00Z">
                <w:rPr>
                  <w:rFonts w:ascii="Cambria Math" w:eastAsia="宋体" w:hAnsi="Cambria Math" w:cs="Times New Roman"/>
                  <w:kern w:val="0"/>
                  <w:sz w:val="24"/>
                  <w:szCs w:val="24"/>
                </w:rPr>
                <m:t>s</m:t>
              </w:del>
            </m:r>
            <m:sSub>
              <m:sSubPr>
                <m:ctrlPr>
                  <w:del w:id="360" w:author="Zhang Li" w:date="2022-06-12T12:05:00Z">
                    <w:rPr>
                      <w:rFonts w:ascii="Cambria Math" w:eastAsia="宋体" w:hAnsi="Cambria Math" w:cs="Times New Roman"/>
                      <w:kern w:val="0"/>
                      <w:sz w:val="24"/>
                      <w:szCs w:val="24"/>
                    </w:rPr>
                  </w:del>
                </m:ctrlPr>
              </m:sSubPr>
              <m:e>
                <m:r>
                  <w:del w:id="361" w:author="Zhang Li" w:date="2022-06-12T12:05:00Z">
                    <w:rPr>
                      <w:rFonts w:ascii="Cambria Math" w:eastAsia="宋体" w:hAnsi="Cambria Math" w:cs="Times New Roman"/>
                      <w:kern w:val="0"/>
                      <w:sz w:val="24"/>
                      <w:szCs w:val="24"/>
                    </w:rPr>
                    <m:t>k</m:t>
                  </w:del>
                </m:r>
              </m:e>
              <m:sub>
                <m:r>
                  <w:del w:id="362" w:author="Zhang Li" w:date="2022-06-12T12:05:00Z">
                    <w:rPr>
                      <w:rFonts w:ascii="Cambria Math" w:eastAsia="宋体" w:hAnsi="Cambria Math" w:cs="Times New Roman"/>
                      <w:kern w:val="0"/>
                      <w:sz w:val="24"/>
                      <w:szCs w:val="24"/>
                    </w:rPr>
                    <m:t>i</m:t>
                  </w:del>
                </m:r>
              </m:sub>
            </m:sSub>
            <m:r>
              <w:del w:id="363" w:author="Zhang Li" w:date="2022-06-12T12:05:00Z">
                <m:rPr>
                  <m:sty m:val="p"/>
                </m:rPr>
                <w:rPr>
                  <w:rFonts w:ascii="Cambria Math" w:eastAsia="宋体" w:hAnsi="Cambria Math" w:cs="Times New Roman"/>
                  <w:kern w:val="0"/>
                  <w:sz w:val="24"/>
                  <w:szCs w:val="24"/>
                </w:rPr>
                <m:t>,</m:t>
              </w:del>
            </m:r>
            <m:r>
              <w:del w:id="364" w:author="Zhang Li" w:date="2022-06-12T12:05:00Z">
                <w:rPr>
                  <w:rFonts w:ascii="Cambria Math" w:eastAsia="宋体" w:hAnsi="Cambria Math" w:cs="Times New Roman"/>
                  <w:kern w:val="0"/>
                  <w:sz w:val="24"/>
                  <w:szCs w:val="24"/>
                </w:rPr>
                <m:t>p</m:t>
              </w:del>
            </m:r>
            <m:sSub>
              <m:sSubPr>
                <m:ctrlPr>
                  <w:del w:id="365" w:author="Zhang Li" w:date="2022-06-12T12:05:00Z">
                    <w:rPr>
                      <w:rFonts w:ascii="Cambria Math" w:eastAsia="宋体" w:hAnsi="Cambria Math" w:cs="Times New Roman"/>
                      <w:kern w:val="0"/>
                      <w:sz w:val="24"/>
                      <w:szCs w:val="24"/>
                    </w:rPr>
                  </w:del>
                </m:ctrlPr>
              </m:sSubPr>
              <m:e>
                <m:r>
                  <w:del w:id="366" w:author="Zhang Li" w:date="2022-06-12T12:05:00Z">
                    <w:rPr>
                      <w:rFonts w:ascii="Cambria Math" w:eastAsia="宋体" w:hAnsi="Cambria Math" w:cs="Times New Roman"/>
                      <w:kern w:val="0"/>
                      <w:sz w:val="24"/>
                      <w:szCs w:val="24"/>
                    </w:rPr>
                    <m:t>k</m:t>
                  </w:del>
                </m:r>
              </m:e>
              <m:sub>
                <m:r>
                  <w:del w:id="367" w:author="Zhang Li" w:date="2022-06-12T12:05:00Z">
                    <w:rPr>
                      <w:rFonts w:ascii="Cambria Math" w:eastAsia="宋体" w:hAnsi="Cambria Math" w:cs="Times New Roman"/>
                      <w:kern w:val="0"/>
                      <w:sz w:val="24"/>
                      <w:szCs w:val="24"/>
                    </w:rPr>
                    <m:t>i</m:t>
                  </w:del>
                </m:r>
              </m:sub>
            </m:sSub>
          </m:e>
        </m:d>
      </m:oMath>
      <w:del w:id="368"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369" w:author="Zhang Li" w:date="2022-06-12T12:05:00Z">
            <w:rPr>
              <w:rFonts w:ascii="Cambria Math" w:eastAsia="宋体" w:hAnsi="Cambria Math" w:cs="Times New Roman" w:hint="eastAsia"/>
              <w:kern w:val="0"/>
              <w:sz w:val="24"/>
              <w:szCs w:val="24"/>
            </w:rPr>
            <m:t>s</m:t>
          </w:del>
        </m:r>
        <m:sSub>
          <m:sSubPr>
            <m:ctrlPr>
              <w:del w:id="370" w:author="Zhang Li" w:date="2022-06-12T12:05:00Z">
                <w:rPr>
                  <w:rFonts w:ascii="Cambria Math" w:eastAsia="宋体" w:hAnsi="Cambria Math" w:cs="Times New Roman"/>
                  <w:i/>
                  <w:kern w:val="0"/>
                  <w:sz w:val="24"/>
                  <w:szCs w:val="24"/>
                </w:rPr>
              </w:del>
            </m:ctrlPr>
          </m:sSubPr>
          <m:e>
            <m:r>
              <w:del w:id="371" w:author="Zhang Li" w:date="2022-06-12T12:05:00Z">
                <w:rPr>
                  <w:rFonts w:ascii="Cambria Math" w:eastAsia="宋体" w:hAnsi="Cambria Math" w:cs="Times New Roman" w:hint="eastAsia"/>
                  <w:kern w:val="0"/>
                  <w:sz w:val="24"/>
                  <w:szCs w:val="24"/>
                </w:rPr>
                <m:t>k</m:t>
              </w:del>
            </m:r>
            <m:ctrlPr>
              <w:del w:id="372" w:author="Zhang Li" w:date="2022-06-12T12:05:00Z">
                <w:rPr>
                  <w:rFonts w:ascii="Cambria Math" w:eastAsia="宋体" w:hAnsi="Cambria Math" w:cs="Times New Roman" w:hint="eastAsia"/>
                  <w:i/>
                  <w:kern w:val="0"/>
                  <w:sz w:val="24"/>
                  <w:szCs w:val="24"/>
                </w:rPr>
              </w:del>
            </m:ctrlPr>
          </m:e>
          <m:sub>
            <m:r>
              <w:del w:id="373" w:author="Zhang Li" w:date="2022-06-12T12:05:00Z">
                <w:rPr>
                  <w:rFonts w:ascii="Cambria Math" w:eastAsia="宋体" w:hAnsi="Cambria Math" w:cs="Times New Roman" w:hint="eastAsia"/>
                  <w:kern w:val="0"/>
                  <w:sz w:val="24"/>
                  <w:szCs w:val="24"/>
                </w:rPr>
                <m:t>i</m:t>
              </w:del>
            </m:r>
          </m:sub>
        </m:sSub>
      </m:oMath>
      <w:del w:id="374"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375" w:author="Zhang Li" w:date="2022-06-12T12:05:00Z">
            <w:rPr>
              <w:rFonts w:ascii="Cambria Math" w:eastAsia="宋体" w:hAnsi="Cambria Math" w:cs="Times New Roman"/>
              <w:kern w:val="0"/>
              <w:sz w:val="24"/>
              <w:szCs w:val="24"/>
            </w:rPr>
            <m:t>p</m:t>
          </w:del>
        </m:r>
        <m:sSub>
          <m:sSubPr>
            <m:ctrlPr>
              <w:del w:id="376" w:author="Zhang Li" w:date="2022-06-12T12:05:00Z">
                <w:rPr>
                  <w:rFonts w:ascii="Cambria Math" w:eastAsia="宋体" w:hAnsi="Cambria Math" w:cs="Times New Roman"/>
                  <w:kern w:val="0"/>
                  <w:sz w:val="24"/>
                  <w:szCs w:val="24"/>
                </w:rPr>
              </w:del>
            </m:ctrlPr>
          </m:sSubPr>
          <m:e>
            <m:r>
              <w:del w:id="377" w:author="Zhang Li" w:date="2022-06-12T12:05:00Z">
                <w:rPr>
                  <w:rFonts w:ascii="Cambria Math" w:eastAsia="宋体" w:hAnsi="Cambria Math" w:cs="Times New Roman"/>
                  <w:kern w:val="0"/>
                  <w:sz w:val="24"/>
                  <w:szCs w:val="24"/>
                </w:rPr>
                <m:t>k</m:t>
              </w:del>
            </m:r>
          </m:e>
          <m:sub>
            <m:r>
              <w:del w:id="378" w:author="Zhang Li" w:date="2022-06-12T12:05:00Z">
                <w:rPr>
                  <w:rFonts w:ascii="Cambria Math" w:eastAsia="宋体" w:hAnsi="Cambria Math" w:cs="Times New Roman"/>
                  <w:kern w:val="0"/>
                  <w:sz w:val="24"/>
                  <w:szCs w:val="24"/>
                </w:rPr>
                <m:t>i</m:t>
              </w:del>
            </m:r>
          </m:sub>
        </m:sSub>
        <m:r>
          <w:del w:id="379" w:author="Zhang Li" w:date="2022-06-12T12:05:00Z">
            <m:rPr>
              <m:sty m:val="p"/>
            </m:rPr>
            <w:rPr>
              <w:rFonts w:ascii="Cambria Math" w:eastAsia="宋体" w:hAnsi="Cambria Math" w:cs="Times New Roman"/>
              <w:kern w:val="0"/>
              <w:sz w:val="24"/>
              <w:szCs w:val="24"/>
            </w:rPr>
            <m:t>=</m:t>
          </w:del>
        </m:r>
        <m:r>
          <w:del w:id="380" w:author="Zhang Li" w:date="2022-06-12T12:05:00Z">
            <w:rPr>
              <w:rFonts w:ascii="Cambria Math" w:eastAsia="宋体" w:hAnsi="Cambria Math" w:cs="Times New Roman"/>
              <w:kern w:val="0"/>
              <w:sz w:val="24"/>
              <w:szCs w:val="24"/>
            </w:rPr>
            <m:t>s</m:t>
          </w:del>
        </m:r>
        <m:sSub>
          <m:sSubPr>
            <m:ctrlPr>
              <w:del w:id="381" w:author="Zhang Li" w:date="2022-06-12T12:05:00Z">
                <w:rPr>
                  <w:rFonts w:ascii="Cambria Math" w:eastAsia="宋体" w:hAnsi="Cambria Math" w:cs="Times New Roman"/>
                  <w:kern w:val="0"/>
                  <w:sz w:val="24"/>
                  <w:szCs w:val="24"/>
                </w:rPr>
              </w:del>
            </m:ctrlPr>
          </m:sSubPr>
          <m:e>
            <m:r>
              <w:del w:id="382" w:author="Zhang Li" w:date="2022-06-12T12:05:00Z">
                <w:rPr>
                  <w:rFonts w:ascii="Cambria Math" w:eastAsia="宋体" w:hAnsi="Cambria Math" w:cs="Times New Roman"/>
                  <w:kern w:val="0"/>
                  <w:sz w:val="24"/>
                  <w:szCs w:val="24"/>
                </w:rPr>
                <m:t>k</m:t>
              </w:del>
            </m:r>
          </m:e>
          <m:sub>
            <m:r>
              <w:del w:id="383" w:author="Zhang Li" w:date="2022-06-12T12:05:00Z">
                <w:rPr>
                  <w:rFonts w:ascii="Cambria Math" w:eastAsia="宋体" w:hAnsi="Cambria Math" w:cs="Times New Roman"/>
                  <w:kern w:val="0"/>
                  <w:sz w:val="24"/>
                  <w:szCs w:val="24"/>
                </w:rPr>
                <m:t>i</m:t>
              </w:del>
            </m:r>
          </m:sub>
        </m:sSub>
        <m:r>
          <w:del w:id="384" w:author="Zhang Li" w:date="2022-06-12T12:05:00Z">
            <m:rPr>
              <m:sty m:val="p"/>
            </m:rPr>
            <w:rPr>
              <w:rFonts w:ascii="Cambria Math" w:eastAsia="宋体" w:hAnsi="Cambria Math" w:cs="Times New Roman" w:hint="eastAsia"/>
              <w:kern w:val="0"/>
              <w:sz w:val="24"/>
              <w:szCs w:val="24"/>
            </w:rPr>
            <m:t>×</m:t>
          </w:del>
        </m:r>
        <m:sSub>
          <m:sSubPr>
            <m:ctrlPr>
              <w:del w:id="385" w:author="Zhang Li" w:date="2022-06-12T12:05:00Z">
                <w:rPr>
                  <w:rFonts w:ascii="Cambria Math" w:eastAsia="宋体" w:hAnsi="Cambria Math" w:cs="Times New Roman"/>
                  <w:kern w:val="0"/>
                  <w:sz w:val="24"/>
                  <w:szCs w:val="24"/>
                </w:rPr>
              </w:del>
            </m:ctrlPr>
          </m:sSubPr>
          <m:e>
            <m:r>
              <w:del w:id="386" w:author="Zhang Li" w:date="2022-06-12T12:05:00Z">
                <w:rPr>
                  <w:rFonts w:ascii="Cambria Math" w:eastAsia="宋体" w:hAnsi="Cambria Math" w:cs="Times New Roman"/>
                  <w:kern w:val="0"/>
                  <w:sz w:val="24"/>
                  <w:szCs w:val="24"/>
                </w:rPr>
                <m:t>G</m:t>
              </w:del>
            </m:r>
          </m:e>
          <m:sub>
            <m:r>
              <w:del w:id="387" w:author="Zhang Li" w:date="2022-06-12T12:05:00Z">
                <m:rPr>
                  <m:sty m:val="p"/>
                </m:rPr>
                <w:rPr>
                  <w:rFonts w:ascii="Cambria Math" w:eastAsia="宋体" w:hAnsi="Cambria Math" w:cs="Times New Roman"/>
                  <w:kern w:val="0"/>
                  <w:sz w:val="24"/>
                  <w:szCs w:val="24"/>
                </w:rPr>
                <m:t>1</m:t>
              </w:del>
            </m:r>
          </m:sub>
        </m:sSub>
      </m:oMath>
      <w:del w:id="388"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389" w:author="Zhang Li" w:date="2022-06-12T12:05:00Z">
            <w:rPr>
              <w:rFonts w:ascii="Cambria Math" w:eastAsia="宋体" w:hAnsi="Cambria Math" w:cs="Times New Roman"/>
              <w:kern w:val="0"/>
              <w:sz w:val="24"/>
              <w:szCs w:val="24"/>
            </w:rPr>
            <m:t>si</m:t>
          </w:del>
        </m:r>
        <m:sSub>
          <m:sSubPr>
            <m:ctrlPr>
              <w:del w:id="390" w:author="Zhang Li" w:date="2022-06-12T12:05:00Z">
                <w:rPr>
                  <w:rFonts w:ascii="Cambria Math" w:eastAsia="宋体" w:hAnsi="Cambria Math" w:cs="Times New Roman"/>
                  <w:kern w:val="0"/>
                  <w:sz w:val="24"/>
                  <w:szCs w:val="24"/>
                </w:rPr>
              </w:del>
            </m:ctrlPr>
          </m:sSubPr>
          <m:e>
            <m:r>
              <w:del w:id="391" w:author="Zhang Li" w:date="2022-06-12T12:05:00Z">
                <w:rPr>
                  <w:rFonts w:ascii="Cambria Math" w:eastAsia="宋体" w:hAnsi="Cambria Math" w:cs="Times New Roman"/>
                  <w:kern w:val="0"/>
                  <w:sz w:val="24"/>
                  <w:szCs w:val="24"/>
                </w:rPr>
                <m:t>g</m:t>
              </w:del>
            </m:r>
          </m:e>
          <m:sub>
            <m:r>
              <w:del w:id="392" w:author="Zhang Li" w:date="2022-06-12T12:05:00Z">
                <w:rPr>
                  <w:rFonts w:ascii="Cambria Math" w:eastAsia="宋体" w:hAnsi="Cambria Math" w:cs="Times New Roman"/>
                  <w:kern w:val="0"/>
                  <w:sz w:val="24"/>
                  <w:szCs w:val="24"/>
                </w:rPr>
                <m:t>i</m:t>
              </w:del>
            </m:r>
          </m:sub>
        </m:sSub>
      </m:oMath>
      <w:del w:id="393" w:author="Zhang Li" w:date="2022-06-12T12:05:00Z">
        <w:r w:rsidDel="008D0987">
          <w:rPr>
            <w:rFonts w:ascii="Times New Roman" w:eastAsia="宋体" w:hAnsi="Times New Roman" w:cs="Times New Roman"/>
            <w:kern w:val="0"/>
            <w:sz w:val="24"/>
            <w:szCs w:val="24"/>
          </w:rPr>
          <w:delText xml:space="preserve"> of message </w:delText>
        </w:r>
      </w:del>
      <m:oMath>
        <m:r>
          <w:del w:id="394" w:author="Zhang Li" w:date="2022-06-12T12:05:00Z">
            <w:rPr>
              <w:rFonts w:ascii="Cambria Math" w:eastAsia="宋体" w:hAnsi="Cambria Math" w:cs="Times New Roman"/>
              <w:kern w:val="0"/>
              <w:sz w:val="24"/>
              <w:szCs w:val="24"/>
            </w:rPr>
            <m:t>MSG</m:t>
          </w:del>
        </m:r>
      </m:oMath>
      <w:del w:id="39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396" w:author="Zhang Li" w:date="2022-06-12T12:05:00Z">
            <w:rPr>
              <w:rFonts w:ascii="Cambria Math" w:eastAsia="宋体" w:hAnsi="Cambria Math" w:cs="Times New Roman"/>
              <w:kern w:val="0"/>
              <w:sz w:val="24"/>
              <w:szCs w:val="24"/>
            </w:rPr>
            <m:t xml:space="preserve"> si</m:t>
          </w:del>
        </m:r>
        <m:sSub>
          <m:sSubPr>
            <m:ctrlPr>
              <w:del w:id="397" w:author="Zhang Li" w:date="2022-06-12T12:05:00Z">
                <w:rPr>
                  <w:rFonts w:ascii="Cambria Math" w:eastAsia="宋体" w:hAnsi="Cambria Math" w:cs="Times New Roman"/>
                  <w:kern w:val="0"/>
                  <w:sz w:val="24"/>
                  <w:szCs w:val="24"/>
                </w:rPr>
              </w:del>
            </m:ctrlPr>
          </m:sSubPr>
          <m:e>
            <m:r>
              <w:del w:id="398" w:author="Zhang Li" w:date="2022-06-12T12:05:00Z">
                <w:rPr>
                  <w:rFonts w:ascii="Cambria Math" w:eastAsia="宋体" w:hAnsi="Cambria Math" w:cs="Times New Roman"/>
                  <w:kern w:val="0"/>
                  <w:sz w:val="24"/>
                  <w:szCs w:val="24"/>
                </w:rPr>
                <m:t>g</m:t>
              </w:del>
            </m:r>
          </m:e>
          <m:sub>
            <m:r>
              <w:del w:id="399" w:author="Zhang Li" w:date="2022-06-12T12:05:00Z">
                <w:rPr>
                  <w:rFonts w:ascii="Cambria Math" w:eastAsia="宋体" w:hAnsi="Cambria Math" w:cs="Times New Roman"/>
                  <w:kern w:val="0"/>
                  <w:sz w:val="24"/>
                  <w:szCs w:val="24"/>
                </w:rPr>
                <m:t>i</m:t>
              </w:del>
            </m:r>
          </m:sub>
        </m:sSub>
        <m:r>
          <w:del w:id="400" w:author="Zhang Li" w:date="2022-06-12T12:05:00Z">
            <m:rPr>
              <m:sty m:val="p"/>
            </m:rPr>
            <w:rPr>
              <w:rFonts w:ascii="Cambria Math" w:eastAsia="宋体" w:hAnsi="Cambria Math" w:cs="Times New Roman"/>
              <w:kern w:val="0"/>
              <w:sz w:val="24"/>
              <w:szCs w:val="24"/>
            </w:rPr>
            <m:t>=</m:t>
          </w:del>
        </m:r>
        <m:r>
          <w:del w:id="401" w:author="Zhang Li" w:date="2022-06-12T12:05:00Z">
            <w:rPr>
              <w:rFonts w:ascii="Cambria Math" w:eastAsia="宋体" w:hAnsi="Cambria Math" w:cs="Times New Roman"/>
              <w:kern w:val="0"/>
              <w:sz w:val="24"/>
              <w:szCs w:val="24"/>
            </w:rPr>
            <m:t>s</m:t>
          </w:del>
        </m:r>
        <m:sSub>
          <m:sSubPr>
            <m:ctrlPr>
              <w:del w:id="402" w:author="Zhang Li" w:date="2022-06-12T12:05:00Z">
                <w:rPr>
                  <w:rFonts w:ascii="Cambria Math" w:eastAsia="宋体" w:hAnsi="Cambria Math" w:cs="Times New Roman"/>
                  <w:kern w:val="0"/>
                  <w:sz w:val="24"/>
                  <w:szCs w:val="24"/>
                </w:rPr>
              </w:del>
            </m:ctrlPr>
          </m:sSubPr>
          <m:e>
            <m:r>
              <w:del w:id="403" w:author="Zhang Li" w:date="2022-06-12T12:05:00Z">
                <w:rPr>
                  <w:rFonts w:ascii="Cambria Math" w:eastAsia="宋体" w:hAnsi="Cambria Math" w:cs="Times New Roman"/>
                  <w:kern w:val="0"/>
                  <w:sz w:val="24"/>
                  <w:szCs w:val="24"/>
                </w:rPr>
                <m:t>k</m:t>
              </w:del>
            </m:r>
          </m:e>
          <m:sub>
            <m:r>
              <w:del w:id="404" w:author="Zhang Li" w:date="2022-06-12T12:05:00Z">
                <w:rPr>
                  <w:rFonts w:ascii="Cambria Math" w:eastAsia="宋体" w:hAnsi="Cambria Math" w:cs="Times New Roman"/>
                  <w:kern w:val="0"/>
                  <w:sz w:val="24"/>
                  <w:szCs w:val="24"/>
                </w:rPr>
                <m:t>i</m:t>
              </w:del>
            </m:r>
          </m:sub>
        </m:sSub>
        <m:r>
          <w:del w:id="405" w:author="Zhang Li" w:date="2022-06-12T12:05:00Z">
            <m:rPr>
              <m:sty m:val="p"/>
            </m:rPr>
            <w:rPr>
              <w:rFonts w:ascii="Cambria Math" w:eastAsia="宋体" w:hAnsi="Cambria Math" w:cs="Times New Roman" w:hint="eastAsia"/>
              <w:kern w:val="0"/>
              <w:sz w:val="24"/>
              <w:szCs w:val="24"/>
            </w:rPr>
            <m:t>×</m:t>
          </w:del>
        </m:r>
        <m:r>
          <w:del w:id="406" w:author="Zhang Li" w:date="2022-06-12T12:05:00Z">
            <w:rPr>
              <w:rFonts w:ascii="Cambria Math" w:eastAsia="宋体" w:hAnsi="Cambria Math" w:cs="Times New Roman"/>
              <w:kern w:val="0"/>
              <w:sz w:val="24"/>
              <w:szCs w:val="24"/>
            </w:rPr>
            <m:t>H</m:t>
          </w:del>
        </m:r>
        <m:sSub>
          <m:sSubPr>
            <m:ctrlPr>
              <w:del w:id="407" w:author="Zhang Li" w:date="2022-06-12T12:05:00Z">
                <w:rPr>
                  <w:rFonts w:ascii="Cambria Math" w:eastAsia="宋体" w:hAnsi="Cambria Math" w:cs="Times New Roman"/>
                  <w:kern w:val="0"/>
                  <w:sz w:val="24"/>
                  <w:szCs w:val="24"/>
                </w:rPr>
              </w:del>
            </m:ctrlPr>
          </m:sSubPr>
          <m:e>
            <m:d>
              <m:dPr>
                <m:ctrlPr>
                  <w:del w:id="408" w:author="Zhang Li" w:date="2022-06-12T12:05:00Z">
                    <w:rPr>
                      <w:rFonts w:ascii="Cambria Math" w:eastAsia="宋体" w:hAnsi="Cambria Math" w:cs="Times New Roman"/>
                      <w:kern w:val="0"/>
                      <w:sz w:val="24"/>
                      <w:szCs w:val="24"/>
                    </w:rPr>
                  </w:del>
                </m:ctrlPr>
              </m:dPr>
              <m:e>
                <m:r>
                  <w:del w:id="409" w:author="Zhang Li" w:date="2022-06-12T12:05:00Z">
                    <w:rPr>
                      <w:rFonts w:ascii="Cambria Math" w:eastAsia="宋体" w:hAnsi="Cambria Math" w:cs="Times New Roman"/>
                      <w:kern w:val="0"/>
                      <w:sz w:val="24"/>
                      <w:szCs w:val="24"/>
                    </w:rPr>
                    <m:t>MSG</m:t>
                  </w:del>
                </m:r>
              </m:e>
            </m:d>
          </m:e>
          <m:sub>
            <m:r>
              <w:del w:id="410" w:author="Zhang Li" w:date="2022-06-12T12:05:00Z">
                <w:rPr>
                  <w:rFonts w:ascii="Cambria Math" w:eastAsia="宋体" w:hAnsi="Cambria Math" w:cs="Times New Roman"/>
                  <w:kern w:val="0"/>
                  <w:sz w:val="24"/>
                  <w:szCs w:val="24"/>
                </w:rPr>
                <m:t>i</m:t>
              </w:del>
            </m:r>
          </m:sub>
        </m:sSub>
      </m:oMath>
      <w:del w:id="411" w:author="Zhang Li" w:date="2022-06-12T12:05:00Z">
        <w:r w:rsidDel="008D0987">
          <w:rPr>
            <w:rFonts w:ascii="Times New Roman" w:eastAsia="宋体" w:hAnsi="Times New Roman" w:cs="Times New Roman"/>
            <w:kern w:val="0"/>
            <w:sz w:val="24"/>
            <w:szCs w:val="24"/>
          </w:rPr>
          <w:delText xml:space="preserve">, where </w:delText>
        </w:r>
      </w:del>
      <m:oMath>
        <m:r>
          <w:del w:id="412" w:author="Zhang Li" w:date="2022-06-12T12:05:00Z">
            <w:rPr>
              <w:rFonts w:ascii="Cambria Math" w:eastAsia="宋体" w:hAnsi="Cambria Math" w:cs="Times New Roman"/>
              <w:kern w:val="0"/>
              <w:sz w:val="24"/>
              <w:szCs w:val="24"/>
            </w:rPr>
            <m:t>H</m:t>
          </w:del>
        </m:r>
        <m:sSub>
          <m:sSubPr>
            <m:ctrlPr>
              <w:del w:id="413" w:author="Zhang Li" w:date="2022-06-12T12:05:00Z">
                <w:rPr>
                  <w:rFonts w:ascii="Cambria Math" w:eastAsia="宋体" w:hAnsi="Cambria Math" w:cs="Times New Roman"/>
                  <w:kern w:val="0"/>
                  <w:sz w:val="24"/>
                  <w:szCs w:val="24"/>
                </w:rPr>
              </w:del>
            </m:ctrlPr>
          </m:sSubPr>
          <m:e>
            <m:d>
              <m:dPr>
                <m:ctrlPr>
                  <w:del w:id="414" w:author="Zhang Li" w:date="2022-06-12T12:05:00Z">
                    <w:rPr>
                      <w:rFonts w:ascii="Cambria Math" w:eastAsia="宋体" w:hAnsi="Cambria Math" w:cs="Times New Roman"/>
                      <w:kern w:val="0"/>
                      <w:sz w:val="24"/>
                      <w:szCs w:val="24"/>
                    </w:rPr>
                  </w:del>
                </m:ctrlPr>
              </m:dPr>
              <m:e>
                <m:r>
                  <w:del w:id="415" w:author="Zhang Li" w:date="2022-06-12T12:05:00Z">
                    <w:rPr>
                      <w:rFonts w:ascii="Cambria Math" w:eastAsia="宋体" w:hAnsi="Cambria Math" w:cs="Times New Roman"/>
                      <w:kern w:val="0"/>
                      <w:sz w:val="24"/>
                      <w:szCs w:val="24"/>
                    </w:rPr>
                    <m:t>MSG</m:t>
                  </w:del>
                </m:r>
              </m:e>
            </m:d>
          </m:e>
          <m:sub>
            <m:r>
              <w:del w:id="416" w:author="Zhang Li" w:date="2022-06-12T12:05:00Z">
                <w:rPr>
                  <w:rFonts w:ascii="Cambria Math" w:eastAsia="宋体" w:hAnsi="Cambria Math" w:cs="Times New Roman"/>
                  <w:kern w:val="0"/>
                  <w:sz w:val="24"/>
                  <w:szCs w:val="24"/>
                </w:rPr>
                <m:t>i</m:t>
              </w:del>
            </m:r>
          </m:sub>
        </m:sSub>
      </m:oMath>
      <w:del w:id="41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418" w:author="Zhang Li" w:date="2022-06-12T12:05:00Z">
            <w:rPr>
              <w:rFonts w:ascii="Cambria Math" w:eastAsia="宋体" w:hAnsi="Cambria Math" w:cs="Times New Roman"/>
              <w:kern w:val="0"/>
              <w:sz w:val="24"/>
              <w:szCs w:val="24"/>
            </w:rPr>
            <m:t>MSG.</m:t>
          </w:del>
        </m:r>
      </m:oMath>
      <w:del w:id="419"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420" w:author="Zhang Li" w:date="2022-06-12T12:05:00Z">
            <w:rPr>
              <w:rFonts w:ascii="Cambria Math" w:eastAsia="宋体" w:hAnsi="Cambria Math" w:cs="Times New Roman"/>
              <w:kern w:val="0"/>
              <w:sz w:val="24"/>
              <w:szCs w:val="24"/>
            </w:rPr>
            <m:t xml:space="preserve"> </m:t>
          </w:del>
        </m:r>
        <m:d>
          <m:dPr>
            <m:ctrlPr>
              <w:del w:id="421" w:author="Zhang Li" w:date="2022-06-12T12:05:00Z">
                <w:rPr>
                  <w:rFonts w:ascii="Cambria Math" w:eastAsia="宋体" w:hAnsi="Cambria Math" w:cs="Times New Roman"/>
                  <w:kern w:val="0"/>
                  <w:sz w:val="24"/>
                  <w:szCs w:val="24"/>
                </w:rPr>
              </w:del>
            </m:ctrlPr>
          </m:dPr>
          <m:e>
            <m:sSub>
              <m:sSubPr>
                <m:ctrlPr>
                  <w:del w:id="422" w:author="Zhang Li" w:date="2022-06-12T12:05:00Z">
                    <w:rPr>
                      <w:rFonts w:ascii="Cambria Math" w:eastAsia="宋体" w:hAnsi="Cambria Math" w:cs="Times New Roman"/>
                      <w:kern w:val="0"/>
                      <w:sz w:val="24"/>
                      <w:szCs w:val="24"/>
                    </w:rPr>
                  </w:del>
                </m:ctrlPr>
              </m:sSubPr>
              <m:e>
                <m:r>
                  <w:del w:id="423" w:author="Zhang Li" w:date="2022-06-12T12:05:00Z">
                    <w:rPr>
                      <w:rFonts w:ascii="Cambria Math" w:eastAsia="宋体" w:hAnsi="Cambria Math" w:cs="Times New Roman"/>
                      <w:kern w:val="0"/>
                      <w:sz w:val="24"/>
                      <w:szCs w:val="24"/>
                    </w:rPr>
                    <m:t>g</m:t>
                  </w:del>
                </m:r>
              </m:e>
              <m:sub>
                <m:r>
                  <w:del w:id="424" w:author="Zhang Li" w:date="2022-06-12T12:05:00Z">
                    <m:rPr>
                      <m:sty m:val="p"/>
                    </m:rPr>
                    <w:rPr>
                      <w:rFonts w:ascii="Cambria Math" w:eastAsia="宋体" w:hAnsi="Cambria Math" w:cs="Times New Roman"/>
                      <w:kern w:val="0"/>
                      <w:sz w:val="24"/>
                      <w:szCs w:val="24"/>
                    </w:rPr>
                    <m:t>1</m:t>
                  </w:del>
                </m:r>
              </m:sub>
            </m:sSub>
            <m:r>
              <w:del w:id="425" w:author="Zhang Li" w:date="2022-06-12T12:05:00Z">
                <m:rPr>
                  <m:sty m:val="p"/>
                </m:rPr>
                <w:rPr>
                  <w:rFonts w:ascii="Cambria Math" w:eastAsia="宋体" w:hAnsi="Cambria Math" w:cs="Times New Roman"/>
                  <w:kern w:val="0"/>
                  <w:sz w:val="24"/>
                  <w:szCs w:val="24"/>
                </w:rPr>
                <m:t>,</m:t>
              </w:del>
            </m:r>
            <m:r>
              <w:del w:id="426" w:author="Zhang Li" w:date="2022-06-12T12:05:00Z">
                <w:rPr>
                  <w:rFonts w:ascii="Cambria Math" w:eastAsia="宋体" w:hAnsi="Cambria Math" w:cs="Times New Roman"/>
                  <w:kern w:val="0"/>
                  <w:sz w:val="24"/>
                  <w:szCs w:val="24"/>
                </w:rPr>
                <m:t>p</m:t>
              </w:del>
            </m:r>
            <m:sSub>
              <m:sSubPr>
                <m:ctrlPr>
                  <w:del w:id="427" w:author="Zhang Li" w:date="2022-06-12T12:05:00Z">
                    <w:rPr>
                      <w:rFonts w:ascii="Cambria Math" w:eastAsia="宋体" w:hAnsi="Cambria Math" w:cs="Times New Roman"/>
                      <w:kern w:val="0"/>
                      <w:sz w:val="24"/>
                      <w:szCs w:val="24"/>
                    </w:rPr>
                  </w:del>
                </m:ctrlPr>
              </m:sSubPr>
              <m:e>
                <m:r>
                  <w:del w:id="428" w:author="Zhang Li" w:date="2022-06-12T12:05:00Z">
                    <w:rPr>
                      <w:rFonts w:ascii="Cambria Math" w:eastAsia="宋体" w:hAnsi="Cambria Math" w:cs="Times New Roman"/>
                      <w:kern w:val="0"/>
                      <w:sz w:val="24"/>
                      <w:szCs w:val="24"/>
                    </w:rPr>
                    <m:t>k</m:t>
                  </w:del>
                </m:r>
              </m:e>
              <m:sub>
                <m:r>
                  <w:del w:id="429" w:author="Zhang Li" w:date="2022-06-12T12:05:00Z">
                    <w:rPr>
                      <w:rFonts w:ascii="Cambria Math" w:eastAsia="宋体" w:hAnsi="Cambria Math" w:cs="Times New Roman"/>
                      <w:kern w:val="0"/>
                      <w:sz w:val="24"/>
                      <w:szCs w:val="24"/>
                    </w:rPr>
                    <m:t>i</m:t>
                  </w:del>
                </m:r>
              </m:sub>
            </m:sSub>
            <m:r>
              <w:del w:id="430" w:author="Zhang Li" w:date="2022-06-12T12:05:00Z">
                <m:rPr>
                  <m:sty m:val="p"/>
                </m:rPr>
                <w:rPr>
                  <w:rFonts w:ascii="Cambria Math" w:eastAsia="宋体" w:hAnsi="Cambria Math" w:cs="Times New Roman"/>
                  <w:kern w:val="0"/>
                  <w:sz w:val="24"/>
                  <w:szCs w:val="24"/>
                </w:rPr>
                <m:t>,</m:t>
              </w:del>
            </m:r>
            <m:r>
              <w:del w:id="431" w:author="Zhang Li" w:date="2022-06-12T12:05:00Z">
                <w:rPr>
                  <w:rFonts w:ascii="Cambria Math" w:eastAsia="宋体" w:hAnsi="Cambria Math" w:cs="Times New Roman"/>
                  <w:kern w:val="0"/>
                  <w:sz w:val="24"/>
                  <w:szCs w:val="24"/>
                </w:rPr>
                <m:t>H</m:t>
              </w:del>
            </m:r>
            <m:sSub>
              <m:sSubPr>
                <m:ctrlPr>
                  <w:del w:id="432" w:author="Zhang Li" w:date="2022-06-12T12:05:00Z">
                    <w:rPr>
                      <w:rFonts w:ascii="Cambria Math" w:eastAsia="宋体" w:hAnsi="Cambria Math" w:cs="Times New Roman"/>
                      <w:kern w:val="0"/>
                      <w:sz w:val="24"/>
                      <w:szCs w:val="24"/>
                    </w:rPr>
                  </w:del>
                </m:ctrlPr>
              </m:sSubPr>
              <m:e>
                <m:d>
                  <m:dPr>
                    <m:ctrlPr>
                      <w:del w:id="433" w:author="Zhang Li" w:date="2022-06-12T12:05:00Z">
                        <w:rPr>
                          <w:rFonts w:ascii="Cambria Math" w:eastAsia="宋体" w:hAnsi="Cambria Math" w:cs="Times New Roman"/>
                          <w:kern w:val="0"/>
                          <w:sz w:val="24"/>
                          <w:szCs w:val="24"/>
                        </w:rPr>
                      </w:del>
                    </m:ctrlPr>
                  </m:dPr>
                  <m:e>
                    <m:r>
                      <w:del w:id="434" w:author="Zhang Li" w:date="2022-06-12T12:05:00Z">
                        <w:rPr>
                          <w:rFonts w:ascii="Cambria Math" w:eastAsia="宋体" w:hAnsi="Cambria Math" w:cs="Times New Roman"/>
                          <w:kern w:val="0"/>
                          <w:sz w:val="24"/>
                          <w:szCs w:val="24"/>
                        </w:rPr>
                        <m:t>MSG</m:t>
                      </w:del>
                    </m:r>
                  </m:e>
                </m:d>
              </m:e>
              <m:sub>
                <m:r>
                  <w:del w:id="435" w:author="Zhang Li" w:date="2022-06-12T12:05:00Z">
                    <w:rPr>
                      <w:rFonts w:ascii="Cambria Math" w:eastAsia="宋体" w:hAnsi="Cambria Math" w:cs="Times New Roman"/>
                      <w:kern w:val="0"/>
                      <w:sz w:val="24"/>
                      <w:szCs w:val="24"/>
                    </w:rPr>
                    <m:t>i</m:t>
                  </w:del>
                </m:r>
              </m:sub>
            </m:sSub>
            <m:r>
              <w:del w:id="436" w:author="Zhang Li" w:date="2022-06-12T12:05:00Z">
                <m:rPr>
                  <m:sty m:val="p"/>
                </m:rPr>
                <w:rPr>
                  <w:rFonts w:ascii="Cambria Math" w:eastAsia="宋体" w:hAnsi="Cambria Math" w:cs="Times New Roman"/>
                  <w:kern w:val="0"/>
                  <w:sz w:val="24"/>
                  <w:szCs w:val="24"/>
                </w:rPr>
                <m:t>,</m:t>
              </w:del>
            </m:r>
            <m:r>
              <w:del w:id="437" w:author="Zhang Li" w:date="2022-06-12T12:05:00Z">
                <w:rPr>
                  <w:rFonts w:ascii="Cambria Math" w:eastAsia="宋体" w:hAnsi="Cambria Math" w:cs="Times New Roman"/>
                  <w:kern w:val="0"/>
                  <w:sz w:val="24"/>
                  <w:szCs w:val="24"/>
                </w:rPr>
                <m:t>si</m:t>
              </w:del>
            </m:r>
            <m:sSub>
              <m:sSubPr>
                <m:ctrlPr>
                  <w:del w:id="438" w:author="Zhang Li" w:date="2022-06-12T12:05:00Z">
                    <w:rPr>
                      <w:rFonts w:ascii="Cambria Math" w:eastAsia="宋体" w:hAnsi="Cambria Math" w:cs="Times New Roman"/>
                      <w:kern w:val="0"/>
                      <w:sz w:val="24"/>
                      <w:szCs w:val="24"/>
                    </w:rPr>
                  </w:del>
                </m:ctrlPr>
              </m:sSubPr>
              <m:e>
                <m:r>
                  <w:del w:id="439" w:author="Zhang Li" w:date="2022-06-12T12:05:00Z">
                    <w:rPr>
                      <w:rFonts w:ascii="Cambria Math" w:eastAsia="宋体" w:hAnsi="Cambria Math" w:cs="Times New Roman"/>
                      <w:kern w:val="0"/>
                      <w:sz w:val="24"/>
                      <w:szCs w:val="24"/>
                    </w:rPr>
                    <m:t>g</m:t>
                  </w:del>
                </m:r>
              </m:e>
              <m:sub>
                <m:r>
                  <w:del w:id="440" w:author="Zhang Li" w:date="2022-06-12T12:05:00Z">
                    <w:rPr>
                      <w:rFonts w:ascii="Cambria Math" w:eastAsia="宋体" w:hAnsi="Cambria Math" w:cs="Times New Roman"/>
                      <w:kern w:val="0"/>
                      <w:sz w:val="24"/>
                      <w:szCs w:val="24"/>
                    </w:rPr>
                    <m:t>i</m:t>
                  </w:del>
                </m:r>
              </m:sub>
            </m:sSub>
          </m:e>
        </m:d>
      </m:oMath>
      <w:del w:id="44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442" w:author="Zhang Li" w:date="2022-06-12T12:05:00Z"/>
          <w:rFonts w:ascii="Times New Roman" w:eastAsia="宋体" w:hAnsi="Times New Roman" w:cs="Times New Roman"/>
          <w:kern w:val="0"/>
          <w:sz w:val="24"/>
          <w:szCs w:val="24"/>
        </w:rPr>
      </w:pPr>
      <w:del w:id="443" w:author="Zhang Li" w:date="2022-06-12T12:05:00Z">
        <w:r w:rsidDel="008D0987">
          <w:rPr>
            <w:rFonts w:ascii="Times New Roman" w:eastAsia="宋体" w:hAnsi="Times New Roman" w:cs="Times New Roman" w:hint="eastAsia"/>
            <w:kern w:val="0"/>
            <w:sz w:val="24"/>
            <w:szCs w:val="24"/>
          </w:rPr>
          <w:lastRenderedPageBreak/>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444" w:author="Zhang Li" w:date="2022-06-12T12:05:00Z">
                <w:rPr>
                  <w:rFonts w:ascii="Cambria Math" w:eastAsia="宋体" w:hAnsi="Cambria Math" w:cs="Times New Roman"/>
                  <w:kern w:val="0"/>
                  <w:sz w:val="24"/>
                  <w:szCs w:val="24"/>
                </w:rPr>
              </w:del>
            </m:ctrlPr>
          </m:dPr>
          <m:e>
            <m:r>
              <w:del w:id="445" w:author="Zhang Li" w:date="2022-06-12T12:05:00Z">
                <w:rPr>
                  <w:rFonts w:ascii="Cambria Math" w:eastAsia="宋体" w:hAnsi="Cambria Math" w:cs="Times New Roman"/>
                  <w:kern w:val="0"/>
                  <w:sz w:val="24"/>
                  <w:szCs w:val="24"/>
                </w:rPr>
                <m:t>s</m:t>
              </w:del>
            </m:r>
            <m:sSub>
              <m:sSubPr>
                <m:ctrlPr>
                  <w:del w:id="446" w:author="Zhang Li" w:date="2022-06-12T12:05:00Z">
                    <w:rPr>
                      <w:rFonts w:ascii="Cambria Math" w:eastAsia="宋体" w:hAnsi="Cambria Math" w:cs="Times New Roman"/>
                      <w:kern w:val="0"/>
                      <w:sz w:val="24"/>
                      <w:szCs w:val="24"/>
                    </w:rPr>
                  </w:del>
                </m:ctrlPr>
              </m:sSubPr>
              <m:e>
                <m:r>
                  <w:del w:id="447" w:author="Zhang Li" w:date="2022-06-12T12:05:00Z">
                    <w:rPr>
                      <w:rFonts w:ascii="Cambria Math" w:eastAsia="宋体" w:hAnsi="Cambria Math" w:cs="Times New Roman"/>
                      <w:kern w:val="0"/>
                      <w:sz w:val="24"/>
                      <w:szCs w:val="24"/>
                    </w:rPr>
                    <m:t>k</m:t>
                  </w:del>
                </m:r>
              </m:e>
              <m:sub>
                <m:r>
                  <w:del w:id="448" w:author="Zhang Li" w:date="2022-06-12T12:05:00Z">
                    <w:rPr>
                      <w:rFonts w:ascii="Cambria Math" w:eastAsia="宋体" w:hAnsi="Cambria Math" w:cs="Times New Roman"/>
                      <w:kern w:val="0"/>
                      <w:sz w:val="24"/>
                      <w:szCs w:val="24"/>
                    </w:rPr>
                    <m:t>i</m:t>
                  </w:del>
                </m:r>
              </m:sub>
            </m:sSub>
            <m:r>
              <w:del w:id="449" w:author="Zhang Li" w:date="2022-06-12T12:05:00Z">
                <m:rPr>
                  <m:sty m:val="p"/>
                </m:rPr>
                <w:rPr>
                  <w:rFonts w:ascii="Cambria Math" w:eastAsia="宋体" w:hAnsi="Cambria Math" w:cs="Times New Roman"/>
                  <w:kern w:val="0"/>
                  <w:sz w:val="24"/>
                  <w:szCs w:val="24"/>
                </w:rPr>
                <m:t>,</m:t>
              </w:del>
            </m:r>
            <m:r>
              <w:del w:id="450" w:author="Zhang Li" w:date="2022-06-12T12:05:00Z">
                <w:rPr>
                  <w:rFonts w:ascii="Cambria Math" w:eastAsia="宋体" w:hAnsi="Cambria Math" w:cs="Times New Roman"/>
                  <w:kern w:val="0"/>
                  <w:sz w:val="24"/>
                  <w:szCs w:val="24"/>
                </w:rPr>
                <m:t>p</m:t>
              </w:del>
            </m:r>
            <m:sSub>
              <m:sSubPr>
                <m:ctrlPr>
                  <w:del w:id="451" w:author="Zhang Li" w:date="2022-06-12T12:05:00Z">
                    <w:rPr>
                      <w:rFonts w:ascii="Cambria Math" w:eastAsia="宋体" w:hAnsi="Cambria Math" w:cs="Times New Roman"/>
                      <w:kern w:val="0"/>
                      <w:sz w:val="24"/>
                      <w:szCs w:val="24"/>
                    </w:rPr>
                  </w:del>
                </m:ctrlPr>
              </m:sSubPr>
              <m:e>
                <m:r>
                  <w:del w:id="452" w:author="Zhang Li" w:date="2022-06-12T12:05:00Z">
                    <w:rPr>
                      <w:rFonts w:ascii="Cambria Math" w:eastAsia="宋体" w:hAnsi="Cambria Math" w:cs="Times New Roman"/>
                      <w:kern w:val="0"/>
                      <w:sz w:val="24"/>
                      <w:szCs w:val="24"/>
                    </w:rPr>
                    <m:t>k</m:t>
                  </w:del>
                </m:r>
              </m:e>
              <m:sub>
                <m:r>
                  <w:del w:id="453" w:author="Zhang Li" w:date="2022-06-12T12:05:00Z">
                    <w:rPr>
                      <w:rFonts w:ascii="Cambria Math" w:eastAsia="宋体" w:hAnsi="Cambria Math" w:cs="Times New Roman"/>
                      <w:kern w:val="0"/>
                      <w:sz w:val="24"/>
                      <w:szCs w:val="24"/>
                    </w:rPr>
                    <m:t>i</m:t>
                  </w:del>
                </m:r>
              </m:sub>
            </m:sSub>
          </m:e>
        </m:d>
      </m:oMath>
      <w:del w:id="454"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455" w:author="Zhang Li" w:date="2022-06-12T12:05:00Z">
            <w:rPr>
              <w:rFonts w:ascii="Cambria Math" w:eastAsia="宋体" w:hAnsi="Cambria Math" w:cs="Times New Roman"/>
              <w:kern w:val="0"/>
              <w:sz w:val="24"/>
              <w:szCs w:val="24"/>
            </w:rPr>
            <m:t>pk</m:t>
          </w:del>
        </m:r>
      </m:oMath>
      <w:del w:id="456"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457" w:author="Zhang Li" w:date="2022-06-12T12:05:00Z">
            <w:rPr>
              <w:rFonts w:ascii="Cambria Math" w:eastAsia="宋体" w:hAnsi="Cambria Math" w:cs="Times New Roman"/>
              <w:kern w:val="0"/>
              <w:sz w:val="24"/>
              <w:szCs w:val="24"/>
            </w:rPr>
            <m:t>p</m:t>
          </w:del>
        </m:r>
        <m:sSub>
          <m:sSubPr>
            <m:ctrlPr>
              <w:del w:id="458" w:author="Zhang Li" w:date="2022-06-12T12:05:00Z">
                <w:rPr>
                  <w:rFonts w:ascii="Cambria Math" w:eastAsia="宋体" w:hAnsi="Cambria Math" w:cs="Times New Roman"/>
                  <w:kern w:val="0"/>
                  <w:sz w:val="24"/>
                  <w:szCs w:val="24"/>
                </w:rPr>
              </w:del>
            </m:ctrlPr>
          </m:sSubPr>
          <m:e>
            <m:r>
              <w:del w:id="459" w:author="Zhang Li" w:date="2022-06-12T12:05:00Z">
                <w:rPr>
                  <w:rFonts w:ascii="Cambria Math" w:eastAsia="宋体" w:hAnsi="Cambria Math" w:cs="Times New Roman"/>
                  <w:kern w:val="0"/>
                  <w:sz w:val="24"/>
                  <w:szCs w:val="24"/>
                </w:rPr>
                <m:t>k</m:t>
              </w:del>
            </m:r>
          </m:e>
          <m:sub>
            <m:r>
              <w:del w:id="460" w:author="Zhang Li" w:date="2022-06-12T12:05:00Z">
                <w:rPr>
                  <w:rFonts w:ascii="Cambria Math" w:eastAsia="宋体" w:hAnsi="Cambria Math" w:cs="Times New Roman"/>
                  <w:kern w:val="0"/>
                  <w:sz w:val="24"/>
                  <w:szCs w:val="24"/>
                </w:rPr>
                <m:t>j</m:t>
              </w:del>
            </m:r>
          </m:sub>
        </m:sSub>
        <m:r>
          <w:del w:id="461" w:author="Zhang Li" w:date="2022-06-12T12:05:00Z">
            <m:rPr>
              <m:sty m:val="p"/>
            </m:rPr>
            <w:rPr>
              <w:rFonts w:ascii="Cambria Math" w:eastAsia="宋体" w:hAnsi="Cambria Math" w:cs="Times New Roman"/>
              <w:kern w:val="0"/>
              <w:sz w:val="24"/>
              <w:szCs w:val="24"/>
            </w:rPr>
            <m:t>(</m:t>
          </w:del>
        </m:r>
        <m:r>
          <w:del w:id="462" w:author="Zhang Li" w:date="2022-06-12T12:05:00Z">
            <w:rPr>
              <w:rFonts w:ascii="Cambria Math" w:eastAsia="宋体" w:hAnsi="Cambria Math" w:cs="Times New Roman"/>
              <w:kern w:val="0"/>
              <w:sz w:val="24"/>
              <w:szCs w:val="24"/>
            </w:rPr>
            <m:t>j</m:t>
          </w:del>
        </m:r>
        <m:r>
          <w:del w:id="463" w:author="Zhang Li" w:date="2022-06-12T12:05:00Z">
            <m:rPr>
              <m:sty m:val="p"/>
            </m:rPr>
            <w:rPr>
              <w:rFonts w:ascii="Cambria Math" w:eastAsia="宋体" w:hAnsi="Cambria Math" w:cs="Times New Roman"/>
              <w:kern w:val="0"/>
              <w:sz w:val="24"/>
              <w:szCs w:val="24"/>
            </w:rPr>
            <m:t>≠</m:t>
          </w:del>
        </m:r>
        <m:r>
          <w:del w:id="464" w:author="Zhang Li" w:date="2022-06-12T12:05:00Z">
            <w:rPr>
              <w:rFonts w:ascii="Cambria Math" w:eastAsia="宋体" w:hAnsi="Cambria Math" w:cs="Times New Roman"/>
              <w:kern w:val="0"/>
              <w:sz w:val="24"/>
              <w:szCs w:val="24"/>
            </w:rPr>
            <m:t>i</m:t>
          </w:del>
        </m:r>
        <m:r>
          <w:del w:id="465" w:author="Zhang Li" w:date="2022-06-12T12:05:00Z">
            <m:rPr>
              <m:sty m:val="p"/>
            </m:rPr>
            <w:rPr>
              <w:rFonts w:ascii="Cambria Math" w:eastAsia="宋体" w:hAnsi="Cambria Math" w:cs="Times New Roman"/>
              <w:kern w:val="0"/>
              <w:sz w:val="24"/>
              <w:szCs w:val="24"/>
            </w:rPr>
            <m:t>)</m:t>
          </w:del>
        </m:r>
      </m:oMath>
      <w:del w:id="466"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467" w:author="Zhang Li" w:date="2022-06-12T12:05:00Z">
                <w:rPr>
                  <w:rFonts w:ascii="Cambria Math" w:eastAsia="宋体" w:hAnsi="Cambria Math" w:cs="Times New Roman"/>
                  <w:kern w:val="0"/>
                  <w:sz w:val="24"/>
                  <w:szCs w:val="24"/>
                </w:rPr>
              </w:del>
            </m:ctrlPr>
          </m:sSubPr>
          <m:e>
            <m:r>
              <w:del w:id="468" w:author="Zhang Li" w:date="2022-06-12T12:05:00Z">
                <w:rPr>
                  <w:rFonts w:ascii="Cambria Math" w:eastAsia="宋体" w:hAnsi="Cambria Math" w:cs="Times New Roman"/>
                  <w:kern w:val="0"/>
                  <w:sz w:val="24"/>
                  <w:szCs w:val="24"/>
                </w:rPr>
                <m:t>p</m:t>
              </w:del>
            </m:r>
          </m:e>
          <m:sub>
            <m:r>
              <w:del w:id="469" w:author="Zhang Li" w:date="2022-06-12T12:05:00Z">
                <m:rPr>
                  <m:sty m:val="p"/>
                </m:rPr>
                <w:rPr>
                  <w:rFonts w:ascii="Cambria Math" w:eastAsia="宋体" w:hAnsi="Cambria Math" w:cs="Times New Roman"/>
                  <w:kern w:val="0"/>
                  <w:sz w:val="24"/>
                  <w:szCs w:val="24"/>
                </w:rPr>
                <m:t>2</m:t>
              </w:del>
            </m:r>
          </m:sub>
        </m:sSub>
      </m:oMath>
      <w:del w:id="47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471" w:author="Zhang Li" w:date="2022-06-12T12:05:00Z">
                <w:rPr>
                  <w:rFonts w:ascii="Cambria Math" w:eastAsia="宋体" w:hAnsi="Cambria Math" w:cs="Times New Roman"/>
                  <w:kern w:val="0"/>
                  <w:sz w:val="24"/>
                  <w:szCs w:val="24"/>
                </w:rPr>
              </w:del>
            </m:ctrlPr>
          </m:sSubPr>
          <m:e>
            <m:r>
              <w:del w:id="472" w:author="Zhang Li" w:date="2022-06-12T12:05:00Z">
                <w:rPr>
                  <w:rFonts w:ascii="Cambria Math" w:eastAsia="宋体" w:hAnsi="Cambria Math" w:cs="Times New Roman"/>
                  <w:kern w:val="0"/>
                  <w:sz w:val="24"/>
                  <w:szCs w:val="24"/>
                </w:rPr>
                <m:t>g</m:t>
              </w:del>
            </m:r>
          </m:e>
          <m:sub>
            <m:r>
              <w:del w:id="473" w:author="Zhang Li" w:date="2022-06-12T12:05:00Z">
                <m:rPr>
                  <m:sty m:val="p"/>
                </m:rPr>
                <w:rPr>
                  <w:rFonts w:ascii="Cambria Math" w:eastAsia="宋体" w:hAnsi="Cambria Math" w:cs="Times New Roman"/>
                  <w:kern w:val="0"/>
                  <w:sz w:val="24"/>
                  <w:szCs w:val="24"/>
                </w:rPr>
                <m:t>2</m:t>
              </w:del>
            </m:r>
          </m:sub>
        </m:sSub>
      </m:oMath>
      <w:del w:id="47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475" w:author="Zhang Li" w:date="2022-06-12T12:05:00Z">
                <w:rPr>
                  <w:rFonts w:ascii="Cambria Math" w:eastAsia="宋体" w:hAnsi="Cambria Math" w:cs="Times New Roman"/>
                  <w:kern w:val="0"/>
                  <w:sz w:val="24"/>
                  <w:szCs w:val="24"/>
                </w:rPr>
              </w:del>
            </m:ctrlPr>
          </m:sSubPr>
          <m:e>
            <m:r>
              <w:del w:id="476" w:author="Zhang Li" w:date="2022-06-12T12:05:00Z">
                <w:rPr>
                  <w:rFonts w:ascii="Cambria Math" w:eastAsia="宋体" w:hAnsi="Cambria Math" w:cs="Times New Roman"/>
                  <w:kern w:val="0"/>
                  <w:sz w:val="24"/>
                  <w:szCs w:val="24"/>
                </w:rPr>
                <m:t xml:space="preserve"> G</m:t>
              </w:del>
            </m:r>
          </m:e>
          <m:sub>
            <m:r>
              <w:del w:id="477" w:author="Zhang Li" w:date="2022-06-12T12:05:00Z">
                <m:rPr>
                  <m:sty m:val="p"/>
                </m:rPr>
                <w:rPr>
                  <w:rFonts w:ascii="Cambria Math" w:eastAsia="宋体" w:hAnsi="Cambria Math" w:cs="Times New Roman"/>
                  <w:kern w:val="0"/>
                  <w:sz w:val="24"/>
                  <w:szCs w:val="24"/>
                </w:rPr>
                <m:t>2</m:t>
              </w:del>
            </m:r>
          </m:sub>
        </m:sSub>
      </m:oMath>
      <w:del w:id="47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479" w:author="Zhang Li" w:date="2022-06-12T12:05:00Z">
                <w:rPr>
                  <w:rFonts w:ascii="Cambria Math" w:eastAsia="宋体" w:hAnsi="Cambria Math" w:cs="Times New Roman"/>
                  <w:kern w:val="0"/>
                  <w:sz w:val="24"/>
                  <w:szCs w:val="24"/>
                </w:rPr>
              </w:del>
            </m:ctrlPr>
          </m:dPr>
          <m:e>
            <m:sSub>
              <m:sSubPr>
                <m:ctrlPr>
                  <w:del w:id="480" w:author="Zhang Li" w:date="2022-06-12T12:05:00Z">
                    <w:rPr>
                      <w:rFonts w:ascii="Cambria Math" w:eastAsia="宋体" w:hAnsi="Cambria Math" w:cs="Times New Roman"/>
                      <w:kern w:val="0"/>
                      <w:sz w:val="24"/>
                      <w:szCs w:val="24"/>
                    </w:rPr>
                  </w:del>
                </m:ctrlPr>
              </m:sSubPr>
              <m:e>
                <m:r>
                  <w:del w:id="481" w:author="Zhang Li" w:date="2022-06-12T12:05:00Z">
                    <w:rPr>
                      <w:rFonts w:ascii="Cambria Math" w:eastAsia="宋体" w:hAnsi="Cambria Math" w:cs="Times New Roman"/>
                      <w:kern w:val="0"/>
                      <w:sz w:val="24"/>
                      <w:szCs w:val="24"/>
                    </w:rPr>
                    <m:t>G</m:t>
                  </w:del>
                </m:r>
              </m:e>
              <m:sub>
                <m:r>
                  <w:del w:id="482" w:author="Zhang Li" w:date="2022-06-12T12:05:00Z">
                    <m:rPr>
                      <m:sty m:val="p"/>
                    </m:rPr>
                    <w:rPr>
                      <w:rFonts w:ascii="Cambria Math" w:eastAsia="宋体" w:hAnsi="Cambria Math" w:cs="Times New Roman"/>
                      <w:kern w:val="0"/>
                      <w:sz w:val="24"/>
                      <w:szCs w:val="24"/>
                    </w:rPr>
                    <m:t>2</m:t>
                  </w:del>
                </m:r>
              </m:sub>
            </m:sSub>
            <m:r>
              <w:del w:id="483" w:author="Zhang Li" w:date="2022-06-12T12:05:00Z">
                <m:rPr>
                  <m:sty m:val="p"/>
                </m:rPr>
                <w:rPr>
                  <w:rFonts w:ascii="Cambria Math" w:eastAsia="宋体" w:hAnsi="Cambria Math" w:cs="Times New Roman"/>
                  <w:kern w:val="0"/>
                  <w:sz w:val="24"/>
                  <w:szCs w:val="24"/>
                </w:rPr>
                <m:t>,</m:t>
              </w:del>
            </m:r>
            <m:sSub>
              <m:sSubPr>
                <m:ctrlPr>
                  <w:del w:id="484" w:author="Zhang Li" w:date="2022-06-12T12:05:00Z">
                    <w:rPr>
                      <w:rFonts w:ascii="Cambria Math" w:eastAsia="宋体" w:hAnsi="Cambria Math" w:cs="Times New Roman"/>
                      <w:kern w:val="0"/>
                      <w:sz w:val="24"/>
                      <w:szCs w:val="24"/>
                    </w:rPr>
                  </w:del>
                </m:ctrlPr>
              </m:sSubPr>
              <m:e>
                <m:r>
                  <w:del w:id="485" w:author="Zhang Li" w:date="2022-06-12T12:05:00Z">
                    <w:rPr>
                      <w:rFonts w:ascii="Cambria Math" w:eastAsia="宋体" w:hAnsi="Cambria Math" w:cs="Times New Roman"/>
                      <w:kern w:val="0"/>
                      <w:sz w:val="24"/>
                      <w:szCs w:val="24"/>
                    </w:rPr>
                    <m:t>g</m:t>
                  </w:del>
                </m:r>
              </m:e>
              <m:sub>
                <m:r>
                  <w:del w:id="486" w:author="Zhang Li" w:date="2022-06-12T12:05:00Z">
                    <m:rPr>
                      <m:sty m:val="p"/>
                    </m:rPr>
                    <w:rPr>
                      <w:rFonts w:ascii="Cambria Math" w:eastAsia="宋体" w:hAnsi="Cambria Math" w:cs="Times New Roman"/>
                      <w:kern w:val="0"/>
                      <w:sz w:val="24"/>
                      <w:szCs w:val="24"/>
                    </w:rPr>
                    <m:t>2</m:t>
                  </w:del>
                </m:r>
              </m:sub>
            </m:sSub>
            <m:r>
              <w:del w:id="487" w:author="Zhang Li" w:date="2022-06-12T12:05:00Z">
                <m:rPr>
                  <m:sty m:val="p"/>
                </m:rPr>
                <w:rPr>
                  <w:rFonts w:ascii="Cambria Math" w:eastAsia="宋体" w:hAnsi="Cambria Math" w:cs="Times New Roman"/>
                  <w:kern w:val="0"/>
                  <w:sz w:val="24"/>
                  <w:szCs w:val="24"/>
                </w:rPr>
                <m:t>,</m:t>
              </w:del>
            </m:r>
            <m:sSub>
              <m:sSubPr>
                <m:ctrlPr>
                  <w:del w:id="488" w:author="Zhang Li" w:date="2022-06-12T12:05:00Z">
                    <w:rPr>
                      <w:rFonts w:ascii="Cambria Math" w:eastAsia="宋体" w:hAnsi="Cambria Math" w:cs="Times New Roman"/>
                      <w:kern w:val="0"/>
                      <w:sz w:val="24"/>
                      <w:szCs w:val="24"/>
                    </w:rPr>
                  </w:del>
                </m:ctrlPr>
              </m:sSubPr>
              <m:e>
                <m:r>
                  <w:del w:id="489" w:author="Zhang Li" w:date="2022-06-12T12:05:00Z">
                    <w:rPr>
                      <w:rFonts w:ascii="Cambria Math" w:eastAsia="宋体" w:hAnsi="Cambria Math" w:cs="Times New Roman"/>
                      <w:kern w:val="0"/>
                      <w:sz w:val="24"/>
                      <w:szCs w:val="24"/>
                    </w:rPr>
                    <m:t>p</m:t>
                  </w:del>
                </m:r>
              </m:e>
              <m:sub>
                <m:r>
                  <w:del w:id="490" w:author="Zhang Li" w:date="2022-06-12T12:05:00Z">
                    <m:rPr>
                      <m:sty m:val="p"/>
                    </m:rPr>
                    <w:rPr>
                      <w:rFonts w:ascii="Cambria Math" w:eastAsia="宋体" w:hAnsi="Cambria Math" w:cs="Times New Roman"/>
                      <w:kern w:val="0"/>
                      <w:sz w:val="24"/>
                      <w:szCs w:val="24"/>
                    </w:rPr>
                    <m:t>2</m:t>
                  </w:del>
                </m:r>
              </m:sub>
            </m:sSub>
            <m:r>
              <w:del w:id="491" w:author="Zhang Li" w:date="2022-06-12T12:05:00Z">
                <m:rPr>
                  <m:sty m:val="p"/>
                </m:rPr>
                <w:rPr>
                  <w:rFonts w:ascii="Cambria Math" w:eastAsia="宋体" w:hAnsi="Cambria Math" w:cs="Times New Roman"/>
                  <w:kern w:val="0"/>
                  <w:sz w:val="24"/>
                  <w:szCs w:val="24"/>
                </w:rPr>
                <m:t>,</m:t>
              </w:del>
            </m:r>
            <m:r>
              <w:del w:id="492" w:author="Zhang Li" w:date="2022-06-12T12:05:00Z">
                <w:rPr>
                  <w:rFonts w:ascii="Cambria Math" w:eastAsia="宋体" w:hAnsi="Cambria Math" w:cs="Times New Roman"/>
                  <w:kern w:val="0"/>
                  <w:sz w:val="24"/>
                  <w:szCs w:val="24"/>
                </w:rPr>
                <m:t>H</m:t>
              </w:del>
            </m:r>
          </m:e>
        </m:d>
      </m:oMath>
      <w:del w:id="49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494" w:author="Zhang Li" w:date="2022-06-12T12:05:00Z">
            <w:rPr>
              <w:rFonts w:ascii="Cambria Math" w:eastAsia="宋体" w:hAnsi="Cambria Math" w:cs="Times New Roman"/>
              <w:kern w:val="0"/>
              <w:sz w:val="24"/>
              <w:szCs w:val="24"/>
            </w:rPr>
            <m:t xml:space="preserve"> sk</m:t>
          </w:del>
        </m:r>
      </m:oMath>
      <w:del w:id="495" w:author="Zhang Li" w:date="2022-06-12T12:05:00Z">
        <w:r w:rsidDel="008D0987">
          <w:rPr>
            <w:rFonts w:ascii="Times New Roman" w:eastAsia="宋体" w:hAnsi="Times New Roman" w:cs="Times New Roman"/>
            <w:kern w:val="0"/>
            <w:sz w:val="24"/>
            <w:szCs w:val="24"/>
          </w:rPr>
          <w:delText xml:space="preserve"> of </w:delText>
        </w:r>
      </w:del>
      <m:oMath>
        <m:r>
          <w:del w:id="496" w:author="Zhang Li" w:date="2022-06-12T12:05:00Z">
            <w:rPr>
              <w:rFonts w:ascii="Cambria Math" w:eastAsia="宋体" w:hAnsi="Cambria Math" w:cs="Times New Roman"/>
              <w:kern w:val="0"/>
              <w:sz w:val="24"/>
              <w:szCs w:val="24"/>
            </w:rPr>
            <m:t>t</m:t>
          </w:del>
        </m:r>
      </m:oMath>
      <w:del w:id="497" w:author="Zhang Li" w:date="2022-06-12T12:05:00Z">
        <w:r w:rsidDel="008D0987">
          <w:rPr>
            <w:rFonts w:ascii="Times New Roman" w:eastAsia="宋体" w:hAnsi="Times New Roman" w:cs="Times New Roman"/>
            <w:kern w:val="0"/>
            <w:sz w:val="24"/>
            <w:szCs w:val="24"/>
          </w:rPr>
          <w:delText xml:space="preserve">-degree polynomial </w:delText>
        </w:r>
      </w:del>
      <m:oMath>
        <m:r>
          <w:del w:id="498" w:author="Zhang Li" w:date="2022-06-12T12:05:00Z">
            <w:rPr>
              <w:rFonts w:ascii="Cambria Math" w:eastAsia="宋体" w:hAnsi="Cambria Math" w:cs="Times New Roman"/>
              <w:kern w:val="0"/>
              <w:sz w:val="24"/>
              <w:szCs w:val="24"/>
            </w:rPr>
            <m:t>P</m:t>
          </w:del>
        </m:r>
      </m:oMath>
      <w:del w:id="499"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500" w:author="Zhang Li" w:date="2022-06-12T12:05:00Z">
            <w:rPr>
              <w:rFonts w:ascii="Cambria Math" w:eastAsia="宋体" w:hAnsi="Cambria Math" w:cs="Times New Roman"/>
              <w:kern w:val="0"/>
              <w:sz w:val="24"/>
              <w:szCs w:val="24"/>
            </w:rPr>
            <m:t>pk=sk×</m:t>
          </w:del>
        </m:r>
        <m:sSub>
          <m:sSubPr>
            <m:ctrlPr>
              <w:del w:id="501" w:author="Zhang Li" w:date="2022-06-12T12:05:00Z">
                <w:rPr>
                  <w:rFonts w:ascii="Cambria Math" w:eastAsia="宋体" w:hAnsi="Cambria Math" w:cs="Times New Roman"/>
                  <w:i/>
                  <w:kern w:val="0"/>
                  <w:sz w:val="24"/>
                  <w:szCs w:val="24"/>
                </w:rPr>
              </w:del>
            </m:ctrlPr>
          </m:sSubPr>
          <m:e>
            <m:r>
              <w:del w:id="502" w:author="Zhang Li" w:date="2022-06-12T12:05:00Z">
                <w:rPr>
                  <w:rFonts w:ascii="Cambria Math" w:eastAsia="宋体" w:hAnsi="Cambria Math" w:cs="Times New Roman"/>
                  <w:kern w:val="0"/>
                  <w:sz w:val="24"/>
                  <w:szCs w:val="24"/>
                </w:rPr>
                <m:t>G</m:t>
              </w:del>
            </m:r>
          </m:e>
          <m:sub>
            <m:r>
              <w:del w:id="503" w:author="Zhang Li" w:date="2022-06-12T12:05:00Z">
                <w:rPr>
                  <w:rFonts w:ascii="Cambria Math" w:eastAsia="宋体" w:hAnsi="Cambria Math" w:cs="Times New Roman"/>
                  <w:kern w:val="0"/>
                  <w:sz w:val="24"/>
                  <w:szCs w:val="24"/>
                </w:rPr>
                <m:t>2</m:t>
              </w:del>
            </m:r>
          </m:sub>
        </m:sSub>
      </m:oMath>
      <w:del w:id="504"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505" w:author="Zhang Li" w:date="2022-06-12T12:05:00Z">
                <w:rPr>
                  <w:rFonts w:ascii="Cambria Math" w:eastAsia="宋体" w:hAnsi="Cambria Math" w:cs="Times New Roman"/>
                  <w:kern w:val="0"/>
                  <w:sz w:val="24"/>
                  <w:szCs w:val="24"/>
                </w:rPr>
              </w:del>
            </m:ctrlPr>
          </m:sSubPr>
          <m:e>
            <m:r>
              <w:del w:id="506" w:author="Zhang Li" w:date="2022-06-12T12:05:00Z">
                <w:rPr>
                  <w:rFonts w:ascii="Cambria Math" w:eastAsia="宋体" w:hAnsi="Cambria Math" w:cs="Times New Roman"/>
                  <w:kern w:val="0"/>
                  <w:sz w:val="24"/>
                  <w:szCs w:val="24"/>
                </w:rPr>
                <m:t>sk</m:t>
              </w:del>
            </m:r>
          </m:e>
          <m:sub>
            <m:r>
              <w:del w:id="507" w:author="Zhang Li" w:date="2022-06-12T12:05:00Z">
                <w:rPr>
                  <w:rFonts w:ascii="Cambria Math" w:eastAsia="宋体" w:hAnsi="Cambria Math" w:cs="Times New Roman"/>
                  <w:kern w:val="0"/>
                  <w:sz w:val="24"/>
                  <w:szCs w:val="24"/>
                </w:rPr>
                <m:t>i</m:t>
              </w:del>
            </m:r>
          </m:sub>
        </m:sSub>
      </m:oMath>
      <w:del w:id="508"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509" w:author="Zhang Li" w:date="2022-06-12T12:05:00Z">
                <w:rPr>
                  <w:rFonts w:ascii="Cambria Math" w:eastAsia="宋体" w:hAnsi="Cambria Math" w:cs="Times New Roman"/>
                  <w:kern w:val="0"/>
                  <w:sz w:val="24"/>
                  <w:szCs w:val="24"/>
                </w:rPr>
              </w:del>
            </m:ctrlPr>
          </m:dPr>
          <m:e>
            <m:r>
              <w:del w:id="510" w:author="Zhang Li" w:date="2022-06-12T12:05:00Z">
                <w:rPr>
                  <w:rFonts w:ascii="Cambria Math" w:eastAsia="宋体" w:hAnsi="Cambria Math" w:cs="Times New Roman"/>
                  <w:kern w:val="0"/>
                  <w:sz w:val="24"/>
                  <w:szCs w:val="24"/>
                </w:rPr>
                <m:t>s</m:t>
              </w:del>
            </m:r>
            <m:sSub>
              <m:sSubPr>
                <m:ctrlPr>
                  <w:del w:id="511" w:author="Zhang Li" w:date="2022-06-12T12:05:00Z">
                    <w:rPr>
                      <w:rFonts w:ascii="Cambria Math" w:eastAsia="宋体" w:hAnsi="Cambria Math" w:cs="Times New Roman"/>
                      <w:kern w:val="0"/>
                      <w:sz w:val="24"/>
                      <w:szCs w:val="24"/>
                    </w:rPr>
                  </w:del>
                </m:ctrlPr>
              </m:sSubPr>
              <m:e>
                <m:r>
                  <w:del w:id="512" w:author="Zhang Li" w:date="2022-06-12T12:05:00Z">
                    <w:rPr>
                      <w:rFonts w:ascii="Cambria Math" w:eastAsia="宋体" w:hAnsi="Cambria Math" w:cs="Times New Roman"/>
                      <w:kern w:val="0"/>
                      <w:sz w:val="24"/>
                      <w:szCs w:val="24"/>
                    </w:rPr>
                    <m:t>k</m:t>
                  </w:del>
                </m:r>
              </m:e>
              <m:sub>
                <m:r>
                  <w:del w:id="513" w:author="Zhang Li" w:date="2022-06-12T12:05:00Z">
                    <w:rPr>
                      <w:rFonts w:ascii="Cambria Math" w:eastAsia="宋体" w:hAnsi="Cambria Math" w:cs="Times New Roman"/>
                      <w:kern w:val="0"/>
                      <w:sz w:val="24"/>
                      <w:szCs w:val="24"/>
                    </w:rPr>
                    <m:t>i</m:t>
                  </w:del>
                </m:r>
              </m:sub>
            </m:sSub>
            <m:r>
              <w:del w:id="514" w:author="Zhang Li" w:date="2022-06-12T12:05:00Z">
                <m:rPr>
                  <m:sty m:val="p"/>
                </m:rPr>
                <w:rPr>
                  <w:rFonts w:ascii="Cambria Math" w:eastAsia="宋体" w:hAnsi="Cambria Math" w:cs="Times New Roman"/>
                  <w:kern w:val="0"/>
                  <w:sz w:val="24"/>
                  <w:szCs w:val="24"/>
                </w:rPr>
                <m:t>,</m:t>
              </w:del>
            </m:r>
            <m:r>
              <w:del w:id="515" w:author="Zhang Li" w:date="2022-06-12T12:05:00Z">
                <w:rPr>
                  <w:rFonts w:ascii="Cambria Math" w:eastAsia="宋体" w:hAnsi="Cambria Math" w:cs="Times New Roman"/>
                  <w:kern w:val="0"/>
                  <w:sz w:val="24"/>
                  <w:szCs w:val="24"/>
                </w:rPr>
                <m:t>p</m:t>
              </w:del>
            </m:r>
            <m:sSub>
              <m:sSubPr>
                <m:ctrlPr>
                  <w:del w:id="516" w:author="Zhang Li" w:date="2022-06-12T12:05:00Z">
                    <w:rPr>
                      <w:rFonts w:ascii="Cambria Math" w:eastAsia="宋体" w:hAnsi="Cambria Math" w:cs="Times New Roman"/>
                      <w:kern w:val="0"/>
                      <w:sz w:val="24"/>
                      <w:szCs w:val="24"/>
                    </w:rPr>
                  </w:del>
                </m:ctrlPr>
              </m:sSubPr>
              <m:e>
                <m:r>
                  <w:del w:id="517" w:author="Zhang Li" w:date="2022-06-12T12:05:00Z">
                    <w:rPr>
                      <w:rFonts w:ascii="Cambria Math" w:eastAsia="宋体" w:hAnsi="Cambria Math" w:cs="Times New Roman"/>
                      <w:kern w:val="0"/>
                      <w:sz w:val="24"/>
                      <w:szCs w:val="24"/>
                    </w:rPr>
                    <m:t>k</m:t>
                  </w:del>
                </m:r>
              </m:e>
              <m:sub>
                <m:r>
                  <w:del w:id="518" w:author="Zhang Li" w:date="2022-06-12T12:05:00Z">
                    <w:rPr>
                      <w:rFonts w:ascii="Cambria Math" w:eastAsia="宋体" w:hAnsi="Cambria Math" w:cs="Times New Roman"/>
                      <w:kern w:val="0"/>
                      <w:sz w:val="24"/>
                      <w:szCs w:val="24"/>
                    </w:rPr>
                    <m:t>i</m:t>
                  </w:del>
                </m:r>
              </m:sub>
            </m:sSub>
          </m:e>
        </m:d>
      </m:oMath>
      <w:del w:id="519"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520" w:author="Zhang Li" w:date="2022-06-12T12:05:00Z">
            <w:rPr>
              <w:rFonts w:ascii="Cambria Math" w:eastAsia="宋体" w:hAnsi="Cambria Math" w:cs="Times New Roman"/>
              <w:kern w:val="0"/>
              <w:sz w:val="24"/>
              <w:szCs w:val="24"/>
            </w:rPr>
            <m:t>s</m:t>
          </w:del>
        </m:r>
      </m:oMath>
      <w:del w:id="521"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522" w:author="Zhang Li" w:date="2022-06-12T12:05:00Z">
            <w:rPr>
              <w:rFonts w:ascii="Cambria Math" w:eastAsia="宋体" w:hAnsi="Cambria Math" w:cs="Times New Roman" w:hint="eastAsia"/>
              <w:kern w:val="0"/>
              <w:sz w:val="24"/>
              <w:szCs w:val="24"/>
            </w:rPr>
            <m:t>pk</m:t>
          </w:del>
        </m:r>
      </m:oMath>
      <w:del w:id="5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524" w:author="Zhang Li" w:date="2022-06-12T12:05:00Z"/>
          <w:rFonts w:ascii="Times New Roman" w:eastAsia="宋体" w:hAnsi="Times New Roman" w:cs="Times New Roman"/>
          <w:kern w:val="0"/>
          <w:sz w:val="24"/>
          <w:szCs w:val="24"/>
        </w:rPr>
      </w:pPr>
      <w:del w:id="525" w:author="Zhang Li" w:date="2022-06-12T12:05:00Z">
        <w:r w:rsidDel="008D0987">
          <w:rPr>
            <w:rFonts w:ascii="Times New Roman" w:eastAsia="宋体" w:hAnsi="Times New Roman" w:cs="Times New Roman"/>
            <w:kern w:val="0"/>
            <w:sz w:val="24"/>
            <w:szCs w:val="24"/>
          </w:rPr>
          <w:delText xml:space="preserve">SWIB protocol leverages </w:delText>
        </w:r>
      </w:del>
      <m:oMath>
        <m:r>
          <w:del w:id="526" w:author="Zhang Li" w:date="2022-06-12T12:05:00Z">
            <w:rPr>
              <w:rFonts w:ascii="Cambria Math" w:eastAsia="宋体" w:hAnsi="Cambria Math" w:cs="Times New Roman"/>
              <w:kern w:val="0"/>
              <w:sz w:val="24"/>
              <w:szCs w:val="24"/>
            </w:rPr>
            <m:t>(t,n)</m:t>
          </w:del>
        </m:r>
      </m:oMath>
      <w:del w:id="527"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08D76EAE"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528"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7F2D12E0" w14:textId="2D368F79" w:rsidR="004E1F8E" w:rsidRPr="004E1F8E" w:rsidRDefault="004E1F8E" w:rsidP="004E1F8E">
      <w:pPr>
        <w:spacing w:afterLines="100" w:after="312"/>
        <w:ind w:firstLine="420"/>
        <w:rPr>
          <w:rFonts w:ascii="Times New Roman" w:eastAsia="宋体" w:hAnsi="Times New Roman" w:cs="Times New Roman"/>
          <w:kern w:val="0"/>
          <w:sz w:val="24"/>
          <w:szCs w:val="24"/>
        </w:rPr>
      </w:pPr>
      <w:ins w:id="529" w:author="Zhang Li" w:date="2022-06-16T14:30:00Z">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w:t>
        </w:r>
      </w:ins>
      <w:ins w:id="530" w:author="Zhang Li" w:date="2022-06-16T14:31:00Z">
        <w:r w:rsidR="00CE69BB">
          <w:rPr>
            <w:rFonts w:ascii="Times New Roman" w:eastAsia="宋体" w:hAnsi="Times New Roman" w:cs="Times New Roman"/>
            <w:kern w:val="0"/>
            <w:sz w:val="24"/>
            <w:szCs w:val="24"/>
          </w:rPr>
          <w:t>, blockchain basics, threshold si</w:t>
        </w:r>
      </w:ins>
      <w:ins w:id="531" w:author="Zhang Li" w:date="2022-06-16T14:32:00Z">
        <w:r w:rsidR="00CE69BB">
          <w:rPr>
            <w:rFonts w:ascii="Times New Roman" w:eastAsia="宋体" w:hAnsi="Times New Roman" w:cs="Times New Roman"/>
            <w:kern w:val="0"/>
            <w:sz w:val="24"/>
            <w:szCs w:val="24"/>
          </w:rPr>
          <w:t>gnature scheme and adversary assumptions under study.</w:t>
        </w:r>
      </w:ins>
      <w:ins w:id="532" w:author="Zhang Li" w:date="2022-06-16T14:33:00Z">
        <w:r w:rsidR="00CE69BB">
          <w:rPr>
            <w:rFonts w:ascii="Times New Roman" w:eastAsia="宋体" w:hAnsi="Times New Roman" w:cs="Times New Roman"/>
            <w:kern w:val="0"/>
            <w:sz w:val="24"/>
            <w:szCs w:val="24"/>
          </w:rPr>
          <w:t xml:space="preserve"> And some important notations are summ</w:t>
        </w:r>
      </w:ins>
      <w:ins w:id="533" w:author="Zhang Li" w:date="2022-06-16T14:34:00Z">
        <w:r w:rsidR="00CE69BB">
          <w:rPr>
            <w:rFonts w:ascii="Times New Roman" w:eastAsia="宋体" w:hAnsi="Times New Roman" w:cs="Times New Roman"/>
            <w:kern w:val="0"/>
            <w:sz w:val="24"/>
            <w:szCs w:val="24"/>
          </w:rPr>
          <w:t xml:space="preserve">arized in </w:t>
        </w:r>
        <w:r w:rsidR="00CE69BB" w:rsidRPr="00E65F7B">
          <w:rPr>
            <w:rFonts w:ascii="Times New Roman" w:eastAsia="宋体" w:hAnsi="Times New Roman" w:cs="Times New Roman"/>
            <w:kern w:val="0"/>
            <w:sz w:val="24"/>
            <w:szCs w:val="24"/>
          </w:rPr>
          <w:t>Table</w:t>
        </w:r>
        <w:r w:rsidR="00CE69BB">
          <w:rPr>
            <w:rFonts w:ascii="Times New Roman" w:eastAsia="宋体" w:hAnsi="Times New Roman" w:cs="Times New Roman"/>
            <w:kern w:val="0"/>
            <w:sz w:val="24"/>
            <w:szCs w:val="24"/>
          </w:rPr>
          <w:t xml:space="preserve"> 1 for the sake of convenient reference.</w:t>
        </w:r>
      </w:ins>
    </w:p>
    <w:p w14:paraId="394527BF" w14:textId="77777777" w:rsidR="00CA5769" w:rsidRPr="00DE3197" w:rsidRDefault="00CA5769" w:rsidP="00CA5769">
      <w:pPr>
        <w:pStyle w:val="2"/>
        <w:rPr>
          <w:rFonts w:ascii="Times New Roman" w:eastAsia="黑体" w:hAnsi="Times New Roman" w:cs="Times New Roman"/>
          <w:sz w:val="28"/>
          <w:szCs w:val="28"/>
        </w:rPr>
      </w:pPr>
      <w:bookmarkStart w:id="534" w:name="_Toc94273367"/>
      <w:bookmarkEnd w:id="528"/>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534"/>
      <w:r w:rsidRPr="00DE3197">
        <w:rPr>
          <w:rFonts w:ascii="Times New Roman" w:eastAsia="黑体" w:hAnsi="Times New Roman" w:cs="Times New Roman"/>
          <w:sz w:val="28"/>
          <w:szCs w:val="28"/>
        </w:rPr>
        <w:t>Network Model</w:t>
      </w:r>
    </w:p>
    <w:p w14:paraId="0A0ADC06" w14:textId="2A638726" w:rsidR="008D0987" w:rsidRDefault="008D0987" w:rsidP="00CA5769">
      <w:pPr>
        <w:spacing w:afterLines="100" w:after="312"/>
        <w:ind w:firstLine="420"/>
        <w:rPr>
          <w:ins w:id="535"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536"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w:t>
      </w:r>
      <w:ins w:id="537" w:author="Zhang Li" w:date="2022-06-16T14:35:00Z">
        <w:r w:rsidR="00CE69BB">
          <w:rPr>
            <w:rFonts w:ascii="Times New Roman" w:eastAsia="宋体" w:hAnsi="Times New Roman" w:cs="Times New Roman"/>
            <w:kern w:val="0"/>
            <w:sz w:val="24"/>
            <w:szCs w:val="24"/>
          </w:rPr>
          <w:t xml:space="preserve"> </w:t>
        </w:r>
        <w:r w:rsidR="00CE69BB">
          <w:rPr>
            <w:rFonts w:ascii="Times New Roman" w:eastAsia="宋体" w:hAnsi="Times New Roman" w:cs="Times New Roman"/>
            <w:kern w:val="0"/>
            <w:sz w:val="24"/>
            <w:szCs w:val="24"/>
          </w:rPr>
          <w:lastRenderedPageBreak/>
          <w:t>directly</w:t>
        </w:r>
      </w:ins>
      <w:r>
        <w:rPr>
          <w:rFonts w:ascii="Times New Roman" w:eastAsia="宋体" w:hAnsi="Times New Roman" w:cs="Times New Roman"/>
          <w:kern w:val="0"/>
          <w:sz w:val="24"/>
          <w:szCs w:val="24"/>
        </w:rPr>
        <w:t xml:space="preserve"> communicate with </w:t>
      </w:r>
      <w:del w:id="538" w:author="Zhang Li" w:date="2022-06-16T14:35:00Z">
        <w:r w:rsidDel="00CE69BB">
          <w:rPr>
            <w:rFonts w:ascii="Times New Roman" w:eastAsia="宋体" w:hAnsi="Times New Roman" w:cs="Times New Roman"/>
            <w:kern w:val="0"/>
            <w:sz w:val="24"/>
            <w:szCs w:val="24"/>
          </w:rPr>
          <w:delText>any other node</w:delText>
        </w:r>
      </w:del>
      <w:ins w:id="539" w:author="Zhang Li" w:date="2022-06-16T14:35:00Z">
        <w:r w:rsidR="00CE69BB">
          <w:rPr>
            <w:rFonts w:ascii="Times New Roman" w:eastAsia="宋体" w:hAnsi="Times New Roman" w:cs="Times New Roman"/>
            <w:kern w:val="0"/>
            <w:sz w:val="24"/>
            <w:szCs w:val="24"/>
          </w:rPr>
          <w:t>each other</w:t>
        </w:r>
      </w:ins>
      <w:r>
        <w:rPr>
          <w:rFonts w:ascii="Times New Roman" w:eastAsia="宋体" w:hAnsi="Times New Roman" w:cs="Times New Roman"/>
          <w:kern w:val="0"/>
          <w:sz w:val="24"/>
          <w:szCs w:val="24"/>
        </w:rPr>
        <w:t xml:space="preserve"> in the network</w:t>
      </w:r>
      <w:del w:id="540" w:author="Zhang Li" w:date="2022-06-16T14:35:00Z">
        <w:r w:rsidDel="00CE69BB">
          <w:rPr>
            <w:rFonts w:ascii="Times New Roman" w:eastAsia="宋体" w:hAnsi="Times New Roman" w:cs="Times New Roman"/>
            <w:kern w:val="0"/>
            <w:sz w:val="24"/>
            <w:szCs w:val="24"/>
          </w:rPr>
          <w:delText xml:space="preserve"> directly</w:delText>
        </w:r>
      </w:del>
      <w:r>
        <w:rPr>
          <w:rFonts w:ascii="Times New Roman" w:eastAsia="宋体" w:hAnsi="Times New Roman" w:cs="Times New Roman"/>
          <w:kern w:val="0"/>
          <w:sz w:val="24"/>
          <w:szCs w:val="24"/>
        </w:rPr>
        <w:t xml:space="preserve">,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w:t>
      </w:r>
      <w:del w:id="541" w:author="Zhang Li" w:date="2022-06-16T14:36:00Z">
        <w:r w:rsidDel="00CE69BB">
          <w:rPr>
            <w:rFonts w:ascii="Times New Roman" w:eastAsia="宋体" w:hAnsi="Times New Roman" w:cs="Times New Roman"/>
            <w:kern w:val="0"/>
            <w:sz w:val="24"/>
            <w:szCs w:val="24"/>
          </w:rPr>
          <w:delText xml:space="preserve">Unmanned </w:delText>
        </w:r>
      </w:del>
      <w:ins w:id="542" w:author="Zhang Li" w:date="2022-06-16T14:36:00Z">
        <w:r w:rsidR="00CE69BB">
          <w:rPr>
            <w:rFonts w:ascii="Times New Roman" w:eastAsia="宋体" w:hAnsi="Times New Roman" w:cs="Times New Roman"/>
            <w:kern w:val="0"/>
            <w:sz w:val="24"/>
            <w:szCs w:val="24"/>
          </w:rPr>
          <w:t xml:space="preserve">unmanned </w:t>
        </w:r>
      </w:ins>
      <w:del w:id="543" w:author="Zhang Li" w:date="2022-06-16T14:36:00Z">
        <w:r w:rsidDel="00CE69BB">
          <w:rPr>
            <w:rFonts w:ascii="Times New Roman" w:eastAsia="宋体" w:hAnsi="Times New Roman" w:cs="Times New Roman"/>
            <w:kern w:val="0"/>
            <w:sz w:val="24"/>
            <w:szCs w:val="24"/>
          </w:rPr>
          <w:delText xml:space="preserve">Aerial </w:delText>
        </w:r>
      </w:del>
      <w:ins w:id="544" w:author="Zhang Li" w:date="2022-06-16T14:36:00Z">
        <w:r w:rsidR="00CE69BB">
          <w:rPr>
            <w:rFonts w:ascii="Times New Roman" w:eastAsia="宋体" w:hAnsi="Times New Roman" w:cs="Times New Roman"/>
            <w:kern w:val="0"/>
            <w:sz w:val="24"/>
            <w:szCs w:val="24"/>
          </w:rPr>
          <w:t xml:space="preserve">aerial </w:t>
        </w:r>
      </w:ins>
      <w:del w:id="545" w:author="Zhang Li" w:date="2022-06-16T14:36:00Z">
        <w:r w:rsidDel="00CE69BB">
          <w:rPr>
            <w:rFonts w:ascii="Times New Roman" w:eastAsia="宋体" w:hAnsi="Times New Roman" w:cs="Times New Roman"/>
            <w:kern w:val="0"/>
            <w:sz w:val="24"/>
            <w:szCs w:val="24"/>
          </w:rPr>
          <w:delText xml:space="preserve">Vehicles </w:delText>
        </w:r>
      </w:del>
      <w:ins w:id="546" w:author="Zhang Li" w:date="2022-06-16T14:36:00Z">
        <w:r w:rsidR="00CE69BB">
          <w:rPr>
            <w:rFonts w:ascii="Times New Roman" w:eastAsia="宋体" w:hAnsi="Times New Roman" w:cs="Times New Roman"/>
            <w:kern w:val="0"/>
            <w:sz w:val="24"/>
            <w:szCs w:val="24"/>
          </w:rPr>
          <w:t xml:space="preserve">vehicles </w:t>
        </w:r>
      </w:ins>
      <w:r>
        <w:rPr>
          <w:rFonts w:ascii="Times New Roman" w:eastAsia="宋体" w:hAnsi="Times New Roman" w:cs="Times New Roman"/>
          <w:kern w:val="0"/>
          <w:sz w:val="24"/>
          <w:szCs w:val="24"/>
        </w:rPr>
        <w:t xml:space="preserve">or intelligent vehicles. The transceiver at each node works in a half-duplex manner, which can transmit or receive </w:t>
      </w:r>
      <w:r w:rsidR="00870F7C">
        <w:rPr>
          <w:rFonts w:ascii="Times New Roman" w:eastAsia="宋体" w:hAnsi="Times New Roman" w:cs="Times New Roman"/>
          <w:kern w:val="0"/>
          <w:sz w:val="24"/>
          <w:szCs w:val="24"/>
        </w:rPr>
        <w:t>packets</w:t>
      </w:r>
      <w:r>
        <w:rPr>
          <w:rFonts w:ascii="Times New Roman" w:eastAsia="宋体" w:hAnsi="Times New Roman" w:cs="Times New Roman"/>
          <w:kern w:val="0"/>
          <w:sz w:val="24"/>
          <w:szCs w:val="24"/>
        </w:rPr>
        <w:t xml:space="preserve">, but not both at a time. Time is divided into rounds, </w:t>
      </w:r>
      <w:ins w:id="547" w:author="Zhang Li" w:date="2022-06-16T14:37:00Z">
        <w:r w:rsidR="00826A06">
          <w:rPr>
            <w:rFonts w:ascii="Times New Roman" w:eastAsia="宋体" w:hAnsi="Times New Roman" w:cs="Times New Roman"/>
            <w:kern w:val="0"/>
            <w:sz w:val="24"/>
            <w:szCs w:val="24"/>
          </w:rPr>
          <w:t xml:space="preserve">and </w:t>
        </w:r>
      </w:ins>
      <w:r>
        <w:rPr>
          <w:rFonts w:ascii="Times New Roman" w:eastAsia="宋体" w:hAnsi="Times New Roman" w:cs="Times New Roman"/>
          <w:kern w:val="0"/>
          <w:sz w:val="24"/>
          <w:szCs w:val="24"/>
        </w:rPr>
        <w:t xml:space="preserve">each </w:t>
      </w:r>
      <w:del w:id="548" w:author="Zhang Li" w:date="2022-06-16T14:37:00Z">
        <w:r w:rsidDel="00826A06">
          <w:rPr>
            <w:rFonts w:ascii="Times New Roman" w:eastAsia="宋体" w:hAnsi="Times New Roman" w:cs="Times New Roman"/>
            <w:kern w:val="0"/>
            <w:sz w:val="24"/>
            <w:szCs w:val="24"/>
          </w:rPr>
          <w:delText xml:space="preserve">of which </w:delText>
        </w:r>
      </w:del>
      <w:r>
        <w:rPr>
          <w:rFonts w:ascii="Times New Roman" w:eastAsia="宋体" w:hAnsi="Times New Roman" w:cs="Times New Roman"/>
          <w:kern w:val="0"/>
          <w:sz w:val="24"/>
          <w:szCs w:val="24"/>
        </w:rPr>
        <w:t xml:space="preserve">contains a fixed number of slots. A slot is the time for nodes to transmit </w:t>
      </w:r>
      <w:del w:id="549" w:author="Zhang Li" w:date="2022-06-16T14:39:00Z">
        <w:r w:rsidDel="00826A06">
          <w:rPr>
            <w:rFonts w:ascii="Times New Roman" w:eastAsia="宋体" w:hAnsi="Times New Roman" w:cs="Times New Roman"/>
            <w:kern w:val="0"/>
            <w:sz w:val="24"/>
            <w:szCs w:val="24"/>
          </w:rPr>
          <w:delText xml:space="preserve">or receive </w:delText>
        </w:r>
      </w:del>
      <w:r>
        <w:rPr>
          <w:rFonts w:ascii="Times New Roman" w:eastAsia="宋体" w:hAnsi="Times New Roman" w:cs="Times New Roman"/>
          <w:kern w:val="0"/>
          <w:sz w:val="24"/>
          <w:szCs w:val="24"/>
        </w:rPr>
        <w:t xml:space="preserve">a </w:t>
      </w:r>
      <w:r w:rsidR="00870F7C">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Each node can generate its private-public key pair and main public key by running a secure distributed key generation protocol. </w:t>
      </w:r>
      <w:ins w:id="550" w:author="Zhang Li" w:date="2022-06-16T14:39:00Z">
        <w:r w:rsidR="00826A06">
          <w:rPr>
            <w:rFonts w:ascii="Times New Roman" w:eastAsia="宋体" w:hAnsi="Times New Roman" w:cs="Times New Roman"/>
            <w:kern w:val="0"/>
            <w:sz w:val="24"/>
            <w:szCs w:val="24"/>
          </w:rPr>
          <w:t xml:space="preserve">The main public key is </w:t>
        </w:r>
      </w:ins>
      <w:ins w:id="551" w:author="Zhang Li" w:date="2022-06-16T14:40:00Z">
        <w:r w:rsidR="00826A06">
          <w:rPr>
            <w:rFonts w:ascii="Times New Roman" w:eastAsia="宋体" w:hAnsi="Times New Roman" w:cs="Times New Roman"/>
            <w:kern w:val="0"/>
            <w:sz w:val="24"/>
            <w:szCs w:val="24"/>
          </w:rPr>
          <w:t xml:space="preserve">aggregated by a sufficient number of public keys. </w:t>
        </w:r>
      </w:ins>
      <w:r>
        <w:rPr>
          <w:rFonts w:ascii="Times New Roman" w:eastAsia="宋体" w:hAnsi="Times New Roman" w:cs="Times New Roman"/>
          <w:kern w:val="0"/>
          <w:sz w:val="24"/>
          <w:szCs w:val="24"/>
        </w:rPr>
        <w:t xml:space="preserve">Each node can obtain other nodes' public keys and identities by exchanging messages. In this paper, we assume that the number of honest nodes satisfies the requirement of </w:t>
      </w:r>
      <w:ins w:id="552" w:author="Zhang Li" w:date="2022-06-16T14:41:00Z">
        <w:r w:rsidR="00826A06">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55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55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689433B6"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ins w:id="554" w:author="Zhang Li" w:date="2022-06-16T14:41:00Z">
        <w:r w:rsidR="00870F7C">
          <w:rPr>
            <w:rFonts w:ascii="Times New Roman" w:eastAsia="宋体" w:hAnsi="Times New Roman" w:cs="Times New Roman"/>
            <w:kern w:val="0"/>
            <w:sz w:val="24"/>
            <w:szCs w:val="24"/>
          </w:rPr>
          <w:t xml:space="preserve"> nodes</w:t>
        </w:r>
      </w:ins>
      <w:r>
        <w:rPr>
          <w:rFonts w:ascii="Times New Roman" w:eastAsia="宋体" w:hAnsi="Times New Roman" w:cs="Times New Roman"/>
          <w:kern w:val="0"/>
          <w:sz w:val="24"/>
          <w:szCs w:val="24"/>
        </w:rPr>
        <w:t xml:space="preserve"> </w:t>
      </w:r>
      <m:oMath>
        <m:r>
          <w:ins w:id="555" w:author="Zhang Li" w:date="2022-06-12T12:11:00Z">
            <w:rPr>
              <w:rFonts w:ascii="Cambria Math" w:eastAsia="宋体" w:hAnsi="Cambria Math" w:cs="Times New Roman"/>
              <w:kern w:val="0"/>
              <w:sz w:val="24"/>
              <w:szCs w:val="24"/>
            </w:rPr>
            <m:t>u</m:t>
          </w:ins>
        </m:r>
        <m:r>
          <w:del w:id="556" w:author="Zhang Li" w:date="2022-06-12T12:11:00Z">
            <w:rPr>
              <w:rFonts w:ascii="Cambria Math" w:eastAsia="宋体" w:hAnsi="Cambria Math" w:cs="Times New Roman"/>
              <w:kern w:val="0"/>
              <w:sz w:val="24"/>
              <w:szCs w:val="24"/>
            </w:rPr>
            <m:t>Nod</m:t>
          </w:del>
        </m:r>
        <m:sSub>
          <m:sSubPr>
            <m:ctrlPr>
              <w:del w:id="557" w:author="Zhang Li" w:date="2022-06-12T12:11:00Z">
                <w:rPr>
                  <w:rFonts w:ascii="Cambria Math" w:eastAsia="宋体" w:hAnsi="Cambria Math" w:cs="Times New Roman"/>
                  <w:i/>
                  <w:kern w:val="0"/>
                  <w:sz w:val="24"/>
                  <w:szCs w:val="24"/>
                </w:rPr>
              </w:del>
            </m:ctrlPr>
          </m:sSubPr>
          <m:e>
            <m:r>
              <w:del w:id="558" w:author="Zhang Li" w:date="2022-06-12T12:11:00Z">
                <w:rPr>
                  <w:rFonts w:ascii="Cambria Math" w:eastAsia="宋体" w:hAnsi="Cambria Math" w:cs="Times New Roman"/>
                  <w:kern w:val="0"/>
                  <w:sz w:val="24"/>
                  <w:szCs w:val="24"/>
                </w:rPr>
                <m:t>e</m:t>
              </w:del>
            </m:r>
          </m:e>
          <m:sub>
            <m:r>
              <w:del w:id="559" w:author="Zhang Li" w:date="2022-06-12T12:11:00Z">
                <w:rPr>
                  <w:rFonts w:ascii="Cambria Math" w:eastAsia="宋体" w:hAnsi="Cambria Math" w:cs="Times New Roman"/>
                  <w:kern w:val="0"/>
                  <w:sz w:val="24"/>
                  <w:szCs w:val="24"/>
                </w:rPr>
                <m:t>u</m:t>
              </w:del>
            </m:r>
          </m:sub>
        </m:sSub>
      </m:oMath>
      <w:del w:id="560" w:author="Zhang Li" w:date="2022-06-12T12:11:00Z">
        <w:r w:rsidDel="00DD6F55">
          <w:rPr>
            <w:rFonts w:ascii="Times New Roman" w:eastAsia="宋体" w:hAnsi="Times New Roman" w:cs="Times New Roman" w:hint="eastAsia"/>
            <w:kern w:val="0"/>
            <w:sz w:val="24"/>
            <w:szCs w:val="24"/>
          </w:rPr>
          <w:delText xml:space="preserve"> </w:delText>
        </w:r>
      </w:del>
      <w:ins w:id="561" w:author="Zhang Li" w:date="2022-06-16T14:41:00Z">
        <w:r w:rsidR="00870F7C">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and </w:t>
      </w:r>
      <m:oMath>
        <m:r>
          <w:ins w:id="562" w:author="Zhang Li" w:date="2022-06-12T12:12:00Z">
            <w:rPr>
              <w:rFonts w:ascii="Cambria Math" w:eastAsia="宋体" w:hAnsi="Cambria Math" w:cs="Times New Roman"/>
              <w:kern w:val="0"/>
              <w:sz w:val="24"/>
              <w:szCs w:val="24"/>
            </w:rPr>
            <m:t>v</m:t>
          </w:ins>
        </m:r>
        <m:r>
          <w:del w:id="563" w:author="Zhang Li" w:date="2022-06-12T12:12:00Z">
            <w:rPr>
              <w:rFonts w:ascii="Cambria Math" w:eastAsia="宋体" w:hAnsi="Cambria Math" w:cs="Times New Roman"/>
              <w:kern w:val="0"/>
              <w:sz w:val="24"/>
              <w:szCs w:val="24"/>
            </w:rPr>
            <m:t>Nod</m:t>
          </w:del>
        </m:r>
        <m:sSub>
          <m:sSubPr>
            <m:ctrlPr>
              <w:del w:id="564" w:author="Zhang Li" w:date="2022-06-12T12:12:00Z">
                <w:rPr>
                  <w:rFonts w:ascii="Cambria Math" w:eastAsia="宋体" w:hAnsi="Cambria Math" w:cs="Times New Roman"/>
                  <w:i/>
                  <w:kern w:val="0"/>
                  <w:sz w:val="24"/>
                  <w:szCs w:val="24"/>
                </w:rPr>
              </w:del>
            </m:ctrlPr>
          </m:sSubPr>
          <m:e>
            <m:r>
              <w:del w:id="565" w:author="Zhang Li" w:date="2022-06-12T12:12:00Z">
                <w:rPr>
                  <w:rFonts w:ascii="Cambria Math" w:eastAsia="宋体" w:hAnsi="Cambria Math" w:cs="Times New Roman"/>
                  <w:kern w:val="0"/>
                  <w:sz w:val="24"/>
                  <w:szCs w:val="24"/>
                </w:rPr>
                <m:t>e</m:t>
              </w:del>
            </m:r>
          </m:e>
          <m:sub>
            <m:r>
              <w:del w:id="566"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155FF44E" w:rsidR="00CA5769" w:rsidRPr="008F5A36" w:rsidRDefault="00DD6F55"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w:t>
      </w:r>
      <w:ins w:id="567" w:author="Zhang Li" w:date="2022-06-16T14:42:00Z">
        <w:r w:rsidR="00870F7C">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reference distance</w:t>
      </w:r>
      <w:ins w:id="568" w:author="Zhang Li" w:date="2022-06-16T14:42:00Z">
        <w:r w:rsidR="00870F7C">
          <w:rPr>
            <w:rFonts w:ascii="Times New Roman" w:eastAsia="宋体" w:hAnsi="Times New Roman" w:cs="Times New Roman"/>
            <w:kern w:val="0"/>
            <w:sz w:val="24"/>
            <w:szCs w:val="24"/>
          </w:rPr>
          <w:t xml:space="preserve"> </w:t>
        </w:r>
        <w:r w:rsidR="00870F7C">
          <w:rPr>
            <w:rFonts w:ascii="Times New Roman" w:eastAsia="宋体" w:hAnsi="Times New Roman" w:cs="Times New Roman" w:hint="eastAsia"/>
            <w:kern w:val="0"/>
            <w:sz w:val="24"/>
            <w:szCs w:val="24"/>
          </w:rPr>
          <w:t>[</w:t>
        </w:r>
        <w:r w:rsidR="00870F7C">
          <w:rPr>
            <w:rFonts w:ascii="Times New Roman" w:eastAsia="宋体" w:hAnsi="Times New Roman" w:cs="Times New Roman"/>
            <w:kern w:val="0"/>
            <w:sz w:val="24"/>
            <w:szCs w:val="24"/>
          </w:rPr>
          <w:t>32]</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ins w:id="569" w:author="Zhang Li" w:date="2022-06-12T12:13:00Z">
            <m:rPr>
              <m:sty m:val="p"/>
            </m:rPr>
            <w:rPr>
              <w:rFonts w:ascii="Cambria Math" w:eastAsia="宋体" w:hAnsi="Cambria Math" w:cs="Times New Roman"/>
              <w:kern w:val="0"/>
              <w:sz w:val="24"/>
              <w:szCs w:val="24"/>
            </w:rPr>
            <m:t xml:space="preserve"> </m:t>
          </w:ins>
        </m:r>
        <m:r>
          <w:ins w:id="570" w:author="Zhang Li" w:date="2022-06-12T12:13:00Z">
            <w:rPr>
              <w:rFonts w:ascii="Cambria Math" w:eastAsia="宋体" w:hAnsi="Cambria Math" w:cs="Times New Roman"/>
              <w:kern w:val="0"/>
              <w:sz w:val="24"/>
              <w:szCs w:val="24"/>
            </w:rPr>
            <m:t>u</m:t>
          </w:ins>
        </m:r>
        <m:r>
          <w:ins w:id="571" w:author="Zhang Li" w:date="2022-06-12T12:13:00Z">
            <m:rPr>
              <m:sty m:val="p"/>
            </m:rPr>
            <w:rPr>
              <w:rFonts w:ascii="Cambria Math" w:eastAsia="宋体" w:hAnsi="Cambria Math" w:cs="Times New Roman" w:hint="eastAsia"/>
              <w:kern w:val="0"/>
              <w:sz w:val="24"/>
              <w:szCs w:val="24"/>
            </w:rPr>
            <m:t xml:space="preserve"> </m:t>
          </w:ins>
        </m:r>
        <m:r>
          <w:ins w:id="572" w:author="Zhang Li" w:date="2022-06-12T12:13:00Z">
            <m:rPr>
              <m:sty m:val="p"/>
            </m:rPr>
            <w:rPr>
              <w:rFonts w:ascii="Cambria Math" w:eastAsia="宋体" w:hAnsi="Cambria Math" w:cs="Times New Roman"/>
              <w:kern w:val="0"/>
              <w:sz w:val="24"/>
              <w:szCs w:val="24"/>
            </w:rPr>
            <m:t xml:space="preserve">and </m:t>
          </w:ins>
        </m:r>
        <m:r>
          <w:ins w:id="573" w:author="Zhang Li" w:date="2022-06-12T12:13:00Z">
            <w:rPr>
              <w:rFonts w:ascii="Cambria Math" w:eastAsia="宋体" w:hAnsi="Cambria Math" w:cs="Times New Roman"/>
              <w:kern w:val="0"/>
              <w:sz w:val="24"/>
              <w:szCs w:val="24"/>
            </w:rPr>
            <m:t>v</m:t>
          </w:ins>
        </m:r>
        <m:r>
          <w:del w:id="574" w:author="Zhang Li" w:date="2022-06-12T12:13:00Z">
            <w:rPr>
              <w:rFonts w:ascii="Cambria Math" w:eastAsia="宋体" w:hAnsi="Cambria Math" w:cs="Times New Roman"/>
              <w:kern w:val="0"/>
              <w:sz w:val="24"/>
              <w:szCs w:val="24"/>
            </w:rPr>
            <m:t>Nod</m:t>
          </w:del>
        </m:r>
        <m:sSub>
          <m:sSubPr>
            <m:ctrlPr>
              <w:del w:id="575" w:author="Zhang Li" w:date="2022-06-12T12:13:00Z">
                <w:rPr>
                  <w:rFonts w:ascii="Cambria Math" w:eastAsia="宋体" w:hAnsi="Cambria Math" w:cs="Times New Roman"/>
                  <w:i/>
                  <w:kern w:val="0"/>
                  <w:sz w:val="24"/>
                  <w:szCs w:val="24"/>
                </w:rPr>
              </w:del>
            </m:ctrlPr>
          </m:sSubPr>
          <m:e>
            <m:r>
              <w:del w:id="576" w:author="Zhang Li" w:date="2022-06-12T12:13:00Z">
                <w:rPr>
                  <w:rFonts w:ascii="Cambria Math" w:eastAsia="宋体" w:hAnsi="Cambria Math" w:cs="Times New Roman"/>
                  <w:kern w:val="0"/>
                  <w:sz w:val="24"/>
                  <w:szCs w:val="24"/>
                </w:rPr>
                <m:t>e</m:t>
              </w:del>
            </m:r>
          </m:e>
          <m:sub>
            <m:r>
              <w:del w:id="577" w:author="Zhang Li" w:date="2022-06-12T12:13:00Z">
                <w:rPr>
                  <w:rFonts w:ascii="Cambria Math" w:eastAsia="宋体" w:hAnsi="Cambria Math" w:cs="Times New Roman"/>
                  <w:kern w:val="0"/>
                  <w:sz w:val="24"/>
                  <w:szCs w:val="24"/>
                </w:rPr>
                <m:t>u</m:t>
              </w:del>
            </m:r>
          </m:sub>
        </m:sSub>
      </m:oMath>
      <w:del w:id="578" w:author="Zhang Li" w:date="2022-06-12T12:13:00Z">
        <w:r w:rsidDel="00911CF3">
          <w:rPr>
            <w:rFonts w:ascii="Times New Roman" w:eastAsia="宋体" w:hAnsi="Times New Roman" w:cs="Times New Roman" w:hint="eastAsia"/>
            <w:kern w:val="0"/>
            <w:sz w:val="24"/>
            <w:szCs w:val="24"/>
          </w:rPr>
          <w:delText xml:space="preserve"> </w:delText>
        </w:r>
        <w:r w:rsidDel="00911CF3">
          <w:rPr>
            <w:rFonts w:ascii="Times New Roman" w:eastAsia="宋体" w:hAnsi="Times New Roman" w:cs="Times New Roman"/>
            <w:kern w:val="0"/>
            <w:sz w:val="24"/>
            <w:szCs w:val="24"/>
          </w:rPr>
          <w:delText xml:space="preserve">and </w:delText>
        </w:r>
      </w:del>
      <m:oMath>
        <m:r>
          <w:del w:id="579" w:author="Zhang Li" w:date="2022-06-12T12:13:00Z">
            <w:rPr>
              <w:rFonts w:ascii="Cambria Math" w:eastAsia="宋体" w:hAnsi="Cambria Math" w:cs="Times New Roman"/>
              <w:kern w:val="0"/>
              <w:sz w:val="24"/>
              <w:szCs w:val="24"/>
            </w:rPr>
            <m:t>Nod</m:t>
          </w:del>
        </m:r>
        <m:sSub>
          <m:sSubPr>
            <m:ctrlPr>
              <w:del w:id="580" w:author="Zhang Li" w:date="2022-06-12T12:13:00Z">
                <w:rPr>
                  <w:rFonts w:ascii="Cambria Math" w:eastAsia="宋体" w:hAnsi="Cambria Math" w:cs="Times New Roman"/>
                  <w:i/>
                  <w:kern w:val="0"/>
                  <w:sz w:val="24"/>
                  <w:szCs w:val="24"/>
                </w:rPr>
              </w:del>
            </m:ctrlPr>
          </m:sSubPr>
          <m:e>
            <m:r>
              <w:del w:id="581" w:author="Zhang Li" w:date="2022-06-12T12:13:00Z">
                <w:rPr>
                  <w:rFonts w:ascii="Cambria Math" w:eastAsia="宋体" w:hAnsi="Cambria Math" w:cs="Times New Roman"/>
                  <w:kern w:val="0"/>
                  <w:sz w:val="24"/>
                  <w:szCs w:val="24"/>
                </w:rPr>
                <m:t>e</m:t>
              </w:del>
            </m:r>
          </m:e>
          <m:sub>
            <m:r>
              <w:del w:id="582" w:author="Zhang Li" w:date="2022-06-12T12:1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ins w:id="583" w:author="Zhang Li" w:date="2022-06-16T14:43:00Z">
        <w:r w:rsidR="00870F7C">
          <w:rPr>
            <w:rFonts w:ascii="Times New Roman" w:eastAsia="宋体" w:hAnsi="Times New Roman" w:cs="Times New Roman"/>
            <w:kern w:val="0"/>
            <w:sz w:val="24"/>
            <w:szCs w:val="24"/>
          </w:rPr>
          <w:t xml:space="preserve">as well as </w:t>
        </w:r>
      </w:ins>
      <m:oMath>
        <m:r>
          <w:ins w:id="584" w:author="Zhang Li" w:date="2022-06-16T14:43:00Z">
            <w:rPr>
              <w:rFonts w:ascii="Cambria Math" w:eastAsia="宋体" w:hAnsi="Cambria Math" w:cs="Times New Roman"/>
              <w:kern w:val="0"/>
              <w:sz w:val="24"/>
              <w:szCs w:val="24"/>
            </w:rPr>
            <m:t>α</m:t>
          </w:ins>
        </m:r>
        <m:r>
          <w:ins w:id="585" w:author="Zhang Li" w:date="2022-06-16T14:43:00Z">
            <m:rPr>
              <m:sty m:val="p"/>
            </m:rPr>
            <w:rPr>
              <w:rFonts w:ascii="Cambria Math" w:eastAsia="宋体" w:hAnsi="Cambria Math" w:cs="Times New Roman"/>
              <w:kern w:val="0"/>
              <w:sz w:val="24"/>
              <w:szCs w:val="24"/>
            </w:rPr>
            <m:t>∈(2, 6]</m:t>
          </w:ins>
        </m:r>
      </m:oMath>
      <w:ins w:id="586" w:author="Zhang Li" w:date="2022-06-16T14:43:00Z">
        <w:r w:rsidR="00870F7C">
          <w:rPr>
            <w:rFonts w:ascii="Times New Roman" w:eastAsia="宋体" w:hAnsi="Times New Roman" w:cs="Times New Roman" w:hint="eastAsia"/>
            <w:kern w:val="0"/>
            <w:sz w:val="24"/>
            <w:szCs w:val="24"/>
          </w:rPr>
          <w:t xml:space="preserve"> </w:t>
        </w:r>
        <w:r w:rsidR="00870F7C">
          <w:rPr>
            <w:rFonts w:ascii="Times New Roman" w:eastAsia="宋体" w:hAnsi="Times New Roman" w:cs="Times New Roman"/>
            <w:kern w:val="0"/>
            <w:sz w:val="24"/>
            <w:szCs w:val="24"/>
          </w:rPr>
          <w:t xml:space="preserve">is the </w:t>
        </w:r>
      </w:ins>
      <w:r>
        <w:rPr>
          <w:rFonts w:ascii="Times New Roman" w:eastAsia="宋体" w:hAnsi="Times New Roman" w:cs="Times New Roman"/>
          <w:kern w:val="0"/>
          <w:sz w:val="24"/>
          <w:szCs w:val="24"/>
        </w:rPr>
        <w:t>path loss exponent</w:t>
      </w:r>
      <w:del w:id="587" w:author="Zhang Li" w:date="2022-06-16T14:43:00Z">
        <w:r w:rsidDel="00870F7C">
          <w:rPr>
            <w:rFonts w:ascii="Times New Roman" w:eastAsia="宋体" w:hAnsi="Times New Roman" w:cs="Times New Roman"/>
            <w:kern w:val="0"/>
            <w:sz w:val="24"/>
            <w:szCs w:val="24"/>
          </w:rPr>
          <w:delText xml:space="preserve"> </w:delText>
        </w:r>
      </w:del>
      <m:oMath>
        <m:r>
          <w:del w:id="588" w:author="Zhang Li" w:date="2022-06-16T14:43:00Z">
            <w:rPr>
              <w:rFonts w:ascii="Cambria Math" w:eastAsia="宋体" w:hAnsi="Cambria Math" w:cs="Times New Roman"/>
              <w:kern w:val="0"/>
              <w:sz w:val="24"/>
              <w:szCs w:val="24"/>
            </w:rPr>
            <m:t>α</m:t>
          </w:del>
        </m:r>
        <m:r>
          <w:del w:id="589" w:author="Zhang Li" w:date="2022-06-16T14:43:00Z">
            <m:rPr>
              <m:sty m:val="p"/>
            </m:rPr>
            <w:rPr>
              <w:rFonts w:ascii="Cambria Math" w:eastAsia="宋体" w:hAnsi="Cambria Math" w:cs="Times New Roman"/>
              <w:kern w:val="0"/>
              <w:sz w:val="24"/>
              <w:szCs w:val="24"/>
            </w:rPr>
            <m:t>∈(2, 6]</m:t>
          </w:del>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ins w:id="590" w:author="Zhang Li" w:date="2022-06-12T12:13:00Z">
            <w:rPr>
              <w:rFonts w:ascii="Cambria Math" w:eastAsia="宋体" w:hAnsi="Cambria Math" w:cs="Times New Roman"/>
              <w:kern w:val="0"/>
              <w:sz w:val="24"/>
              <w:szCs w:val="24"/>
            </w:rPr>
            <m:t>u</m:t>
          </w:ins>
        </m:r>
      </m:oMath>
      <w:ins w:id="591"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592" w:author="Zhang Li" w:date="2022-06-12T12:13:00Z">
            <w:rPr>
              <w:rFonts w:ascii="Cambria Math" w:eastAsia="宋体" w:hAnsi="Cambria Math" w:cs="Times New Roman"/>
              <w:kern w:val="0"/>
              <w:sz w:val="24"/>
              <w:szCs w:val="24"/>
            </w:rPr>
            <m:t>v</m:t>
          </w:ins>
        </m:r>
        <m:r>
          <w:del w:id="593" w:author="Zhang Li" w:date="2022-06-12T12:13:00Z">
            <w:rPr>
              <w:rFonts w:ascii="Cambria Math" w:eastAsia="宋体" w:hAnsi="Cambria Math" w:cs="Times New Roman"/>
              <w:kern w:val="0"/>
              <w:sz w:val="24"/>
              <w:szCs w:val="24"/>
            </w:rPr>
            <m:t>Nod</m:t>
          </w:del>
        </m:r>
        <m:sSub>
          <m:sSubPr>
            <m:ctrlPr>
              <w:del w:id="594" w:author="Zhang Li" w:date="2022-06-12T12:13:00Z">
                <w:rPr>
                  <w:rFonts w:ascii="Cambria Math" w:eastAsia="宋体" w:hAnsi="Cambria Math" w:cs="Times New Roman"/>
                  <w:kern w:val="0"/>
                  <w:sz w:val="24"/>
                  <w:szCs w:val="24"/>
                </w:rPr>
              </w:del>
            </m:ctrlPr>
          </m:sSubPr>
          <m:e>
            <m:r>
              <w:del w:id="595" w:author="Zhang Li" w:date="2022-06-12T12:13:00Z">
                <w:rPr>
                  <w:rFonts w:ascii="Cambria Math" w:eastAsia="宋体" w:hAnsi="Cambria Math" w:cs="Times New Roman"/>
                  <w:kern w:val="0"/>
                  <w:sz w:val="24"/>
                  <w:szCs w:val="24"/>
                </w:rPr>
                <m:t>e</m:t>
              </w:del>
            </m:r>
          </m:e>
          <m:sub>
            <m:r>
              <w:del w:id="596" w:author="Zhang Li" w:date="2022-06-12T12:13:00Z">
                <w:rPr>
                  <w:rFonts w:ascii="Cambria Math" w:eastAsia="宋体" w:hAnsi="Cambria Math" w:cs="Times New Roman"/>
                  <w:kern w:val="0"/>
                  <w:sz w:val="24"/>
                  <w:szCs w:val="24"/>
                </w:rPr>
                <m:t>u</m:t>
              </w:del>
            </m:r>
          </m:sub>
        </m:sSub>
      </m:oMath>
      <w:del w:id="597" w:author="Zhang Li" w:date="2022-06-12T12:13:00Z">
        <w:r w:rsidDel="00911CF3">
          <w:rPr>
            <w:rFonts w:ascii="Times New Roman" w:eastAsia="宋体" w:hAnsi="Times New Roman" w:cs="Times New Roman" w:hint="eastAsia"/>
            <w:kern w:val="0"/>
            <w:sz w:val="24"/>
            <w:szCs w:val="24"/>
          </w:rPr>
          <w:delText xml:space="preserve"> </w:delText>
        </w:r>
        <w:r w:rsidDel="00911CF3">
          <w:rPr>
            <w:rFonts w:ascii="Times New Roman" w:eastAsia="宋体" w:hAnsi="Times New Roman" w:cs="Times New Roman"/>
            <w:kern w:val="0"/>
            <w:sz w:val="24"/>
            <w:szCs w:val="24"/>
          </w:rPr>
          <w:delText xml:space="preserve">to </w:delText>
        </w:r>
      </w:del>
      <m:oMath>
        <m:r>
          <w:del w:id="598" w:author="Zhang Li" w:date="2022-06-12T12:13:00Z">
            <w:rPr>
              <w:rFonts w:ascii="Cambria Math" w:eastAsia="宋体" w:hAnsi="Cambria Math" w:cs="Times New Roman"/>
              <w:kern w:val="0"/>
              <w:sz w:val="24"/>
              <w:szCs w:val="24"/>
            </w:rPr>
            <m:t>Nod</m:t>
          </w:del>
        </m:r>
        <m:sSub>
          <m:sSubPr>
            <m:ctrlPr>
              <w:del w:id="599" w:author="Zhang Li" w:date="2022-06-12T12:13:00Z">
                <w:rPr>
                  <w:rFonts w:ascii="Cambria Math" w:eastAsia="宋体" w:hAnsi="Cambria Math" w:cs="Times New Roman"/>
                  <w:kern w:val="0"/>
                  <w:sz w:val="24"/>
                  <w:szCs w:val="24"/>
                </w:rPr>
              </w:del>
            </m:ctrlPr>
          </m:sSubPr>
          <m:e>
            <m:r>
              <w:del w:id="600" w:author="Zhang Li" w:date="2022-06-12T12:13:00Z">
                <w:rPr>
                  <w:rFonts w:ascii="Cambria Math" w:eastAsia="宋体" w:hAnsi="Cambria Math" w:cs="Times New Roman"/>
                  <w:kern w:val="0"/>
                  <w:sz w:val="24"/>
                  <w:szCs w:val="24"/>
                </w:rPr>
                <m:t>e</m:t>
              </w:del>
            </m:r>
          </m:e>
          <m:sub>
            <m:r>
              <w:del w:id="601" w:author="Zhang Li" w:date="2022-06-12T12:13: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602" w:author="Zhang Li" w:date="2022-06-12T12:14:00Z">
            <w:rPr>
              <w:rFonts w:ascii="Cambria Math" w:eastAsia="宋体" w:hAnsi="Cambria Math" w:cs="Times New Roman"/>
              <w:kern w:val="0"/>
              <w:sz w:val="24"/>
              <w:szCs w:val="24"/>
            </w:rPr>
            <m:t>u</m:t>
          </w:ins>
        </m:r>
      </m:oMath>
      <w:ins w:id="603" w:author="Zhang Li" w:date="2022-06-12T12:14:00Z">
        <w:r w:rsidR="00911CF3" w:rsidRPr="008F5A36">
          <w:rPr>
            <w:rFonts w:ascii="Times New Roman" w:eastAsia="宋体" w:hAnsi="Times New Roman" w:cs="Times New Roman"/>
            <w:kern w:val="0"/>
            <w:sz w:val="24"/>
            <w:szCs w:val="24"/>
          </w:rPr>
          <w:t xml:space="preserve"> to </w:t>
        </w:r>
      </w:ins>
      <m:oMath>
        <m:r>
          <w:ins w:id="604" w:author="Zhang Li" w:date="2022-06-12T12:14:00Z">
            <w:rPr>
              <w:rFonts w:ascii="Cambria Math" w:eastAsia="宋体" w:hAnsi="Cambria Math" w:cs="Times New Roman"/>
              <w:kern w:val="0"/>
              <w:sz w:val="24"/>
              <w:szCs w:val="24"/>
            </w:rPr>
            <m:t>v</m:t>
          </w:ins>
        </m:r>
        <m:r>
          <w:del w:id="605" w:author="Zhang Li" w:date="2022-06-12T12:14:00Z">
            <w:rPr>
              <w:rFonts w:ascii="Cambria Math" w:eastAsia="宋体" w:hAnsi="Cambria Math" w:cs="Times New Roman"/>
              <w:kern w:val="0"/>
              <w:sz w:val="24"/>
              <w:szCs w:val="24"/>
            </w:rPr>
            <m:t>Nod</m:t>
          </w:del>
        </m:r>
        <m:sSub>
          <m:sSubPr>
            <m:ctrlPr>
              <w:del w:id="606" w:author="Zhang Li" w:date="2022-06-12T12:14:00Z">
                <w:rPr>
                  <w:rFonts w:ascii="Cambria Math" w:eastAsia="宋体" w:hAnsi="Cambria Math" w:cs="Times New Roman"/>
                  <w:kern w:val="0"/>
                  <w:sz w:val="24"/>
                  <w:szCs w:val="24"/>
                </w:rPr>
              </w:del>
            </m:ctrlPr>
          </m:sSubPr>
          <m:e>
            <m:r>
              <w:del w:id="607" w:author="Zhang Li" w:date="2022-06-12T12:14:00Z">
                <w:rPr>
                  <w:rFonts w:ascii="Cambria Math" w:eastAsia="宋体" w:hAnsi="Cambria Math" w:cs="Times New Roman"/>
                  <w:kern w:val="0"/>
                  <w:sz w:val="24"/>
                  <w:szCs w:val="24"/>
                </w:rPr>
                <m:t>e</m:t>
              </w:del>
            </m:r>
          </m:e>
          <m:sub>
            <m:r>
              <w:del w:id="608" w:author="Zhang Li" w:date="2022-06-12T12:14:00Z">
                <w:rPr>
                  <w:rFonts w:ascii="Cambria Math" w:eastAsia="宋体" w:hAnsi="Cambria Math" w:cs="Times New Roman"/>
                  <w:kern w:val="0"/>
                  <w:sz w:val="24"/>
                  <w:szCs w:val="24"/>
                </w:rPr>
                <m:t>u</m:t>
              </w:del>
            </m:r>
          </m:sub>
        </m:sSub>
      </m:oMath>
      <w:del w:id="609"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610" w:author="Zhang Li" w:date="2022-06-12T12:14:00Z">
            <w:rPr>
              <w:rFonts w:ascii="Cambria Math" w:eastAsia="宋体" w:hAnsi="Cambria Math" w:cs="Times New Roman"/>
              <w:kern w:val="0"/>
              <w:sz w:val="24"/>
              <w:szCs w:val="24"/>
            </w:rPr>
            <m:t>Nod</m:t>
          </w:del>
        </m:r>
        <m:sSub>
          <m:sSubPr>
            <m:ctrlPr>
              <w:del w:id="611" w:author="Zhang Li" w:date="2022-06-12T12:14:00Z">
                <w:rPr>
                  <w:rFonts w:ascii="Cambria Math" w:eastAsia="宋体" w:hAnsi="Cambria Math" w:cs="Times New Roman"/>
                  <w:kern w:val="0"/>
                  <w:sz w:val="24"/>
                  <w:szCs w:val="24"/>
                </w:rPr>
              </w:del>
            </m:ctrlPr>
          </m:sSubPr>
          <m:e>
            <m:r>
              <w:del w:id="612" w:author="Zhang Li" w:date="2022-06-12T12:14:00Z">
                <w:rPr>
                  <w:rFonts w:ascii="Cambria Math" w:eastAsia="宋体" w:hAnsi="Cambria Math" w:cs="Times New Roman"/>
                  <w:kern w:val="0"/>
                  <w:sz w:val="24"/>
                  <w:szCs w:val="24"/>
                </w:rPr>
                <m:t>e</m:t>
              </w:del>
            </m:r>
          </m:e>
          <m:sub>
            <m:r>
              <w:del w:id="613"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614" w:author="Zhang Li" w:date="2022-06-16T14:43:00Z">
        <w:r w:rsidR="00870F7C">
          <w:rPr>
            <w:rFonts w:ascii="Times New Roman" w:eastAsia="宋体" w:hAnsi="Times New Roman" w:cs="Times New Roman"/>
            <w:kern w:val="0"/>
            <w:sz w:val="24"/>
            <w:szCs w:val="24"/>
          </w:rPr>
          <w:t>s</w:t>
        </w:r>
      </w:ins>
      <w:ins w:id="615" w:author="Zhang Li" w:date="2022-06-12T12:14:00Z">
        <w:r w:rsidR="00911CF3" w:rsidRPr="008F5A36">
          <w:rPr>
            <w:rFonts w:ascii="Times New Roman" w:eastAsia="宋体" w:hAnsi="Times New Roman" w:cs="Times New Roman"/>
            <w:kern w:val="0"/>
            <w:sz w:val="24"/>
            <w:szCs w:val="24"/>
          </w:rPr>
          <w:t>ignal-to-</w:t>
        </w:r>
      </w:ins>
      <w:ins w:id="616" w:author="Zhang Li" w:date="2022-06-16T14:43:00Z">
        <w:r w:rsidR="00870F7C">
          <w:rPr>
            <w:rFonts w:ascii="Times New Roman" w:eastAsia="宋体" w:hAnsi="Times New Roman" w:cs="Times New Roman"/>
            <w:kern w:val="0"/>
            <w:sz w:val="24"/>
            <w:szCs w:val="24"/>
          </w:rPr>
          <w:t>n</w:t>
        </w:r>
      </w:ins>
      <w:ins w:id="617" w:author="Zhang Li" w:date="2022-06-12T12:14:00Z">
        <w:r w:rsidR="00911CF3" w:rsidRPr="008F5A36">
          <w:rPr>
            <w:rFonts w:ascii="Times New Roman" w:eastAsia="宋体" w:hAnsi="Times New Roman" w:cs="Times New Roman"/>
            <w:kern w:val="0"/>
            <w:sz w:val="24"/>
            <w:szCs w:val="24"/>
          </w:rPr>
          <w:t>oise ratio</w:t>
        </w:r>
      </w:ins>
      <w:del w:id="618"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619" w:author="Zhang Li" w:date="2022-06-12T12:15:00Z">
            <w:rPr>
              <w:rFonts w:ascii="Cambria Math" w:eastAsia="宋体" w:hAnsi="Cambria Math" w:cs="Times New Roman"/>
              <w:kern w:val="0"/>
              <w:sz w:val="24"/>
              <w:szCs w:val="24"/>
            </w:rPr>
            <m:t>Nod</m:t>
          </w:del>
        </m:r>
        <m:sSub>
          <m:sSubPr>
            <m:ctrlPr>
              <w:del w:id="620" w:author="Zhang Li" w:date="2022-06-12T12:15:00Z">
                <w:rPr>
                  <w:rFonts w:ascii="Cambria Math" w:eastAsia="宋体" w:hAnsi="Cambria Math" w:cs="Times New Roman"/>
                  <w:kern w:val="0"/>
                  <w:sz w:val="24"/>
                  <w:szCs w:val="24"/>
                </w:rPr>
              </w:del>
            </m:ctrlPr>
          </m:sSubPr>
          <m:e>
            <m:r>
              <w:del w:id="621" w:author="Zhang Li" w:date="2022-06-12T12:15:00Z">
                <w:rPr>
                  <w:rFonts w:ascii="Cambria Math" w:eastAsia="宋体" w:hAnsi="Cambria Math" w:cs="Times New Roman"/>
                  <w:kern w:val="0"/>
                  <w:sz w:val="24"/>
                  <w:szCs w:val="24"/>
                </w:rPr>
                <m:t>e</m:t>
              </w:del>
            </m:r>
          </m:e>
          <m:sub>
            <m:r>
              <w:del w:id="622" w:author="Zhang Li" w:date="2022-06-12T12:15:00Z">
                <w:rPr>
                  <w:rFonts w:ascii="Cambria Math" w:eastAsia="宋体" w:hAnsi="Cambria Math" w:cs="Times New Roman"/>
                  <w:kern w:val="0"/>
                  <w:sz w:val="24"/>
                  <w:szCs w:val="24"/>
                </w:rPr>
                <m:t>v</m:t>
              </w:del>
            </m:r>
          </m:sub>
        </m:sSub>
        <m:r>
          <w:ins w:id="623" w:author="Zhang Li" w:date="2022-06-12T12:15:00Z">
            <w:rPr>
              <w:rFonts w:ascii="Cambria Math" w:eastAsia="宋体" w:hAnsi="Cambria Math" w:cs="Times New Roman"/>
              <w:kern w:val="0"/>
              <w:sz w:val="24"/>
              <w:szCs w:val="24"/>
            </w:rPr>
            <m:t>v</m:t>
          </w:ins>
        </m:r>
        <m:r>
          <w:del w:id="624" w:author="Zhang Li" w:date="2022-06-16T14:44:00Z">
            <m:rPr>
              <m:sty m:val="p"/>
            </m:rPr>
            <w:rPr>
              <w:rFonts w:ascii="Cambria Math" w:eastAsia="宋体" w:hAnsi="Cambria Math" w:cs="Times New Roman"/>
              <w:kern w:val="0"/>
              <w:sz w:val="24"/>
              <w:szCs w:val="24"/>
            </w:rPr>
            <m:t>:</m:t>
          </w:del>
        </m:r>
      </m:oMath>
      <w:ins w:id="625" w:author="Zhang Li" w:date="2022-06-16T14:44:00Z">
        <w:r w:rsidR="00870F7C">
          <w:rPr>
            <w:rFonts w:ascii="Times New Roman" w:eastAsia="宋体" w:hAnsi="Times New Roman" w:cs="Times New Roman" w:hint="eastAsia"/>
            <w:kern w:val="0"/>
            <w:sz w:val="24"/>
            <w:szCs w:val="24"/>
          </w:rPr>
          <w:t xml:space="preserve"> </w:t>
        </w:r>
        <w:r w:rsidR="00870F7C">
          <w:rPr>
            <w:rFonts w:ascii="Times New Roman" w:eastAsia="宋体" w:hAnsi="Times New Roman" w:cs="Times New Roman"/>
            <w:kern w:val="0"/>
            <w:sz w:val="24"/>
            <w:szCs w:val="24"/>
          </w:rPr>
          <w:t>is</w:t>
        </w:r>
      </w:ins>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626"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627"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628" w:author="Zhang Li" w:date="2022-06-12T12:16:00Z">
                <w:rPr>
                  <w:rFonts w:ascii="Cambria Math" w:eastAsia="宋体" w:hAnsi="Cambria Math" w:cs="Times New Roman"/>
                  <w:kern w:val="0"/>
                  <w:sz w:val="24"/>
                  <w:szCs w:val="24"/>
                </w:rPr>
              </w:del>
            </m:ctrlPr>
          </m:sSubPr>
          <m:e>
            <m:r>
              <w:del w:id="629" w:author="Zhang Li" w:date="2022-06-12T12:16:00Z">
                <w:rPr>
                  <w:rFonts w:ascii="Cambria Math" w:eastAsia="宋体" w:hAnsi="Cambria Math" w:cs="Times New Roman"/>
                  <w:kern w:val="0"/>
                  <w:sz w:val="24"/>
                  <w:szCs w:val="24"/>
                </w:rPr>
                <m:t>N</m:t>
              </w:del>
            </m:r>
          </m:e>
          <m:sub>
            <m:r>
              <w:del w:id="630" w:author="Zhang Li" w:date="2022-06-12T12:16:00Z">
                <w:rPr>
                  <w:rFonts w:ascii="Cambria Math" w:eastAsia="宋体" w:hAnsi="Cambria Math" w:cs="Times New Roman"/>
                  <w:kern w:val="0"/>
                  <w:sz w:val="24"/>
                  <w:szCs w:val="24"/>
                </w:rPr>
                <m:t>l</m:t>
              </w:del>
            </m:r>
          </m:sub>
        </m:sSub>
      </m:oMath>
      <w:del w:id="631"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632" w:author="Zhang Li" w:date="2022-06-12T12:16:00Z">
            <w:rPr>
              <w:rFonts w:ascii="Cambria Math" w:eastAsia="宋体" w:hAnsi="Cambria Math" w:cs="Times New Roman"/>
              <w:kern w:val="0"/>
              <w:sz w:val="24"/>
              <w:szCs w:val="24"/>
            </w:rPr>
            <m:t>Nod</m:t>
          </w:del>
        </m:r>
        <m:sSub>
          <m:sSubPr>
            <m:ctrlPr>
              <w:del w:id="633" w:author="Zhang Li" w:date="2022-06-12T12:16:00Z">
                <w:rPr>
                  <w:rFonts w:ascii="Cambria Math" w:eastAsia="宋体" w:hAnsi="Cambria Math" w:cs="Times New Roman"/>
                  <w:kern w:val="0"/>
                  <w:sz w:val="24"/>
                  <w:szCs w:val="24"/>
                </w:rPr>
              </w:del>
            </m:ctrlPr>
          </m:sSubPr>
          <m:e>
            <m:r>
              <w:del w:id="634" w:author="Zhang Li" w:date="2022-06-12T12:16:00Z">
                <w:rPr>
                  <w:rFonts w:ascii="Cambria Math" w:eastAsia="宋体" w:hAnsi="Cambria Math" w:cs="Times New Roman"/>
                  <w:kern w:val="0"/>
                  <w:sz w:val="24"/>
                  <w:szCs w:val="24"/>
                </w:rPr>
                <m:t>e</m:t>
              </w:del>
            </m:r>
          </m:e>
          <m:sub>
            <m:r>
              <w:del w:id="635" w:author="Zhang Li" w:date="2022-06-12T12:16:00Z">
                <w:rPr>
                  <w:rFonts w:ascii="Cambria Math" w:eastAsia="宋体" w:hAnsi="Cambria Math" w:cs="Times New Roman"/>
                  <w:kern w:val="0"/>
                  <w:sz w:val="24"/>
                  <w:szCs w:val="24"/>
                </w:rPr>
                <m:t>v</m:t>
              </w:del>
            </m:r>
          </m:sub>
        </m:sSub>
      </m:oMath>
      <w:del w:id="636"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637" w:author="Zhang Li" w:date="2022-06-12T12:16:00Z">
            <w:rPr>
              <w:rFonts w:ascii="Cambria Math" w:eastAsia="宋体" w:hAnsi="Cambria Math" w:cs="Times New Roman"/>
              <w:kern w:val="0"/>
              <w:sz w:val="24"/>
              <w:szCs w:val="24"/>
            </w:rPr>
            <m:t>Nod</m:t>
          </w:del>
        </m:r>
        <m:sSub>
          <m:sSubPr>
            <m:ctrlPr>
              <w:del w:id="638" w:author="Zhang Li" w:date="2022-06-12T12:16:00Z">
                <w:rPr>
                  <w:rFonts w:ascii="Cambria Math" w:eastAsia="宋体" w:hAnsi="Cambria Math" w:cs="Times New Roman"/>
                  <w:kern w:val="0"/>
                  <w:sz w:val="24"/>
                  <w:szCs w:val="24"/>
                </w:rPr>
              </w:del>
            </m:ctrlPr>
          </m:sSubPr>
          <m:e>
            <m:r>
              <w:del w:id="639" w:author="Zhang Li" w:date="2022-06-12T12:16:00Z">
                <w:rPr>
                  <w:rFonts w:ascii="Cambria Math" w:eastAsia="宋体" w:hAnsi="Cambria Math" w:cs="Times New Roman"/>
                  <w:kern w:val="0"/>
                  <w:sz w:val="24"/>
                  <w:szCs w:val="24"/>
                </w:rPr>
                <m:t>e</m:t>
              </w:del>
            </m:r>
            <m:ctrlPr>
              <w:del w:id="640" w:author="Zhang Li" w:date="2022-06-12T12:16:00Z">
                <w:rPr>
                  <w:rFonts w:ascii="Cambria Math" w:eastAsia="宋体" w:hAnsi="Cambria Math" w:cs="Times New Roman" w:hint="eastAsia"/>
                  <w:kern w:val="0"/>
                  <w:sz w:val="24"/>
                  <w:szCs w:val="24"/>
                </w:rPr>
              </w:del>
            </m:ctrlPr>
          </m:e>
          <m:sub>
            <m:r>
              <w:del w:id="641" w:author="Zhang Li" w:date="2022-06-12T12:16:00Z">
                <w:rPr>
                  <w:rFonts w:ascii="Cambria Math" w:eastAsia="宋体" w:hAnsi="Cambria Math" w:cs="Times New Roman"/>
                  <w:kern w:val="0"/>
                  <w:sz w:val="24"/>
                  <w:szCs w:val="24"/>
                </w:rPr>
                <m:t>u</m:t>
              </w:del>
            </m:r>
          </m:sub>
        </m:sSub>
      </m:oMath>
      <w:del w:id="642" w:author="Zhang Li" w:date="2022-06-12T12:16:00Z">
        <w:r w:rsidRPr="00911CF3" w:rsidDel="00911CF3">
          <w:rPr>
            <w:rFonts w:ascii="Times New Roman" w:eastAsia="宋体" w:hAnsi="Times New Roman" w:cs="Times New Roman"/>
            <w:kern w:val="0"/>
            <w:sz w:val="24"/>
            <w:szCs w:val="24"/>
          </w:rPr>
          <w:delText xml:space="preserve"> and </w:delText>
        </w:r>
      </w:del>
      <m:oMath>
        <m:r>
          <w:del w:id="643" w:author="Zhang Li" w:date="2022-06-12T12:16:00Z">
            <w:rPr>
              <w:rFonts w:ascii="Cambria Math" w:eastAsia="宋体" w:hAnsi="Cambria Math" w:cs="Times New Roman"/>
              <w:kern w:val="0"/>
              <w:sz w:val="24"/>
              <w:szCs w:val="24"/>
            </w:rPr>
            <m:t>Nod</m:t>
          </w:del>
        </m:r>
        <m:sSub>
          <m:sSubPr>
            <m:ctrlPr>
              <w:del w:id="644" w:author="Zhang Li" w:date="2022-06-12T12:16:00Z">
                <w:rPr>
                  <w:rFonts w:ascii="Cambria Math" w:eastAsia="宋体" w:hAnsi="Cambria Math" w:cs="Times New Roman"/>
                  <w:kern w:val="0"/>
                  <w:sz w:val="24"/>
                  <w:szCs w:val="24"/>
                </w:rPr>
              </w:del>
            </m:ctrlPr>
          </m:sSubPr>
          <m:e>
            <m:r>
              <w:del w:id="645" w:author="Zhang Li" w:date="2022-06-12T12:16:00Z">
                <w:rPr>
                  <w:rFonts w:ascii="Cambria Math" w:eastAsia="宋体" w:hAnsi="Cambria Math" w:cs="Times New Roman"/>
                  <w:kern w:val="0"/>
                  <w:sz w:val="24"/>
                  <w:szCs w:val="24"/>
                </w:rPr>
                <m:t>e</m:t>
              </w:del>
            </m:r>
          </m:e>
          <m:sub>
            <m:r>
              <w:del w:id="646" w:author="Zhang Li" w:date="2022-06-12T12:16:00Z">
                <w:rPr>
                  <w:rFonts w:ascii="Cambria Math" w:eastAsia="宋体" w:hAnsi="Cambria Math" w:cs="Times New Roman"/>
                  <w:kern w:val="0"/>
                  <w:sz w:val="24"/>
                  <w:szCs w:val="24"/>
                </w:rPr>
                <m:t>v</m:t>
              </w:del>
            </m:r>
          </m:sub>
        </m:sSub>
      </m:oMath>
      <w:del w:id="647"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648" w:author="Zhang Li" w:date="2022-06-12T12:16:00Z">
                <w:rPr>
                  <w:rFonts w:ascii="Cambria Math" w:eastAsia="宋体" w:hAnsi="Cambria Math" w:cs="Times New Roman"/>
                  <w:kern w:val="0"/>
                  <w:sz w:val="24"/>
                  <w:szCs w:val="24"/>
                </w:rPr>
              </w:del>
            </m:ctrlPr>
          </m:sSubPr>
          <m:e>
            <m:r>
              <w:del w:id="649" w:author="Zhang Li" w:date="2022-06-12T12:16:00Z">
                <w:rPr>
                  <w:rFonts w:ascii="Cambria Math" w:eastAsia="宋体" w:hAnsi="Cambria Math" w:cs="Times New Roman"/>
                  <w:kern w:val="0"/>
                  <w:sz w:val="24"/>
                  <w:szCs w:val="24"/>
                </w:rPr>
                <m:t>I</m:t>
              </w:del>
            </m:r>
          </m:e>
          <m:sub>
            <m:r>
              <w:del w:id="650" w:author="Zhang Li" w:date="2022-06-12T12:16:00Z">
                <w:rPr>
                  <w:rFonts w:ascii="Cambria Math" w:eastAsia="宋体" w:hAnsi="Cambria Math" w:cs="Times New Roman"/>
                  <w:kern w:val="0"/>
                  <w:sz w:val="24"/>
                  <w:szCs w:val="24"/>
                </w:rPr>
                <m:t>u</m:t>
              </w:del>
            </m:r>
            <m:r>
              <w:del w:id="651" w:author="Zhang Li" w:date="2022-06-12T12:16:00Z">
                <m:rPr>
                  <m:sty m:val="p"/>
                </m:rPr>
                <w:rPr>
                  <w:rFonts w:ascii="Cambria Math" w:eastAsia="宋体" w:hAnsi="Cambria Math" w:cs="Times New Roman"/>
                  <w:kern w:val="0"/>
                  <w:sz w:val="24"/>
                  <w:szCs w:val="24"/>
                </w:rPr>
                <m:t>,</m:t>
              </w:del>
            </m:r>
            <m:r>
              <w:del w:id="652" w:author="Zhang Li" w:date="2022-06-12T12:16:00Z">
                <w:rPr>
                  <w:rFonts w:ascii="Cambria Math" w:eastAsia="宋体" w:hAnsi="Cambria Math" w:cs="Times New Roman"/>
                  <w:kern w:val="0"/>
                  <w:sz w:val="24"/>
                  <w:szCs w:val="24"/>
                </w:rPr>
                <m:t>v</m:t>
              </w:del>
            </m:r>
          </m:sub>
        </m:sSub>
        <m:r>
          <w:del w:id="653" w:author="Zhang Li" w:date="2022-06-12T12:16:00Z">
            <m:rPr>
              <m:sty m:val="p"/>
            </m:rPr>
            <w:rPr>
              <w:rFonts w:ascii="Cambria Math" w:eastAsia="宋体" w:hAnsi="Cambria Math" w:cs="Times New Roman"/>
              <w:kern w:val="0"/>
              <w:sz w:val="24"/>
              <w:szCs w:val="24"/>
            </w:rPr>
            <m:t xml:space="preserve">= </m:t>
          </w:del>
        </m:r>
        <m:nary>
          <m:naryPr>
            <m:chr m:val="∑"/>
            <m:ctrlPr>
              <w:del w:id="654" w:author="Zhang Li" w:date="2022-06-12T12:16:00Z">
                <w:rPr>
                  <w:rFonts w:ascii="Cambria Math" w:eastAsia="宋体" w:hAnsi="Cambria Math" w:cs="Times New Roman"/>
                  <w:kern w:val="0"/>
                  <w:sz w:val="24"/>
                  <w:szCs w:val="24"/>
                </w:rPr>
              </w:del>
            </m:ctrlPr>
          </m:naryPr>
          <m:sub>
            <m:r>
              <w:del w:id="655" w:author="Zhang Li" w:date="2022-06-12T12:16:00Z">
                <w:rPr>
                  <w:rFonts w:ascii="Cambria Math" w:eastAsia="宋体" w:hAnsi="Cambria Math" w:cs="Times New Roman"/>
                  <w:kern w:val="0"/>
                  <w:sz w:val="24"/>
                  <w:szCs w:val="24"/>
                </w:rPr>
                <m:t>l</m:t>
              </w:del>
            </m:r>
            <m:r>
              <w:del w:id="656" w:author="Zhang Li" w:date="2022-06-12T12:16:00Z">
                <m:rPr>
                  <m:sty m:val="p"/>
                </m:rPr>
                <w:rPr>
                  <w:rFonts w:ascii="Cambria Math" w:eastAsia="宋体" w:hAnsi="Cambria Math" w:cs="Times New Roman"/>
                  <w:kern w:val="0"/>
                  <w:sz w:val="24"/>
                  <w:szCs w:val="24"/>
                </w:rPr>
                <m:t>=1</m:t>
              </w:del>
            </m:r>
          </m:sub>
          <m:sup>
            <m:sSub>
              <m:sSubPr>
                <m:ctrlPr>
                  <w:del w:id="657" w:author="Zhang Li" w:date="2022-06-12T12:16:00Z">
                    <w:rPr>
                      <w:rFonts w:ascii="Cambria Math" w:eastAsia="宋体" w:hAnsi="Cambria Math" w:cs="Times New Roman"/>
                      <w:kern w:val="0"/>
                      <w:sz w:val="24"/>
                      <w:szCs w:val="24"/>
                    </w:rPr>
                  </w:del>
                </m:ctrlPr>
              </m:sSubPr>
              <m:e>
                <m:r>
                  <w:del w:id="658" w:author="Zhang Li" w:date="2022-06-12T12:16:00Z">
                    <w:rPr>
                      <w:rFonts w:ascii="Cambria Math" w:eastAsia="宋体" w:hAnsi="Cambria Math" w:cs="Times New Roman"/>
                      <w:kern w:val="0"/>
                      <w:sz w:val="24"/>
                      <w:szCs w:val="24"/>
                    </w:rPr>
                    <m:t>N</m:t>
                  </w:del>
                </m:r>
              </m:e>
              <m:sub>
                <m:r>
                  <w:del w:id="659" w:author="Zhang Li" w:date="2022-06-12T12:16:00Z">
                    <w:rPr>
                      <w:rFonts w:ascii="Cambria Math" w:eastAsia="宋体" w:hAnsi="Cambria Math" w:cs="Times New Roman"/>
                      <w:kern w:val="0"/>
                      <w:sz w:val="24"/>
                      <w:szCs w:val="24"/>
                    </w:rPr>
                    <m:t>l</m:t>
                  </w:del>
                </m:r>
              </m:sub>
            </m:sSub>
          </m:sup>
          <m:e>
            <m:sSub>
              <m:sSubPr>
                <m:ctrlPr>
                  <w:del w:id="660" w:author="Zhang Li" w:date="2022-06-12T12:16:00Z">
                    <w:rPr>
                      <w:rFonts w:ascii="Cambria Math" w:eastAsia="宋体" w:hAnsi="Cambria Math" w:cs="Times New Roman"/>
                      <w:kern w:val="0"/>
                      <w:sz w:val="24"/>
                      <w:szCs w:val="24"/>
                    </w:rPr>
                  </w:del>
                </m:ctrlPr>
              </m:sSubPr>
              <m:e>
                <m:r>
                  <w:del w:id="661" w:author="Zhang Li" w:date="2022-06-12T12:16:00Z">
                    <w:rPr>
                      <w:rFonts w:ascii="Cambria Math" w:eastAsia="宋体" w:hAnsi="Cambria Math" w:cs="Times New Roman"/>
                      <w:kern w:val="0"/>
                      <w:sz w:val="24"/>
                      <w:szCs w:val="24"/>
                    </w:rPr>
                    <m:t>P</m:t>
                  </w:del>
                </m:r>
              </m:e>
              <m:sub>
                <m:r>
                  <w:del w:id="662" w:author="Zhang Li" w:date="2022-06-12T12:16:00Z">
                    <w:rPr>
                      <w:rFonts w:ascii="Cambria Math" w:eastAsia="宋体" w:hAnsi="Cambria Math" w:cs="Times New Roman"/>
                      <w:kern w:val="0"/>
                      <w:sz w:val="24"/>
                      <w:szCs w:val="24"/>
                    </w:rPr>
                    <m:t>t</m:t>
                  </w:del>
                </m:r>
              </m:sub>
            </m:sSub>
          </m:e>
        </m:nary>
        <m:sSup>
          <m:sSupPr>
            <m:ctrlPr>
              <w:del w:id="663" w:author="Zhang Li" w:date="2022-06-12T12:16:00Z">
                <w:rPr>
                  <w:rFonts w:ascii="Cambria Math" w:eastAsia="宋体" w:hAnsi="Cambria Math" w:cs="Times New Roman"/>
                  <w:kern w:val="0"/>
                  <w:sz w:val="24"/>
                  <w:szCs w:val="24"/>
                </w:rPr>
              </w:del>
            </m:ctrlPr>
          </m:sSupPr>
          <m:e>
            <m:d>
              <m:dPr>
                <m:begChr m:val="|"/>
                <m:endChr m:val="|"/>
                <m:ctrlPr>
                  <w:del w:id="664" w:author="Zhang Li" w:date="2022-06-12T12:16:00Z">
                    <w:rPr>
                      <w:rFonts w:ascii="Cambria Math" w:eastAsia="宋体" w:hAnsi="Cambria Math" w:cs="Times New Roman"/>
                      <w:kern w:val="0"/>
                      <w:sz w:val="24"/>
                      <w:szCs w:val="24"/>
                    </w:rPr>
                  </w:del>
                </m:ctrlPr>
              </m:dPr>
              <m:e>
                <m:sSub>
                  <m:sSubPr>
                    <m:ctrlPr>
                      <w:del w:id="665" w:author="Zhang Li" w:date="2022-06-12T12:16:00Z">
                        <w:rPr>
                          <w:rFonts w:ascii="Cambria Math" w:eastAsia="宋体" w:hAnsi="Cambria Math" w:cs="Times New Roman"/>
                          <w:kern w:val="0"/>
                          <w:sz w:val="24"/>
                          <w:szCs w:val="24"/>
                        </w:rPr>
                      </w:del>
                    </m:ctrlPr>
                  </m:sSubPr>
                  <m:e>
                    <m:r>
                      <w:del w:id="666" w:author="Zhang Li" w:date="2022-06-12T12:16:00Z">
                        <w:rPr>
                          <w:rFonts w:ascii="Cambria Math" w:eastAsia="宋体" w:hAnsi="Cambria Math" w:cs="Times New Roman"/>
                          <w:kern w:val="0"/>
                          <w:sz w:val="24"/>
                          <w:szCs w:val="24"/>
                        </w:rPr>
                        <m:t>H</m:t>
                      </w:del>
                    </m:r>
                  </m:e>
                  <m:sub>
                    <m:r>
                      <w:del w:id="667" w:author="Zhang Li" w:date="2022-06-12T12:16:00Z">
                        <w:rPr>
                          <w:rFonts w:ascii="Cambria Math" w:eastAsia="宋体" w:hAnsi="Cambria Math" w:cs="Times New Roman"/>
                          <w:kern w:val="0"/>
                          <w:sz w:val="24"/>
                          <w:szCs w:val="24"/>
                        </w:rPr>
                        <m:t>u</m:t>
                      </w:del>
                    </m:r>
                    <m:r>
                      <w:del w:id="668" w:author="Zhang Li" w:date="2022-06-12T12:16:00Z">
                        <m:rPr>
                          <m:sty m:val="p"/>
                        </m:rPr>
                        <w:rPr>
                          <w:rFonts w:ascii="Cambria Math" w:eastAsia="宋体" w:hAnsi="Cambria Math" w:cs="Times New Roman"/>
                          <w:kern w:val="0"/>
                          <w:sz w:val="24"/>
                          <w:szCs w:val="24"/>
                        </w:rPr>
                        <m:t>,</m:t>
                      </w:del>
                    </m:r>
                    <m:r>
                      <w:del w:id="669" w:author="Zhang Li" w:date="2022-06-12T12:16:00Z">
                        <w:rPr>
                          <w:rFonts w:ascii="Cambria Math" w:eastAsia="宋体" w:hAnsi="Cambria Math" w:cs="Times New Roman"/>
                          <w:kern w:val="0"/>
                          <w:sz w:val="24"/>
                          <w:szCs w:val="24"/>
                        </w:rPr>
                        <m:t>v</m:t>
                      </w:del>
                    </m:r>
                  </m:sub>
                </m:sSub>
              </m:e>
            </m:d>
          </m:e>
          <m:sup>
            <m:r>
              <w:del w:id="670" w:author="Zhang Li" w:date="2022-06-12T12:16:00Z">
                <m:rPr>
                  <m:sty m:val="p"/>
                </m:rPr>
                <w:rPr>
                  <w:rFonts w:ascii="Cambria Math" w:eastAsia="宋体" w:hAnsi="Cambria Math" w:cs="Times New Roman"/>
                  <w:kern w:val="0"/>
                  <w:sz w:val="24"/>
                  <w:szCs w:val="24"/>
                </w:rPr>
                <m:t>2</m:t>
              </w:del>
            </m:r>
          </m:sup>
        </m:sSup>
        <m:sSup>
          <m:sSupPr>
            <m:ctrlPr>
              <w:del w:id="671" w:author="Zhang Li" w:date="2022-06-12T12:16:00Z">
                <w:rPr>
                  <w:rFonts w:ascii="Cambria Math" w:eastAsia="宋体" w:hAnsi="Cambria Math" w:cs="Times New Roman"/>
                  <w:kern w:val="0"/>
                  <w:sz w:val="24"/>
                  <w:szCs w:val="24"/>
                </w:rPr>
              </w:del>
            </m:ctrlPr>
          </m:sSupPr>
          <m:e>
            <m:d>
              <m:dPr>
                <m:ctrlPr>
                  <w:del w:id="672" w:author="Zhang Li" w:date="2022-06-12T12:16:00Z">
                    <w:rPr>
                      <w:rFonts w:ascii="Cambria Math" w:eastAsia="宋体" w:hAnsi="Cambria Math" w:cs="Times New Roman"/>
                      <w:kern w:val="0"/>
                      <w:sz w:val="24"/>
                      <w:szCs w:val="24"/>
                    </w:rPr>
                  </w:del>
                </m:ctrlPr>
              </m:dPr>
              <m:e>
                <m:f>
                  <m:fPr>
                    <m:ctrlPr>
                      <w:del w:id="673" w:author="Zhang Li" w:date="2022-06-12T12:16:00Z">
                        <w:rPr>
                          <w:rFonts w:ascii="Cambria Math" w:eastAsia="宋体" w:hAnsi="Cambria Math" w:cs="Times New Roman"/>
                          <w:kern w:val="0"/>
                          <w:sz w:val="24"/>
                          <w:szCs w:val="24"/>
                        </w:rPr>
                      </w:del>
                    </m:ctrlPr>
                  </m:fPr>
                  <m:num>
                    <m:sSub>
                      <m:sSubPr>
                        <m:ctrlPr>
                          <w:del w:id="674" w:author="Zhang Li" w:date="2022-06-12T12:16:00Z">
                            <w:rPr>
                              <w:rFonts w:ascii="Cambria Math" w:eastAsia="宋体" w:hAnsi="Cambria Math" w:cs="Times New Roman"/>
                              <w:kern w:val="0"/>
                              <w:sz w:val="24"/>
                              <w:szCs w:val="24"/>
                            </w:rPr>
                          </w:del>
                        </m:ctrlPr>
                      </m:sSubPr>
                      <m:e>
                        <m:r>
                          <w:del w:id="675" w:author="Zhang Li" w:date="2022-06-12T12:16:00Z">
                            <w:rPr>
                              <w:rFonts w:ascii="Cambria Math" w:eastAsia="宋体" w:hAnsi="Cambria Math" w:cs="Times New Roman"/>
                              <w:kern w:val="0"/>
                              <w:sz w:val="24"/>
                              <w:szCs w:val="24"/>
                            </w:rPr>
                            <m:t>d</m:t>
                          </w:del>
                        </m:r>
                      </m:e>
                      <m:sub>
                        <m:r>
                          <w:del w:id="676" w:author="Zhang Li" w:date="2022-06-12T12:16:00Z">
                            <w:rPr>
                              <w:rFonts w:ascii="Cambria Math" w:eastAsia="宋体" w:hAnsi="Cambria Math" w:cs="Times New Roman"/>
                              <w:kern w:val="0"/>
                              <w:sz w:val="24"/>
                              <w:szCs w:val="24"/>
                            </w:rPr>
                            <m:t>u</m:t>
                          </w:del>
                        </m:r>
                        <m:r>
                          <w:del w:id="677" w:author="Zhang Li" w:date="2022-06-12T12:16:00Z">
                            <m:rPr>
                              <m:sty m:val="p"/>
                            </m:rPr>
                            <w:rPr>
                              <w:rFonts w:ascii="Cambria Math" w:eastAsia="宋体" w:hAnsi="Cambria Math" w:cs="Times New Roman"/>
                              <w:kern w:val="0"/>
                              <w:sz w:val="24"/>
                              <w:szCs w:val="24"/>
                            </w:rPr>
                            <m:t>,</m:t>
                          </w:del>
                        </m:r>
                        <m:r>
                          <w:del w:id="678" w:author="Zhang Li" w:date="2022-06-12T12:16:00Z">
                            <w:rPr>
                              <w:rFonts w:ascii="Cambria Math" w:eastAsia="宋体" w:hAnsi="Cambria Math" w:cs="Times New Roman"/>
                              <w:kern w:val="0"/>
                              <w:sz w:val="24"/>
                              <w:szCs w:val="24"/>
                            </w:rPr>
                            <m:t>v</m:t>
                          </w:del>
                        </m:r>
                      </m:sub>
                    </m:sSub>
                  </m:num>
                  <m:den>
                    <m:sSub>
                      <m:sSubPr>
                        <m:ctrlPr>
                          <w:del w:id="679" w:author="Zhang Li" w:date="2022-06-12T12:16:00Z">
                            <w:rPr>
                              <w:rFonts w:ascii="Cambria Math" w:eastAsia="宋体" w:hAnsi="Cambria Math" w:cs="Times New Roman"/>
                              <w:kern w:val="0"/>
                              <w:sz w:val="24"/>
                              <w:szCs w:val="24"/>
                            </w:rPr>
                          </w:del>
                        </m:ctrlPr>
                      </m:sSubPr>
                      <m:e>
                        <m:r>
                          <w:del w:id="680" w:author="Zhang Li" w:date="2022-06-12T12:16:00Z">
                            <w:rPr>
                              <w:rFonts w:ascii="Cambria Math" w:eastAsia="宋体" w:hAnsi="Cambria Math" w:cs="Times New Roman"/>
                              <w:kern w:val="0"/>
                              <w:sz w:val="24"/>
                              <w:szCs w:val="24"/>
                            </w:rPr>
                            <m:t>d</m:t>
                          </w:del>
                        </m:r>
                      </m:e>
                      <m:sub>
                        <m:r>
                          <w:del w:id="681" w:author="Zhang Li" w:date="2022-06-12T12:16:00Z">
                            <m:rPr>
                              <m:sty m:val="p"/>
                            </m:rPr>
                            <w:rPr>
                              <w:rFonts w:ascii="Cambria Math" w:eastAsia="宋体" w:hAnsi="Cambria Math" w:cs="Times New Roman"/>
                              <w:kern w:val="0"/>
                              <w:sz w:val="24"/>
                              <w:szCs w:val="24"/>
                            </w:rPr>
                            <m:t>0</m:t>
                          </w:del>
                        </m:r>
                      </m:sub>
                    </m:sSub>
                  </m:den>
                </m:f>
              </m:e>
            </m:d>
          </m:e>
          <m:sup>
            <m:r>
              <w:del w:id="682" w:author="Zhang Li" w:date="2022-06-12T12:16:00Z">
                <m:rPr>
                  <m:sty m:val="p"/>
                </m:rPr>
                <w:rPr>
                  <w:rFonts w:ascii="Cambria Math" w:eastAsia="宋体" w:hAnsi="Cambria Math" w:cs="Times New Roman"/>
                  <w:kern w:val="0"/>
                  <w:sz w:val="24"/>
                  <w:szCs w:val="24"/>
                </w:rPr>
                <m:t>-</m:t>
              </w:del>
            </m:r>
            <m:r>
              <w:del w:id="683" w:author="Zhang Li" w:date="2022-06-12T12:16:00Z">
                <w:rPr>
                  <w:rFonts w:ascii="Cambria Math" w:eastAsia="宋体" w:hAnsi="Cambria Math" w:cs="Times New Roman"/>
                  <w:kern w:val="0"/>
                  <w:sz w:val="24"/>
                  <w:szCs w:val="24"/>
                </w:rPr>
                <m:t>α</m:t>
              </w:del>
            </m:r>
          </m:sup>
        </m:sSup>
      </m:oMath>
      <w:del w:id="684"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685" w:author="Zhang Li" w:date="2022-06-12T12:16:00Z">
                <w:rPr>
                  <w:rFonts w:ascii="Cambria Math" w:eastAsia="宋体" w:hAnsi="Cambria Math" w:cs="Times New Roman"/>
                  <w:kern w:val="0"/>
                  <w:sz w:val="24"/>
                  <w:szCs w:val="24"/>
                </w:rPr>
              </w:del>
            </m:ctrlPr>
          </m:sSubPr>
          <m:e>
            <m:r>
              <w:del w:id="686" w:author="Zhang Li" w:date="2022-06-12T12:16:00Z">
                <w:rPr>
                  <w:rFonts w:ascii="Cambria Math" w:eastAsia="宋体" w:hAnsi="Cambria Math" w:cs="Times New Roman"/>
                  <w:kern w:val="0"/>
                  <w:sz w:val="24"/>
                  <w:szCs w:val="24"/>
                </w:rPr>
                <m:t>I</m:t>
              </w:del>
            </m:r>
          </m:e>
          <m:sub>
            <m:r>
              <w:del w:id="687" w:author="Zhang Li" w:date="2022-06-12T12:16:00Z">
                <w:rPr>
                  <w:rFonts w:ascii="Cambria Math" w:eastAsia="宋体" w:hAnsi="Cambria Math" w:cs="Times New Roman"/>
                  <w:kern w:val="0"/>
                  <w:sz w:val="24"/>
                  <w:szCs w:val="24"/>
                </w:rPr>
                <m:t>u</m:t>
              </w:del>
            </m:r>
            <m:r>
              <w:del w:id="688" w:author="Zhang Li" w:date="2022-06-12T12:16:00Z">
                <m:rPr>
                  <m:sty m:val="p"/>
                </m:rPr>
                <w:rPr>
                  <w:rFonts w:ascii="Cambria Math" w:eastAsia="宋体" w:hAnsi="Cambria Math" w:cs="Times New Roman"/>
                  <w:kern w:val="0"/>
                  <w:sz w:val="24"/>
                  <w:szCs w:val="24"/>
                </w:rPr>
                <m:t>,</m:t>
              </w:del>
            </m:r>
            <m:r>
              <w:del w:id="689" w:author="Zhang Li" w:date="2022-06-12T12:16:00Z">
                <w:rPr>
                  <w:rFonts w:ascii="Cambria Math" w:eastAsia="宋体" w:hAnsi="Cambria Math" w:cs="Times New Roman"/>
                  <w:kern w:val="0"/>
                  <w:sz w:val="24"/>
                  <w:szCs w:val="24"/>
                </w:rPr>
                <m:t>v</m:t>
              </w:del>
            </m:r>
          </m:sub>
        </m:sSub>
        <m:r>
          <w:del w:id="690" w:author="Zhang Li" w:date="2022-06-12T12:16:00Z">
            <m:rPr>
              <m:sty m:val="p"/>
            </m:rPr>
            <w:rPr>
              <w:rFonts w:ascii="Cambria Math" w:eastAsia="宋体" w:hAnsi="Cambria Math" w:cs="Times New Roman"/>
              <w:kern w:val="0"/>
              <w:sz w:val="24"/>
              <w:szCs w:val="24"/>
            </w:rPr>
            <m:t>≪</m:t>
          </w:del>
        </m:r>
        <m:sSub>
          <m:sSubPr>
            <m:ctrlPr>
              <w:del w:id="691" w:author="Zhang Li" w:date="2022-06-12T12:16:00Z">
                <w:rPr>
                  <w:rFonts w:ascii="Cambria Math" w:eastAsia="宋体" w:hAnsi="Cambria Math" w:cs="Times New Roman"/>
                  <w:kern w:val="0"/>
                  <w:sz w:val="24"/>
                  <w:szCs w:val="24"/>
                </w:rPr>
              </w:del>
            </m:ctrlPr>
          </m:sSubPr>
          <m:e>
            <m:r>
              <w:del w:id="692" w:author="Zhang Li" w:date="2022-06-12T12:16:00Z">
                <w:rPr>
                  <w:rFonts w:ascii="Cambria Math" w:eastAsia="宋体" w:hAnsi="Cambria Math" w:cs="Times New Roman"/>
                  <w:kern w:val="0"/>
                  <w:sz w:val="24"/>
                  <w:szCs w:val="24"/>
                </w:rPr>
                <m:t>P</m:t>
              </w:del>
            </m:r>
          </m:e>
          <m:sub>
            <m:r>
              <w:del w:id="693" w:author="Zhang Li" w:date="2022-06-12T12:16:00Z">
                <w:rPr>
                  <w:rFonts w:ascii="Cambria Math" w:eastAsia="宋体" w:hAnsi="Cambria Math" w:cs="Times New Roman"/>
                  <w:kern w:val="0"/>
                  <w:sz w:val="24"/>
                  <w:szCs w:val="24"/>
                </w:rPr>
                <m:t>n</m:t>
              </w:del>
            </m:r>
          </m:sub>
        </m:sSub>
      </m:oMath>
      <w:del w:id="694" w:author="Zhang Li" w:date="2022-06-12T12:16:00Z">
        <w:r w:rsidRPr="00911CF3" w:rsidDel="00911CF3">
          <w:rPr>
            <w:rFonts w:ascii="Times New Roman" w:eastAsia="宋体" w:hAnsi="Times New Roman" w:cs="Times New Roman"/>
            <w:kern w:val="0"/>
            <w:sz w:val="24"/>
            <w:szCs w:val="24"/>
          </w:rPr>
          <w:delText xml:space="preserve"> for all </w:delText>
        </w:r>
      </w:del>
      <m:oMath>
        <m:r>
          <w:del w:id="695" w:author="Zhang Li" w:date="2022-06-12T12:16:00Z">
            <w:rPr>
              <w:rFonts w:ascii="Cambria Math" w:eastAsia="宋体" w:hAnsi="Cambria Math" w:cs="Times New Roman"/>
              <w:kern w:val="0"/>
              <w:sz w:val="24"/>
              <w:szCs w:val="24"/>
            </w:rPr>
            <m:t>u</m:t>
          </w:del>
        </m:r>
        <m:r>
          <w:del w:id="696" w:author="Zhang Li" w:date="2022-06-12T12:16:00Z">
            <m:rPr>
              <m:sty m:val="p"/>
            </m:rPr>
            <w:rPr>
              <w:rFonts w:ascii="Cambria Math" w:eastAsia="宋体" w:hAnsi="Cambria Math" w:cs="Times New Roman" w:hint="eastAsia"/>
              <w:kern w:val="0"/>
              <w:sz w:val="24"/>
              <w:szCs w:val="24"/>
            </w:rPr>
            <m:t>∈</m:t>
          </w:del>
        </m:r>
        <m:r>
          <w:del w:id="697" w:author="Zhang Li" w:date="2022-06-12T12:16:00Z">
            <w:rPr>
              <w:rFonts w:ascii="Cambria Math" w:eastAsia="宋体" w:hAnsi="Cambria Math" w:cs="Times New Roman" w:hint="eastAsia"/>
              <w:kern w:val="0"/>
              <w:sz w:val="24"/>
              <w:szCs w:val="24"/>
            </w:rPr>
            <m:t>V</m:t>
          </w:del>
        </m:r>
      </m:oMath>
      <w:del w:id="698"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699"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700" w:author="Zhang Li" w:date="2022-06-12T12:16:00Z">
          <w:pPr>
            <w:spacing w:afterLines="100" w:after="312"/>
            <w:ind w:firstLine="420"/>
          </w:pPr>
        </w:pPrChange>
      </w:pPr>
      <m:oMathPara>
        <m:oMath>
          <m:r>
            <w:del w:id="701" w:author="Zhang Li" w:date="2022-06-12T12:16:00Z">
              <w:rPr>
                <w:rFonts w:ascii="Cambria Math" w:eastAsia="宋体" w:hAnsi="Cambria Math" w:cs="Times New Roman"/>
                <w:kern w:val="0"/>
                <w:sz w:val="24"/>
                <w:szCs w:val="24"/>
              </w:rPr>
              <m:t>SINR</m:t>
            </w:del>
          </m:r>
          <m:d>
            <m:dPr>
              <m:ctrlPr>
                <w:del w:id="702" w:author="Zhang Li" w:date="2022-06-12T12:16:00Z">
                  <w:rPr>
                    <w:rFonts w:ascii="Cambria Math" w:eastAsia="宋体" w:hAnsi="Cambria Math" w:cs="Times New Roman"/>
                    <w:i/>
                    <w:kern w:val="0"/>
                    <w:sz w:val="24"/>
                    <w:szCs w:val="24"/>
                  </w:rPr>
                </w:del>
              </m:ctrlPr>
            </m:dPr>
            <m:e>
              <m:r>
                <w:del w:id="703" w:author="Zhang Li" w:date="2022-06-12T12:16:00Z">
                  <w:rPr>
                    <w:rFonts w:ascii="Cambria Math" w:eastAsia="宋体" w:hAnsi="Cambria Math" w:cs="Times New Roman"/>
                    <w:kern w:val="0"/>
                    <w:sz w:val="24"/>
                    <w:szCs w:val="24"/>
                  </w:rPr>
                  <m:t>u,v</m:t>
                </w:del>
              </m:r>
            </m:e>
          </m:d>
          <m:r>
            <w:del w:id="704" w:author="Zhang Li" w:date="2022-06-12T12:16:00Z">
              <w:rPr>
                <w:rFonts w:ascii="Cambria Math" w:eastAsia="宋体" w:hAnsi="Cambria Math" w:cs="Times New Roman"/>
                <w:kern w:val="0"/>
                <w:sz w:val="24"/>
                <w:szCs w:val="24"/>
              </w:rPr>
              <m:t>≈</m:t>
            </w:del>
          </m:r>
          <m:sSup>
            <m:sSupPr>
              <m:ctrlPr>
                <w:del w:id="705" w:author="Zhang Li" w:date="2022-06-12T12:16:00Z">
                  <w:rPr>
                    <w:rFonts w:ascii="Cambria Math" w:eastAsia="宋体" w:hAnsi="Cambria Math" w:cs="Times New Roman"/>
                    <w:i/>
                    <w:kern w:val="0"/>
                    <w:sz w:val="24"/>
                    <w:szCs w:val="24"/>
                  </w:rPr>
                </w:del>
              </m:ctrlPr>
            </m:sSupPr>
            <m:e>
              <m:r>
                <w:del w:id="706" w:author="Zhang Li" w:date="2022-06-12T12:16:00Z">
                  <w:rPr>
                    <w:rFonts w:ascii="Cambria Math" w:eastAsia="宋体" w:hAnsi="Cambria Math" w:cs="Times New Roman"/>
                    <w:kern w:val="0"/>
                    <w:sz w:val="24"/>
                    <w:szCs w:val="24"/>
                  </w:rPr>
                  <m:t>10</m:t>
                </w:del>
              </m:r>
            </m:e>
            <m:sup>
              <m:f>
                <m:fPr>
                  <m:ctrlPr>
                    <w:del w:id="707" w:author="Zhang Li" w:date="2022-06-12T12:16:00Z">
                      <w:rPr>
                        <w:rFonts w:ascii="Cambria Math" w:eastAsia="宋体" w:hAnsi="Cambria Math" w:cs="Times New Roman"/>
                        <w:i/>
                        <w:kern w:val="0"/>
                        <w:sz w:val="24"/>
                        <w:szCs w:val="24"/>
                      </w:rPr>
                    </w:del>
                  </m:ctrlPr>
                </m:fPr>
                <m:num>
                  <m:r>
                    <w:del w:id="708" w:author="Zhang Li" w:date="2022-06-12T12:16:00Z">
                      <w:rPr>
                        <w:rFonts w:ascii="Cambria Math" w:eastAsia="宋体" w:hAnsi="Cambria Math" w:cs="Times New Roman"/>
                        <w:kern w:val="0"/>
                        <w:sz w:val="24"/>
                        <w:szCs w:val="24"/>
                      </w:rPr>
                      <m:t xml:space="preserve"> P</m:t>
                    </w:del>
                  </m:r>
                  <m:sSub>
                    <m:sSubPr>
                      <m:ctrlPr>
                        <w:del w:id="709" w:author="Zhang Li" w:date="2022-06-12T12:16:00Z">
                          <w:rPr>
                            <w:rFonts w:ascii="Cambria Math" w:eastAsia="宋体" w:hAnsi="Cambria Math" w:cs="Times New Roman"/>
                            <w:i/>
                            <w:kern w:val="0"/>
                            <w:sz w:val="24"/>
                            <w:szCs w:val="24"/>
                          </w:rPr>
                        </w:del>
                      </m:ctrlPr>
                    </m:sSubPr>
                    <m:e>
                      <m:r>
                        <w:del w:id="710" w:author="Zhang Li" w:date="2022-06-12T12:16:00Z">
                          <w:rPr>
                            <w:rFonts w:ascii="Cambria Math" w:eastAsia="宋体" w:hAnsi="Cambria Math" w:cs="Times New Roman"/>
                            <w:kern w:val="0"/>
                            <w:sz w:val="24"/>
                            <w:szCs w:val="24"/>
                          </w:rPr>
                          <m:t>L</m:t>
                        </w:del>
                      </m:r>
                    </m:e>
                    <m:sub>
                      <m:r>
                        <w:del w:id="711" w:author="Zhang Li" w:date="2022-06-12T12:16:00Z">
                          <w:rPr>
                            <w:rFonts w:ascii="Cambria Math" w:eastAsia="宋体" w:hAnsi="Cambria Math" w:cs="Times New Roman"/>
                            <w:kern w:val="0"/>
                            <w:sz w:val="24"/>
                            <w:szCs w:val="24"/>
                          </w:rPr>
                          <m:t>dB</m:t>
                        </w:del>
                      </m:r>
                    </m:sub>
                  </m:sSub>
                  <m:d>
                    <m:dPr>
                      <m:ctrlPr>
                        <w:del w:id="712" w:author="Zhang Li" w:date="2022-06-12T12:16:00Z">
                          <w:rPr>
                            <w:rFonts w:ascii="Cambria Math" w:eastAsia="宋体" w:hAnsi="Cambria Math" w:cs="Times New Roman"/>
                            <w:i/>
                            <w:kern w:val="0"/>
                            <w:sz w:val="24"/>
                            <w:szCs w:val="24"/>
                          </w:rPr>
                        </w:del>
                      </m:ctrlPr>
                    </m:dPr>
                    <m:e>
                      <m:sSub>
                        <m:sSubPr>
                          <m:ctrlPr>
                            <w:del w:id="713" w:author="Zhang Li" w:date="2022-06-12T12:16:00Z">
                              <w:rPr>
                                <w:rFonts w:ascii="Cambria Math" w:eastAsia="宋体" w:hAnsi="Cambria Math" w:cs="Times New Roman"/>
                                <w:i/>
                                <w:kern w:val="0"/>
                                <w:sz w:val="24"/>
                                <w:szCs w:val="24"/>
                              </w:rPr>
                            </w:del>
                          </m:ctrlPr>
                        </m:sSubPr>
                        <m:e>
                          <m:r>
                            <w:del w:id="714" w:author="Zhang Li" w:date="2022-06-12T12:16:00Z">
                              <w:rPr>
                                <w:rFonts w:ascii="Cambria Math" w:eastAsia="宋体" w:hAnsi="Cambria Math" w:cs="Times New Roman"/>
                                <w:kern w:val="0"/>
                                <w:sz w:val="24"/>
                                <w:szCs w:val="24"/>
                              </w:rPr>
                              <m:t>d</m:t>
                            </w:del>
                          </m:r>
                        </m:e>
                        <m:sub>
                          <m:r>
                            <w:del w:id="715" w:author="Zhang Li" w:date="2022-06-12T12:16:00Z">
                              <w:rPr>
                                <w:rFonts w:ascii="Cambria Math" w:eastAsia="宋体" w:hAnsi="Cambria Math" w:cs="Times New Roman"/>
                                <w:kern w:val="0"/>
                                <w:sz w:val="24"/>
                                <w:szCs w:val="24"/>
                              </w:rPr>
                              <m:t>0</m:t>
                            </w:del>
                          </m:r>
                        </m:sub>
                      </m:sSub>
                    </m:e>
                  </m:d>
                </m:num>
                <m:den>
                  <m:r>
                    <w:del w:id="716" w:author="Zhang Li" w:date="2022-06-12T12:16:00Z">
                      <w:rPr>
                        <w:rFonts w:ascii="Cambria Math" w:eastAsia="宋体" w:hAnsi="Cambria Math" w:cs="Times New Roman"/>
                        <w:kern w:val="0"/>
                        <w:sz w:val="24"/>
                        <w:szCs w:val="24"/>
                      </w:rPr>
                      <m:t>10</m:t>
                    </w:del>
                  </m:r>
                </m:den>
              </m:f>
            </m:sup>
          </m:sSup>
          <m:r>
            <w:del w:id="717" w:author="Zhang Li" w:date="2022-06-12T12:16:00Z">
              <w:rPr>
                <w:rFonts w:ascii="Cambria Math" w:eastAsia="宋体" w:hAnsi="Cambria Math" w:cs="Times New Roman"/>
                <w:kern w:val="0"/>
                <w:sz w:val="24"/>
                <w:szCs w:val="24"/>
              </w:rPr>
              <m:t xml:space="preserve">⋅  </m:t>
            </w:del>
          </m:r>
          <m:f>
            <m:fPr>
              <m:ctrlPr>
                <w:del w:id="718" w:author="Zhang Li" w:date="2022-06-12T12:16:00Z">
                  <w:rPr>
                    <w:rFonts w:ascii="Cambria Math" w:eastAsia="宋体" w:hAnsi="Cambria Math" w:cs="Times New Roman"/>
                    <w:i/>
                    <w:kern w:val="0"/>
                    <w:sz w:val="24"/>
                    <w:szCs w:val="24"/>
                  </w:rPr>
                </w:del>
              </m:ctrlPr>
            </m:fPr>
            <m:num>
              <m:sSub>
                <m:sSubPr>
                  <m:ctrlPr>
                    <w:del w:id="719" w:author="Zhang Li" w:date="2022-06-12T12:16:00Z">
                      <w:rPr>
                        <w:rFonts w:ascii="Cambria Math" w:eastAsia="宋体" w:hAnsi="Cambria Math" w:cs="Times New Roman"/>
                        <w:i/>
                        <w:kern w:val="0"/>
                        <w:sz w:val="24"/>
                        <w:szCs w:val="24"/>
                      </w:rPr>
                    </w:del>
                  </m:ctrlPr>
                </m:sSubPr>
                <m:e>
                  <m:r>
                    <w:del w:id="720" w:author="Zhang Li" w:date="2022-06-12T12:16:00Z">
                      <w:rPr>
                        <w:rFonts w:ascii="Cambria Math" w:eastAsia="宋体" w:hAnsi="Cambria Math" w:cs="Times New Roman"/>
                        <w:kern w:val="0"/>
                        <w:sz w:val="24"/>
                        <w:szCs w:val="24"/>
                      </w:rPr>
                      <m:t>P</m:t>
                    </w:del>
                  </m:r>
                </m:e>
                <m:sub>
                  <m:r>
                    <w:del w:id="721" w:author="Zhang Li" w:date="2022-06-12T12:16:00Z">
                      <w:rPr>
                        <w:rFonts w:ascii="Cambria Math" w:eastAsia="宋体" w:hAnsi="Cambria Math" w:cs="Times New Roman"/>
                        <w:kern w:val="0"/>
                        <w:sz w:val="24"/>
                        <w:szCs w:val="24"/>
                      </w:rPr>
                      <m:t>t</m:t>
                    </w:del>
                  </m:r>
                </m:sub>
              </m:sSub>
              <m:r>
                <w:del w:id="722" w:author="Zhang Li" w:date="2022-06-12T12:16:00Z">
                  <w:rPr>
                    <w:rFonts w:ascii="Cambria Math" w:eastAsia="宋体" w:hAnsi="Cambria Math" w:cs="Times New Roman"/>
                    <w:kern w:val="0"/>
                    <w:sz w:val="24"/>
                    <w:szCs w:val="24"/>
                  </w:rPr>
                  <m:t>⋅</m:t>
                </w:del>
              </m:r>
              <m:sSup>
                <m:sSupPr>
                  <m:ctrlPr>
                    <w:del w:id="723" w:author="Zhang Li" w:date="2022-06-12T12:16:00Z">
                      <w:rPr>
                        <w:rFonts w:ascii="Cambria Math" w:eastAsia="宋体" w:hAnsi="Cambria Math" w:cs="Times New Roman"/>
                        <w:i/>
                        <w:kern w:val="0"/>
                        <w:sz w:val="24"/>
                        <w:szCs w:val="24"/>
                      </w:rPr>
                    </w:del>
                  </m:ctrlPr>
                </m:sSupPr>
                <m:e>
                  <m:d>
                    <m:dPr>
                      <m:begChr m:val="|"/>
                      <m:endChr m:val="|"/>
                      <m:ctrlPr>
                        <w:del w:id="724" w:author="Zhang Li" w:date="2022-06-12T12:16:00Z">
                          <w:rPr>
                            <w:rFonts w:ascii="Cambria Math" w:eastAsia="宋体" w:hAnsi="Cambria Math" w:cs="Times New Roman"/>
                            <w:i/>
                            <w:kern w:val="0"/>
                            <w:sz w:val="24"/>
                            <w:szCs w:val="24"/>
                          </w:rPr>
                        </w:del>
                      </m:ctrlPr>
                    </m:dPr>
                    <m:e>
                      <m:sSub>
                        <m:sSubPr>
                          <m:ctrlPr>
                            <w:del w:id="725" w:author="Zhang Li" w:date="2022-06-12T12:16:00Z">
                              <w:rPr>
                                <w:rFonts w:ascii="Cambria Math" w:eastAsia="宋体" w:hAnsi="Cambria Math" w:cs="Times New Roman"/>
                                <w:i/>
                                <w:kern w:val="0"/>
                                <w:sz w:val="24"/>
                                <w:szCs w:val="24"/>
                              </w:rPr>
                            </w:del>
                          </m:ctrlPr>
                        </m:sSubPr>
                        <m:e>
                          <m:r>
                            <w:del w:id="726" w:author="Zhang Li" w:date="2022-06-12T12:16:00Z">
                              <w:rPr>
                                <w:rFonts w:ascii="Cambria Math" w:eastAsia="宋体" w:hAnsi="Cambria Math" w:cs="Times New Roman"/>
                                <w:kern w:val="0"/>
                                <w:sz w:val="24"/>
                                <w:szCs w:val="24"/>
                              </w:rPr>
                              <m:t>H</m:t>
                            </w:del>
                          </m:r>
                        </m:e>
                        <m:sub>
                          <m:r>
                            <w:del w:id="727" w:author="Zhang Li" w:date="2022-06-12T12:16:00Z">
                              <w:rPr>
                                <w:rFonts w:ascii="Cambria Math" w:eastAsia="宋体" w:hAnsi="Cambria Math" w:cs="Times New Roman"/>
                                <w:kern w:val="0"/>
                                <w:sz w:val="24"/>
                                <w:szCs w:val="24"/>
                              </w:rPr>
                              <m:t>u,v</m:t>
                            </w:del>
                          </m:r>
                        </m:sub>
                      </m:sSub>
                    </m:e>
                  </m:d>
                </m:e>
                <m:sup>
                  <m:r>
                    <w:del w:id="728" w:author="Zhang Li" w:date="2022-06-12T12:16:00Z">
                      <w:rPr>
                        <w:rFonts w:ascii="Cambria Math" w:eastAsia="宋体" w:hAnsi="Cambria Math" w:cs="Times New Roman"/>
                        <w:kern w:val="0"/>
                        <w:sz w:val="24"/>
                        <w:szCs w:val="24"/>
                      </w:rPr>
                      <m:t>2</m:t>
                    </w:del>
                  </m:r>
                </m:sup>
              </m:sSup>
            </m:num>
            <m:den>
              <m:sSub>
                <m:sSubPr>
                  <m:ctrlPr>
                    <w:del w:id="729" w:author="Zhang Li" w:date="2022-06-12T12:16:00Z">
                      <w:rPr>
                        <w:rFonts w:ascii="Cambria Math" w:eastAsia="宋体" w:hAnsi="Cambria Math" w:cs="Times New Roman"/>
                        <w:i/>
                        <w:kern w:val="0"/>
                        <w:sz w:val="24"/>
                        <w:szCs w:val="24"/>
                      </w:rPr>
                    </w:del>
                  </m:ctrlPr>
                </m:sSubPr>
                <m:e>
                  <m:r>
                    <w:del w:id="730" w:author="Zhang Li" w:date="2022-06-12T12:16:00Z">
                      <w:rPr>
                        <w:rFonts w:ascii="Cambria Math" w:eastAsia="宋体" w:hAnsi="Cambria Math" w:cs="Times New Roman"/>
                        <w:kern w:val="0"/>
                        <w:sz w:val="24"/>
                        <w:szCs w:val="24"/>
                      </w:rPr>
                      <m:t>P</m:t>
                    </w:del>
                  </m:r>
                </m:e>
                <m:sub>
                  <m:r>
                    <w:del w:id="731" w:author="Zhang Li" w:date="2022-06-12T12:16:00Z">
                      <w:rPr>
                        <w:rFonts w:ascii="Cambria Math" w:eastAsia="宋体" w:hAnsi="Cambria Math" w:cs="Times New Roman"/>
                        <w:kern w:val="0"/>
                        <w:sz w:val="24"/>
                        <w:szCs w:val="24"/>
                      </w:rPr>
                      <m:t>n</m:t>
                    </w:del>
                  </m:r>
                </m:sub>
              </m:sSub>
            </m:den>
          </m:f>
          <m:r>
            <w:del w:id="732" w:author="Zhang Li" w:date="2022-06-12T12:16:00Z">
              <w:rPr>
                <w:rFonts w:ascii="Cambria Math" w:eastAsia="宋体" w:hAnsi="Cambria Math" w:cs="Times New Roman"/>
                <w:kern w:val="0"/>
                <w:sz w:val="24"/>
                <w:szCs w:val="24"/>
              </w:rPr>
              <m:t>⋅</m:t>
            </w:del>
          </m:r>
          <m:sSup>
            <m:sSupPr>
              <m:ctrlPr>
                <w:del w:id="733" w:author="Zhang Li" w:date="2022-06-12T12:16:00Z">
                  <w:rPr>
                    <w:rFonts w:ascii="Cambria Math" w:eastAsia="宋体" w:hAnsi="Cambria Math" w:cs="Times New Roman"/>
                    <w:i/>
                    <w:kern w:val="0"/>
                    <w:sz w:val="24"/>
                    <w:szCs w:val="24"/>
                  </w:rPr>
                </w:del>
              </m:ctrlPr>
            </m:sSupPr>
            <m:e>
              <m:d>
                <m:dPr>
                  <m:ctrlPr>
                    <w:del w:id="734" w:author="Zhang Li" w:date="2022-06-12T12:16:00Z">
                      <w:rPr>
                        <w:rFonts w:ascii="Cambria Math" w:eastAsia="宋体" w:hAnsi="Cambria Math" w:cs="Times New Roman"/>
                        <w:i/>
                        <w:kern w:val="0"/>
                        <w:sz w:val="24"/>
                        <w:szCs w:val="24"/>
                      </w:rPr>
                    </w:del>
                  </m:ctrlPr>
                </m:dPr>
                <m:e>
                  <m:f>
                    <m:fPr>
                      <m:ctrlPr>
                        <w:del w:id="735" w:author="Zhang Li" w:date="2022-06-12T12:16:00Z">
                          <w:rPr>
                            <w:rFonts w:ascii="Cambria Math" w:eastAsia="宋体" w:hAnsi="Cambria Math" w:cs="Times New Roman"/>
                            <w:i/>
                            <w:kern w:val="0"/>
                            <w:sz w:val="24"/>
                            <w:szCs w:val="24"/>
                          </w:rPr>
                        </w:del>
                      </m:ctrlPr>
                    </m:fPr>
                    <m:num>
                      <m:sSub>
                        <m:sSubPr>
                          <m:ctrlPr>
                            <w:del w:id="736" w:author="Zhang Li" w:date="2022-06-12T12:16:00Z">
                              <w:rPr>
                                <w:rFonts w:ascii="Cambria Math" w:eastAsia="宋体" w:hAnsi="Cambria Math" w:cs="Times New Roman"/>
                                <w:i/>
                                <w:kern w:val="0"/>
                                <w:sz w:val="24"/>
                                <w:szCs w:val="24"/>
                              </w:rPr>
                            </w:del>
                          </m:ctrlPr>
                        </m:sSubPr>
                        <m:e>
                          <m:r>
                            <w:del w:id="737" w:author="Zhang Li" w:date="2022-06-12T12:16:00Z">
                              <w:rPr>
                                <w:rFonts w:ascii="Cambria Math" w:eastAsia="宋体" w:hAnsi="Cambria Math" w:cs="Times New Roman"/>
                                <w:kern w:val="0"/>
                                <w:sz w:val="24"/>
                                <w:szCs w:val="24"/>
                              </w:rPr>
                              <m:t>d</m:t>
                            </w:del>
                          </m:r>
                        </m:e>
                        <m:sub>
                          <m:r>
                            <w:del w:id="738" w:author="Zhang Li" w:date="2022-06-12T12:16:00Z">
                              <w:rPr>
                                <w:rFonts w:ascii="Cambria Math" w:eastAsia="宋体" w:hAnsi="Cambria Math" w:cs="Times New Roman"/>
                                <w:kern w:val="0"/>
                                <w:sz w:val="24"/>
                                <w:szCs w:val="24"/>
                              </w:rPr>
                              <m:t>u,v</m:t>
                            </w:del>
                          </m:r>
                        </m:sub>
                      </m:sSub>
                    </m:num>
                    <m:den>
                      <m:sSub>
                        <m:sSubPr>
                          <m:ctrlPr>
                            <w:del w:id="739" w:author="Zhang Li" w:date="2022-06-12T12:16:00Z">
                              <w:rPr>
                                <w:rFonts w:ascii="Cambria Math" w:eastAsia="宋体" w:hAnsi="Cambria Math" w:cs="Times New Roman"/>
                                <w:i/>
                                <w:kern w:val="0"/>
                                <w:sz w:val="24"/>
                                <w:szCs w:val="24"/>
                              </w:rPr>
                            </w:del>
                          </m:ctrlPr>
                        </m:sSubPr>
                        <m:e>
                          <m:r>
                            <w:del w:id="740" w:author="Zhang Li" w:date="2022-06-12T12:16:00Z">
                              <w:rPr>
                                <w:rFonts w:ascii="Cambria Math" w:eastAsia="宋体" w:hAnsi="Cambria Math" w:cs="Times New Roman"/>
                                <w:kern w:val="0"/>
                                <w:sz w:val="24"/>
                                <w:szCs w:val="24"/>
                              </w:rPr>
                              <m:t>d</m:t>
                            </w:del>
                          </m:r>
                        </m:e>
                        <m:sub>
                          <m:r>
                            <w:del w:id="741" w:author="Zhang Li" w:date="2022-06-12T12:16:00Z">
                              <w:rPr>
                                <w:rFonts w:ascii="Cambria Math" w:eastAsia="宋体" w:hAnsi="Cambria Math" w:cs="Times New Roman"/>
                                <w:kern w:val="0"/>
                                <w:sz w:val="24"/>
                                <w:szCs w:val="24"/>
                              </w:rPr>
                              <m:t>0</m:t>
                            </w:del>
                          </m:r>
                        </m:sub>
                      </m:sSub>
                    </m:den>
                  </m:f>
                </m:e>
              </m:d>
            </m:e>
            <m:sup>
              <m:r>
                <w:del w:id="742"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743" w:author="Zhang Li" w:date="2022-06-12T12:17:00Z">
        <w:r w:rsidDel="00F75717">
          <w:rPr>
            <w:rFonts w:ascii="Times New Roman" w:eastAsia="宋体" w:hAnsi="Times New Roman" w:cs="Times New Roman"/>
            <w:kern w:val="0"/>
            <w:sz w:val="24"/>
            <w:szCs w:val="24"/>
          </w:rPr>
          <w:delText>.</w:delText>
        </w:r>
      </w:del>
      <w:ins w:id="744" w:author="Zhang Li" w:date="2022-06-12T12:17:00Z">
        <w:r w:rsidR="00F75717">
          <w:rPr>
            <w:rFonts w:ascii="Times New Roman" w:eastAsia="宋体" w:hAnsi="Times New Roman" w:cs="Times New Roman"/>
            <w:kern w:val="0"/>
            <w:sz w:val="24"/>
            <w:szCs w:val="24"/>
          </w:rPr>
          <w:t>:</w:t>
        </w:r>
      </w:ins>
    </w:p>
    <w:p w14:paraId="0BA85BB4" w14:textId="16ACAE44" w:rsidR="00F75717" w:rsidRDefault="007E3AC4"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745" w:author="Zhang Li" w:date="2022-06-12T12:17:00Z">
                      <w:rPr>
                        <w:rFonts w:ascii="Cambria Math" w:eastAsia="宋体" w:hAnsi="Cambria Math" w:cs="Times New Roman"/>
                        <w:kern w:val="0"/>
                        <w:sz w:val="24"/>
                        <w:szCs w:val="24"/>
                      </w:rPr>
                      <m:t>β</m:t>
                    </w:ins>
                  </m:r>
                  <m:r>
                    <w:del w:id="746" w:author="Zhang Li" w:date="2022-06-12T12:17:00Z">
                      <w:rPr>
                        <w:rFonts w:ascii="Cambria Math" w:eastAsia="宋体" w:hAnsi="Cambria Math" w:cs="Times New Roman"/>
                        <w:kern w:val="0"/>
                        <w:sz w:val="24"/>
                        <w:szCs w:val="24"/>
                      </w:rPr>
                      <m:t>SINR</m:t>
                    </w:del>
                  </m:r>
                  <m:d>
                    <m:dPr>
                      <m:ctrlPr>
                        <w:del w:id="747" w:author="Zhang Li" w:date="2022-06-12T12:17:00Z">
                          <w:rPr>
                            <w:rFonts w:ascii="Cambria Math" w:eastAsia="宋体" w:hAnsi="Cambria Math" w:cs="Times New Roman"/>
                            <w:i/>
                            <w:kern w:val="0"/>
                            <w:sz w:val="24"/>
                            <w:szCs w:val="24"/>
                          </w:rPr>
                        </w:del>
                      </m:ctrlPr>
                    </m:dPr>
                    <m:e>
                      <m:r>
                        <w:del w:id="748"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3FB0EB8B"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ins w:id="749" w:author="Zhang Li" w:date="2022-06-16T14:46:00Z">
        <w:r w:rsidR="00182B73">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packet sent by nodes during the consensus process in bits, </w:t>
      </w:r>
      <m:oMath>
        <m:r>
          <w:ins w:id="750" w:author="Zhang Li" w:date="2022-06-12T12:18:00Z">
            <w:rPr>
              <w:rFonts w:ascii="Cambria Math" w:eastAsia="宋体" w:hAnsi="Cambria Math" w:cs="Times New Roman"/>
              <w:kern w:val="0"/>
              <w:sz w:val="24"/>
              <w:szCs w:val="24"/>
            </w:rPr>
            <m:t>β</m:t>
          </w:ins>
        </m:r>
        <m:r>
          <w:del w:id="751" w:author="Zhang Li" w:date="2022-06-12T12:18:00Z">
            <w:rPr>
              <w:rFonts w:ascii="Cambria Math" w:eastAsia="宋体" w:hAnsi="Cambria Math" w:cs="Times New Roman"/>
              <w:kern w:val="0"/>
              <w:sz w:val="24"/>
              <w:szCs w:val="24"/>
            </w:rPr>
            <m:t>SINR</m:t>
          </w:del>
        </m:r>
        <m:d>
          <m:dPr>
            <m:ctrlPr>
              <w:del w:id="752" w:author="Zhang Li" w:date="2022-06-12T12:18:00Z">
                <w:rPr>
                  <w:rFonts w:ascii="Cambria Math" w:eastAsia="宋体" w:hAnsi="Cambria Math" w:cs="Times New Roman"/>
                  <w:i/>
                  <w:kern w:val="0"/>
                  <w:sz w:val="24"/>
                  <w:szCs w:val="24"/>
                </w:rPr>
              </w:del>
            </m:ctrlPr>
          </m:dPr>
          <m:e>
            <m:r>
              <w:del w:id="753"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754"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755"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ins w:id="756" w:author="Zhang Li" w:date="2022-06-12T12:19:00Z">
            <w:rPr>
              <w:rFonts w:ascii="Cambria Math" w:eastAsia="宋体" w:hAnsi="Cambria Math" w:cs="Times New Roman"/>
              <w:kern w:val="0"/>
              <w:sz w:val="24"/>
              <w:szCs w:val="24"/>
            </w:rPr>
            <m:t>u</m:t>
          </w:ins>
        </m:r>
      </m:oMath>
      <w:ins w:id="757" w:author="Zhang Li" w:date="2022-06-12T12:1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w:ins>
      <m:oMath>
        <m:r>
          <w:ins w:id="758" w:author="Zhang Li" w:date="2022-06-12T12:19:00Z">
            <w:rPr>
              <w:rFonts w:ascii="Cambria Math" w:eastAsia="宋体" w:hAnsi="Cambria Math" w:cs="Times New Roman"/>
              <w:kern w:val="0"/>
              <w:sz w:val="24"/>
              <w:szCs w:val="24"/>
            </w:rPr>
            <m:t>v</m:t>
          </w:ins>
        </m:r>
        <m:r>
          <w:del w:id="759" w:author="Zhang Li" w:date="2022-06-12T12:19:00Z">
            <w:rPr>
              <w:rFonts w:ascii="Cambria Math" w:eastAsia="宋体" w:hAnsi="Cambria Math" w:cs="Times New Roman"/>
              <w:kern w:val="0"/>
              <w:sz w:val="24"/>
              <w:szCs w:val="24"/>
            </w:rPr>
            <m:t>Nod</m:t>
          </w:del>
        </m:r>
        <m:sSub>
          <m:sSubPr>
            <m:ctrlPr>
              <w:del w:id="760" w:author="Zhang Li" w:date="2022-06-12T12:19:00Z">
                <w:rPr>
                  <w:rFonts w:ascii="Cambria Math" w:eastAsia="宋体" w:hAnsi="Cambria Math" w:cs="Times New Roman"/>
                  <w:i/>
                  <w:kern w:val="0"/>
                  <w:sz w:val="24"/>
                  <w:szCs w:val="24"/>
                </w:rPr>
              </w:del>
            </m:ctrlPr>
          </m:sSubPr>
          <m:e>
            <m:r>
              <w:del w:id="761" w:author="Zhang Li" w:date="2022-06-12T12:19:00Z">
                <w:rPr>
                  <w:rFonts w:ascii="Cambria Math" w:eastAsia="宋体" w:hAnsi="Cambria Math" w:cs="Times New Roman"/>
                  <w:kern w:val="0"/>
                  <w:sz w:val="24"/>
                  <w:szCs w:val="24"/>
                </w:rPr>
                <m:t>e</m:t>
              </w:del>
            </m:r>
          </m:e>
          <m:sub>
            <m:r>
              <w:del w:id="762" w:author="Zhang Li" w:date="2022-06-12T12:19:00Z">
                <w:rPr>
                  <w:rFonts w:ascii="Cambria Math" w:eastAsia="宋体" w:hAnsi="Cambria Math" w:cs="Times New Roman"/>
                  <w:kern w:val="0"/>
                  <w:sz w:val="24"/>
                  <w:szCs w:val="24"/>
                </w:rPr>
                <m:t>u</m:t>
              </w:del>
            </m:r>
          </m:sub>
        </m:sSub>
      </m:oMath>
      <w:del w:id="763"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764" w:author="Zhang Li" w:date="2022-06-12T12:19:00Z">
            <w:rPr>
              <w:rFonts w:ascii="Cambria Math" w:eastAsia="宋体" w:hAnsi="Cambria Math" w:cs="Times New Roman"/>
              <w:kern w:val="0"/>
              <w:sz w:val="24"/>
              <w:szCs w:val="24"/>
            </w:rPr>
            <m:t>Nod</m:t>
          </w:del>
        </m:r>
        <m:sSub>
          <m:sSubPr>
            <m:ctrlPr>
              <w:del w:id="765" w:author="Zhang Li" w:date="2022-06-12T12:19:00Z">
                <w:rPr>
                  <w:rFonts w:ascii="Cambria Math" w:eastAsia="宋体" w:hAnsi="Cambria Math" w:cs="Times New Roman"/>
                  <w:i/>
                  <w:kern w:val="0"/>
                  <w:sz w:val="24"/>
                  <w:szCs w:val="24"/>
                </w:rPr>
              </w:del>
            </m:ctrlPr>
          </m:sSubPr>
          <m:e>
            <m:r>
              <w:del w:id="766" w:author="Zhang Li" w:date="2022-06-12T12:19:00Z">
                <w:rPr>
                  <w:rFonts w:ascii="Cambria Math" w:eastAsia="宋体" w:hAnsi="Cambria Math" w:cs="Times New Roman"/>
                  <w:kern w:val="0"/>
                  <w:sz w:val="24"/>
                  <w:szCs w:val="24"/>
                </w:rPr>
                <m:t>e</m:t>
              </w:del>
            </m:r>
          </m:e>
          <m:sub>
            <m:r>
              <w:del w:id="767"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w:t>
      </w:r>
      <w:del w:id="768" w:author="Zhang Li" w:date="2022-06-16T14:49:00Z">
        <w:r w:rsidDel="00182B73">
          <w:rPr>
            <w:rFonts w:ascii="Times New Roman" w:eastAsia="宋体" w:hAnsi="Times New Roman" w:cs="Times New Roman"/>
            <w:kern w:val="0"/>
            <w:sz w:val="24"/>
            <w:szCs w:val="24"/>
          </w:rPr>
          <w:delText xml:space="preserve">SINR </w:delText>
        </w:r>
      </w:del>
      <w:ins w:id="769" w:author="Zhang Li" w:date="2022-06-16T14:49:00Z">
        <w:r w:rsidR="00182B73">
          <w:rPr>
            <w:rFonts w:ascii="Times New Roman" w:eastAsia="宋体" w:hAnsi="Times New Roman" w:cs="Times New Roman"/>
            <w:kern w:val="0"/>
            <w:sz w:val="24"/>
            <w:szCs w:val="24"/>
          </w:rPr>
          <w:t xml:space="preserve">SNR </w:t>
        </w:r>
      </w:ins>
      <w:r>
        <w:rPr>
          <w:rFonts w:ascii="Times New Roman" w:eastAsia="宋体" w:hAnsi="Times New Roman" w:cs="Times New Roman"/>
          <w:kern w:val="0"/>
          <w:sz w:val="24"/>
          <w:szCs w:val="24"/>
        </w:rPr>
        <w:t xml:space="preserve">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ins w:id="770" w:author="Zhang Li" w:date="2022-06-12T12:20:00Z">
                <w:rPr>
                  <w:rFonts w:ascii="Cambria Math" w:eastAsia="宋体" w:hAnsi="Cambria Math" w:cs="Times New Roman"/>
                  <w:i/>
                  <w:kern w:val="0"/>
                  <w:sz w:val="24"/>
                  <w:szCs w:val="24"/>
                </w:rPr>
              </w:ins>
            </m:ctrlPr>
          </m:sSupPr>
          <m:e>
            <m:d>
              <m:dPr>
                <m:begChr m:val="|"/>
                <m:endChr m:val="|"/>
                <m:ctrlPr>
                  <w:ins w:id="771" w:author="Zhang Li" w:date="2022-06-12T12:20:00Z">
                    <w:rPr>
                      <w:rFonts w:ascii="Cambria Math" w:eastAsia="宋体" w:hAnsi="Cambria Math" w:cs="Times New Roman"/>
                      <w:i/>
                      <w:kern w:val="0"/>
                      <w:sz w:val="24"/>
                      <w:szCs w:val="24"/>
                    </w:rPr>
                  </w:ins>
                </m:ctrlPr>
              </m:dPr>
              <m:e>
                <m:sSub>
                  <m:sSubPr>
                    <m:ctrlPr>
                      <w:ins w:id="772" w:author="Zhang Li" w:date="2022-06-12T12:20:00Z">
                        <w:rPr>
                          <w:rFonts w:ascii="Cambria Math" w:eastAsia="宋体" w:hAnsi="Cambria Math" w:cs="Times New Roman"/>
                          <w:i/>
                          <w:kern w:val="0"/>
                          <w:sz w:val="24"/>
                          <w:szCs w:val="24"/>
                        </w:rPr>
                      </w:ins>
                    </m:ctrlPr>
                  </m:sSubPr>
                  <m:e>
                    <m:r>
                      <w:ins w:id="773" w:author="Zhang Li" w:date="2022-06-12T12:20:00Z">
                        <w:rPr>
                          <w:rFonts w:ascii="Cambria Math" w:eastAsia="宋体" w:hAnsi="Cambria Math" w:cs="Times New Roman"/>
                          <w:kern w:val="0"/>
                          <w:sz w:val="24"/>
                          <w:szCs w:val="24"/>
                        </w:rPr>
                        <m:t>H</m:t>
                      </w:ins>
                    </m:r>
                  </m:e>
                  <m:sub>
                    <m:r>
                      <w:ins w:id="774" w:author="Zhang Li" w:date="2022-06-12T12:20:00Z">
                        <w:rPr>
                          <w:rFonts w:ascii="Cambria Math" w:eastAsia="宋体" w:hAnsi="Cambria Math" w:cs="Times New Roman"/>
                          <w:kern w:val="0"/>
                          <w:sz w:val="24"/>
                          <w:szCs w:val="24"/>
                        </w:rPr>
                        <m:t>u,v</m:t>
                      </w:ins>
                    </m:r>
                  </m:sub>
                </m:sSub>
              </m:e>
            </m:d>
          </m:e>
          <m:sup>
            <m:r>
              <w:ins w:id="775" w:author="Zhang Li" w:date="2022-06-12T12:20:00Z">
                <w:rPr>
                  <w:rFonts w:ascii="Cambria Math" w:eastAsia="宋体" w:hAnsi="Cambria Math" w:cs="Times New Roman"/>
                  <w:kern w:val="0"/>
                  <w:sz w:val="24"/>
                  <w:szCs w:val="24"/>
                </w:rPr>
                <m:t>2</m:t>
              </w:ins>
            </m:r>
          </m:sup>
        </m:sSup>
        <m:sSub>
          <m:sSubPr>
            <m:ctrlPr>
              <w:del w:id="776" w:author="Zhang Li" w:date="2022-06-12T12:20:00Z">
                <w:rPr>
                  <w:rFonts w:ascii="Cambria Math" w:eastAsia="宋体" w:hAnsi="Cambria Math" w:cs="Times New Roman"/>
                  <w:i/>
                  <w:kern w:val="0"/>
                  <w:sz w:val="24"/>
                  <w:szCs w:val="24"/>
                </w:rPr>
              </w:del>
            </m:ctrlPr>
          </m:sSubPr>
          <m:e>
            <m:r>
              <w:del w:id="777" w:author="Zhang Li" w:date="2022-06-12T12:20:00Z">
                <w:rPr>
                  <w:rFonts w:ascii="Cambria Math" w:eastAsia="宋体" w:hAnsi="Cambria Math" w:cs="Times New Roman"/>
                  <w:kern w:val="0"/>
                  <w:sz w:val="24"/>
                  <w:szCs w:val="24"/>
                </w:rPr>
                <m:t>H</m:t>
              </w:del>
            </m:r>
          </m:e>
          <m:sub>
            <m:r>
              <w:del w:id="778"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ins w:id="779" w:author="Zhang Li" w:date="2022-06-12T12:20:00Z">
            <w:rPr>
              <w:rFonts w:ascii="Cambria Math" w:eastAsia="宋体" w:hAnsi="Cambria Math" w:cs="Times New Roman"/>
              <w:kern w:val="0"/>
              <w:sz w:val="24"/>
              <w:szCs w:val="24"/>
            </w:rPr>
            <m:t>u</m:t>
          </w:ins>
        </m:r>
      </m:oMath>
      <w:ins w:id="780"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781" w:author="Zhang Li" w:date="2022-06-12T12:20:00Z">
            <w:rPr>
              <w:rFonts w:ascii="Cambria Math" w:eastAsia="宋体" w:hAnsi="Cambria Math" w:cs="Times New Roman"/>
              <w:kern w:val="0"/>
              <w:sz w:val="24"/>
              <w:szCs w:val="24"/>
            </w:rPr>
            <m:t>v</m:t>
          </w:ins>
        </m:r>
        <m:r>
          <w:del w:id="782" w:author="Zhang Li" w:date="2022-06-12T12:20:00Z">
            <w:rPr>
              <w:rFonts w:ascii="Cambria Math" w:eastAsia="宋体" w:hAnsi="Cambria Math" w:cs="Times New Roman" w:hint="eastAsia"/>
              <w:kern w:val="0"/>
              <w:sz w:val="24"/>
              <w:szCs w:val="24"/>
            </w:rPr>
            <m:t>Nod</m:t>
          </w:del>
        </m:r>
        <m:sSub>
          <m:sSubPr>
            <m:ctrlPr>
              <w:del w:id="783" w:author="Zhang Li" w:date="2022-06-12T12:20:00Z">
                <w:rPr>
                  <w:rFonts w:ascii="Cambria Math" w:eastAsia="宋体" w:hAnsi="Cambria Math" w:cs="Times New Roman"/>
                  <w:kern w:val="0"/>
                  <w:sz w:val="24"/>
                  <w:szCs w:val="24"/>
                </w:rPr>
              </w:del>
            </m:ctrlPr>
          </m:sSubPr>
          <m:e>
            <m:r>
              <w:del w:id="784" w:author="Zhang Li" w:date="2022-06-12T12:20:00Z">
                <w:rPr>
                  <w:rFonts w:ascii="Cambria Math" w:eastAsia="宋体" w:hAnsi="Cambria Math" w:cs="Times New Roman" w:hint="eastAsia"/>
                  <w:kern w:val="0"/>
                  <w:sz w:val="24"/>
                  <w:szCs w:val="24"/>
                </w:rPr>
                <m:t>e</m:t>
              </w:del>
            </m:r>
            <m:ctrlPr>
              <w:del w:id="785" w:author="Zhang Li" w:date="2022-06-12T12:20:00Z">
                <w:rPr>
                  <w:rFonts w:ascii="Cambria Math" w:eastAsia="宋体" w:hAnsi="Cambria Math" w:cs="Times New Roman" w:hint="eastAsia"/>
                  <w:kern w:val="0"/>
                  <w:sz w:val="24"/>
                  <w:szCs w:val="24"/>
                </w:rPr>
              </w:del>
            </m:ctrlPr>
          </m:e>
          <m:sub>
            <m:r>
              <w:del w:id="786" w:author="Zhang Li" w:date="2022-06-12T12:20:00Z">
                <w:rPr>
                  <w:rFonts w:ascii="Cambria Math" w:eastAsia="宋体" w:hAnsi="Cambria Math" w:cs="Times New Roman"/>
                  <w:kern w:val="0"/>
                  <w:sz w:val="24"/>
                  <w:szCs w:val="24"/>
                </w:rPr>
                <m:t>u</m:t>
              </w:del>
            </m:r>
          </m:sub>
        </m:sSub>
      </m:oMath>
      <w:del w:id="787"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788" w:author="Zhang Li" w:date="2022-06-12T12:20:00Z">
            <w:rPr>
              <w:rFonts w:ascii="Cambria Math" w:eastAsia="宋体" w:hAnsi="Cambria Math" w:cs="Times New Roman"/>
              <w:kern w:val="0"/>
              <w:sz w:val="24"/>
              <w:szCs w:val="24"/>
            </w:rPr>
            <m:t>Nod</m:t>
          </w:del>
        </m:r>
        <m:sSub>
          <m:sSubPr>
            <m:ctrlPr>
              <w:del w:id="789" w:author="Zhang Li" w:date="2022-06-12T12:20:00Z">
                <w:rPr>
                  <w:rFonts w:ascii="Cambria Math" w:eastAsia="宋体" w:hAnsi="Cambria Math" w:cs="Times New Roman"/>
                  <w:kern w:val="0"/>
                  <w:sz w:val="24"/>
                  <w:szCs w:val="24"/>
                </w:rPr>
              </w:del>
            </m:ctrlPr>
          </m:sSubPr>
          <m:e>
            <m:r>
              <w:del w:id="790" w:author="Zhang Li" w:date="2022-06-12T12:20:00Z">
                <w:rPr>
                  <w:rFonts w:ascii="Cambria Math" w:eastAsia="宋体" w:hAnsi="Cambria Math" w:cs="Times New Roman"/>
                  <w:kern w:val="0"/>
                  <w:sz w:val="24"/>
                  <w:szCs w:val="24"/>
                </w:rPr>
                <m:t>e</m:t>
              </w:del>
            </m:r>
          </m:e>
          <m:sub>
            <m:r>
              <w:del w:id="791"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792"/>
    <w:p w14:paraId="3FCDD6CE" w14:textId="77777777" w:rsidR="00F75717" w:rsidRPr="007D4019" w:rsidRDefault="007E3AC4" w:rsidP="00F75717">
      <w:pPr>
        <w:spacing w:afterLines="100" w:after="312"/>
        <w:rPr>
          <w:ins w:id="793" w:author="Zhang Li" w:date="2022-06-12T12:21:00Z"/>
          <w:rFonts w:ascii="Times New Roman" w:eastAsia="宋体" w:hAnsi="Times New Roman" w:cs="Times New Roman"/>
          <w:kern w:val="0"/>
          <w:sz w:val="24"/>
          <w:szCs w:val="24"/>
        </w:rPr>
      </w:pPr>
      <m:oMathPara>
        <m:oMath>
          <m:sSub>
            <m:sSubPr>
              <m:ctrlPr>
                <w:ins w:id="794" w:author="Zhang Li" w:date="2022-06-12T12:21:00Z">
                  <w:rPr>
                    <w:rFonts w:ascii="Cambria Math" w:eastAsia="宋体" w:hAnsi="Cambria Math" w:cs="Times New Roman"/>
                    <w:i/>
                    <w:kern w:val="0"/>
                    <w:sz w:val="24"/>
                    <w:szCs w:val="24"/>
                  </w:rPr>
                </w:ins>
              </m:ctrlPr>
            </m:sSubPr>
            <m:e>
              <m:r>
                <w:ins w:id="795" w:author="Zhang Li" w:date="2022-06-12T12:21:00Z">
                  <w:rPr>
                    <w:rFonts w:ascii="Cambria Math" w:eastAsia="宋体" w:hAnsi="Cambria Math" w:cs="Times New Roman"/>
                    <w:kern w:val="0"/>
                    <w:sz w:val="24"/>
                    <w:szCs w:val="24"/>
                  </w:rPr>
                  <m:t>ϵ</m:t>
                </w:ins>
              </m:r>
            </m:e>
            <m:sub>
              <m:r>
                <w:ins w:id="796" w:author="Zhang Li" w:date="2022-06-12T12:21:00Z">
                  <w:rPr>
                    <w:rFonts w:ascii="Cambria Math" w:eastAsia="宋体" w:hAnsi="Cambria Math" w:cs="Times New Roman"/>
                    <w:kern w:val="0"/>
                    <w:sz w:val="24"/>
                    <w:szCs w:val="24"/>
                  </w:rPr>
                  <m:t>u,v</m:t>
                </w:ins>
              </m:r>
            </m:sub>
          </m:sSub>
          <m:r>
            <w:ins w:id="797" w:author="Zhang Li" w:date="2022-06-12T12:21:00Z">
              <w:rPr>
                <w:rFonts w:ascii="Cambria Math" w:eastAsia="宋体" w:hAnsi="Cambria Math" w:cs="Times New Roman"/>
                <w:kern w:val="0"/>
                <w:sz w:val="24"/>
                <w:szCs w:val="24"/>
              </w:rPr>
              <m:t>=</m:t>
            </w:ins>
          </m:r>
          <m:func>
            <m:funcPr>
              <m:ctrlPr>
                <w:ins w:id="798" w:author="Zhang Li" w:date="2022-06-12T12:21:00Z">
                  <w:rPr>
                    <w:rFonts w:ascii="Cambria Math" w:eastAsia="宋体" w:hAnsi="Cambria Math" w:cs="Times New Roman"/>
                    <w:i/>
                    <w:kern w:val="0"/>
                    <w:sz w:val="24"/>
                    <w:szCs w:val="24"/>
                  </w:rPr>
                </w:ins>
              </m:ctrlPr>
            </m:funcPr>
            <m:fName>
              <m:r>
                <w:ins w:id="799" w:author="Zhang Li" w:date="2022-06-12T12:21:00Z">
                  <m:rPr>
                    <m:sty m:val="p"/>
                  </m:rPr>
                  <w:rPr>
                    <w:rFonts w:ascii="Cambria Math" w:eastAsia="宋体" w:hAnsi="Cambria Math" w:cs="Times New Roman"/>
                    <w:kern w:val="0"/>
                    <w:sz w:val="24"/>
                    <w:szCs w:val="24"/>
                  </w:rPr>
                  <m:t>Pr</m:t>
                </w:ins>
              </m:r>
            </m:fName>
            <m:e>
              <m:d>
                <m:dPr>
                  <m:begChr m:val="["/>
                  <m:endChr m:val="]"/>
                  <m:ctrlPr>
                    <w:ins w:id="800" w:author="Zhang Li" w:date="2022-06-12T12:21:00Z">
                      <w:rPr>
                        <w:rFonts w:ascii="Cambria Math" w:eastAsia="宋体" w:hAnsi="Cambria Math" w:cs="Times New Roman"/>
                        <w:i/>
                        <w:kern w:val="0"/>
                        <w:sz w:val="24"/>
                        <w:szCs w:val="24"/>
                      </w:rPr>
                    </w:ins>
                  </m:ctrlPr>
                </m:dPr>
                <m:e>
                  <m:r>
                    <w:ins w:id="801" w:author="Zhang Li" w:date="2022-06-12T12:21:00Z">
                      <w:rPr>
                        <w:rFonts w:ascii="Cambria Math" w:eastAsia="宋体" w:hAnsi="Cambria Math" w:cs="Times New Roman"/>
                        <w:kern w:val="0"/>
                        <w:sz w:val="24"/>
                        <w:szCs w:val="24"/>
                      </w:rPr>
                      <m:t>SINR</m:t>
                    </w:ins>
                  </m:r>
                  <m:d>
                    <m:dPr>
                      <m:ctrlPr>
                        <w:ins w:id="802" w:author="Zhang Li" w:date="2022-06-12T12:21:00Z">
                          <w:rPr>
                            <w:rFonts w:ascii="Cambria Math" w:eastAsia="宋体" w:hAnsi="Cambria Math" w:cs="Times New Roman"/>
                            <w:i/>
                            <w:kern w:val="0"/>
                            <w:sz w:val="24"/>
                            <w:szCs w:val="24"/>
                          </w:rPr>
                        </w:ins>
                      </m:ctrlPr>
                    </m:dPr>
                    <m:e>
                      <m:r>
                        <w:ins w:id="803" w:author="Zhang Li" w:date="2022-06-12T12:21:00Z">
                          <w:rPr>
                            <w:rFonts w:ascii="Cambria Math" w:eastAsia="宋体" w:hAnsi="Cambria Math" w:cs="Times New Roman"/>
                            <w:kern w:val="0"/>
                            <w:sz w:val="24"/>
                            <w:szCs w:val="24"/>
                          </w:rPr>
                          <m:t>u,v</m:t>
                        </w:ins>
                      </m:r>
                    </m:e>
                  </m:d>
                  <m:r>
                    <w:ins w:id="804" w:author="Zhang Li" w:date="2022-06-12T12:21:00Z">
                      <w:rPr>
                        <w:rFonts w:ascii="Cambria Math" w:eastAsia="宋体" w:hAnsi="Cambria Math" w:cs="Times New Roman"/>
                        <w:kern w:val="0"/>
                        <w:sz w:val="24"/>
                        <w:szCs w:val="24"/>
                      </w:rPr>
                      <m:t>&lt;β</m:t>
                    </w:ins>
                  </m:r>
                </m:e>
              </m:d>
            </m:e>
          </m:func>
          <m:r>
            <w:ins w:id="805" w:author="Zhang Li" w:date="2022-06-12T12:21:00Z">
              <w:rPr>
                <w:rFonts w:ascii="Cambria Math" w:eastAsia="宋体" w:hAnsi="Cambria Math" w:cs="Times New Roman"/>
                <w:kern w:val="0"/>
                <w:sz w:val="24"/>
                <w:szCs w:val="24"/>
              </w:rPr>
              <m:t xml:space="preserve">= </m:t>
            </w:ins>
          </m:r>
          <m:r>
            <w:ins w:id="806" w:author="Zhang Li" w:date="2022-06-12T12:21:00Z">
              <m:rPr>
                <m:sty m:val="p"/>
              </m:rPr>
              <w:rPr>
                <w:rFonts w:ascii="Cambria Math" w:eastAsia="宋体" w:hAnsi="Cambria Math" w:cs="Times New Roman"/>
                <w:kern w:val="0"/>
                <w:sz w:val="24"/>
                <w:szCs w:val="24"/>
              </w:rPr>
              <m:t>Pr</m:t>
            </w:ins>
          </m:r>
          <m:d>
            <m:dPr>
              <m:begChr m:val="["/>
              <m:endChr m:val="]"/>
              <m:ctrlPr>
                <w:ins w:id="807" w:author="Zhang Li" w:date="2022-06-12T12:21:00Z">
                  <w:rPr>
                    <w:rFonts w:ascii="Cambria Math" w:eastAsia="宋体" w:hAnsi="Cambria Math" w:cs="Times New Roman"/>
                    <w:i/>
                    <w:kern w:val="0"/>
                    <w:sz w:val="24"/>
                    <w:szCs w:val="24"/>
                  </w:rPr>
                </w:ins>
              </m:ctrlPr>
            </m:dPr>
            <m:e>
              <m:sSub>
                <m:sSubPr>
                  <m:ctrlPr>
                    <w:ins w:id="808" w:author="Zhang Li" w:date="2022-06-12T12:21:00Z">
                      <w:rPr>
                        <w:rFonts w:ascii="Cambria Math" w:eastAsia="宋体" w:hAnsi="Cambria Math" w:cs="Times New Roman"/>
                        <w:i/>
                        <w:kern w:val="0"/>
                        <w:sz w:val="24"/>
                        <w:szCs w:val="24"/>
                      </w:rPr>
                    </w:ins>
                  </m:ctrlPr>
                </m:sSubPr>
                <m:e>
                  <m:r>
                    <w:ins w:id="809" w:author="Zhang Li" w:date="2022-06-12T12:21:00Z">
                      <w:rPr>
                        <w:rFonts w:ascii="Cambria Math" w:eastAsia="宋体" w:hAnsi="Cambria Math" w:cs="Times New Roman"/>
                        <w:kern w:val="0"/>
                        <w:sz w:val="24"/>
                        <w:szCs w:val="24"/>
                      </w:rPr>
                      <m:t>|H</m:t>
                    </w:ins>
                  </m:r>
                </m:e>
                <m:sub>
                  <m:r>
                    <w:ins w:id="810" w:author="Zhang Li" w:date="2022-06-12T12:21:00Z">
                      <w:rPr>
                        <w:rFonts w:ascii="Cambria Math" w:eastAsia="宋体" w:hAnsi="Cambria Math" w:cs="Times New Roman"/>
                        <w:kern w:val="0"/>
                        <w:sz w:val="24"/>
                        <w:szCs w:val="24"/>
                      </w:rPr>
                      <m:t>u,v</m:t>
                    </w:ins>
                  </m:r>
                </m:sub>
              </m:sSub>
              <m:sSup>
                <m:sSupPr>
                  <m:ctrlPr>
                    <w:ins w:id="811" w:author="Zhang Li" w:date="2022-06-12T12:21:00Z">
                      <w:rPr>
                        <w:rFonts w:ascii="Cambria Math" w:eastAsia="宋体" w:hAnsi="Cambria Math" w:cs="Times New Roman"/>
                        <w:i/>
                        <w:kern w:val="0"/>
                        <w:sz w:val="24"/>
                        <w:szCs w:val="24"/>
                      </w:rPr>
                    </w:ins>
                  </m:ctrlPr>
                </m:sSupPr>
                <m:e>
                  <m:d>
                    <m:dPr>
                      <m:begChr m:val=""/>
                      <m:endChr m:val="|"/>
                      <m:ctrlPr>
                        <w:ins w:id="812" w:author="Zhang Li" w:date="2022-06-12T12:21:00Z">
                          <w:rPr>
                            <w:rFonts w:ascii="Cambria Math" w:eastAsia="宋体" w:hAnsi="Cambria Math" w:cs="Times New Roman"/>
                            <w:i/>
                            <w:kern w:val="0"/>
                            <w:sz w:val="24"/>
                            <w:szCs w:val="24"/>
                          </w:rPr>
                        </w:ins>
                      </m:ctrlPr>
                    </m:dPr>
                    <m:e>
                      <m:r>
                        <w:ins w:id="813" w:author="Zhang Li" w:date="2022-06-12T12:21:00Z">
                          <w:rPr>
                            <w:rFonts w:ascii="Cambria Math" w:eastAsia="宋体" w:hAnsi="Cambria Math" w:cs="Times New Roman"/>
                            <w:kern w:val="0"/>
                            <w:sz w:val="24"/>
                            <w:szCs w:val="24"/>
                          </w:rPr>
                          <m:t>​</m:t>
                        </w:ins>
                      </m:r>
                    </m:e>
                  </m:d>
                </m:e>
                <m:sup>
                  <m:r>
                    <w:ins w:id="814" w:author="Zhang Li" w:date="2022-06-12T12:21:00Z">
                      <w:rPr>
                        <w:rFonts w:ascii="Cambria Math" w:eastAsia="宋体" w:hAnsi="Cambria Math" w:cs="Times New Roman"/>
                        <w:kern w:val="0"/>
                        <w:sz w:val="24"/>
                        <w:szCs w:val="24"/>
                      </w:rPr>
                      <m:t>2</m:t>
                    </w:ins>
                  </m:r>
                </m:sup>
              </m:sSup>
              <m:r>
                <w:ins w:id="815" w:author="Zhang Li" w:date="2022-06-12T12:21:00Z">
                  <w:rPr>
                    <w:rFonts w:ascii="Cambria Math" w:eastAsia="宋体" w:hAnsi="Cambria Math" w:cs="Times New Roman"/>
                    <w:kern w:val="0"/>
                    <w:sz w:val="24"/>
                    <w:szCs w:val="24"/>
                  </w:rPr>
                  <m:t>&lt;</m:t>
                </w:ins>
              </m:r>
              <m:sSup>
                <m:sSupPr>
                  <m:ctrlPr>
                    <w:ins w:id="816" w:author="Zhang Li" w:date="2022-06-12T12:21:00Z">
                      <w:rPr>
                        <w:rFonts w:ascii="Cambria Math" w:eastAsia="宋体" w:hAnsi="Cambria Math" w:cs="Times New Roman"/>
                        <w:i/>
                        <w:kern w:val="0"/>
                        <w:sz w:val="24"/>
                        <w:szCs w:val="24"/>
                      </w:rPr>
                    </w:ins>
                  </m:ctrlPr>
                </m:sSupPr>
                <m:e>
                  <m:r>
                    <w:ins w:id="817" w:author="Zhang Li" w:date="2022-06-12T12:21:00Z">
                      <w:rPr>
                        <w:rFonts w:ascii="Cambria Math" w:eastAsia="宋体" w:hAnsi="Cambria Math" w:cs="Times New Roman"/>
                        <w:kern w:val="0"/>
                        <w:sz w:val="24"/>
                        <w:szCs w:val="24"/>
                      </w:rPr>
                      <m:t>10</m:t>
                    </w:ins>
                  </m:r>
                </m:e>
                <m:sup>
                  <m:r>
                    <w:ins w:id="818" w:author="Zhang Li" w:date="2022-06-12T12:21:00Z">
                      <w:rPr>
                        <w:rFonts w:ascii="Cambria Math" w:eastAsia="宋体" w:hAnsi="Cambria Math" w:cs="Times New Roman"/>
                        <w:kern w:val="0"/>
                        <w:sz w:val="24"/>
                        <w:szCs w:val="24"/>
                      </w:rPr>
                      <m:t>-</m:t>
                    </w:ins>
                  </m:r>
                  <m:f>
                    <m:fPr>
                      <m:ctrlPr>
                        <w:ins w:id="819" w:author="Zhang Li" w:date="2022-06-12T12:21:00Z">
                          <w:rPr>
                            <w:rFonts w:ascii="Cambria Math" w:eastAsia="宋体" w:hAnsi="Cambria Math" w:cs="Times New Roman"/>
                            <w:i/>
                            <w:kern w:val="0"/>
                            <w:sz w:val="24"/>
                            <w:szCs w:val="24"/>
                          </w:rPr>
                        </w:ins>
                      </m:ctrlPr>
                    </m:fPr>
                    <m:num>
                      <m:r>
                        <w:ins w:id="820" w:author="Zhang Li" w:date="2022-06-12T12:21:00Z">
                          <w:rPr>
                            <w:rFonts w:ascii="Cambria Math" w:eastAsia="宋体" w:hAnsi="Cambria Math" w:cs="Times New Roman"/>
                            <w:kern w:val="0"/>
                            <w:sz w:val="24"/>
                            <w:szCs w:val="24"/>
                          </w:rPr>
                          <m:t xml:space="preserve"> P</m:t>
                        </w:ins>
                      </m:r>
                      <m:sSub>
                        <m:sSubPr>
                          <m:ctrlPr>
                            <w:ins w:id="821" w:author="Zhang Li" w:date="2022-06-12T12:21:00Z">
                              <w:rPr>
                                <w:rFonts w:ascii="Cambria Math" w:eastAsia="宋体" w:hAnsi="Cambria Math" w:cs="Times New Roman"/>
                                <w:i/>
                                <w:kern w:val="0"/>
                                <w:sz w:val="24"/>
                                <w:szCs w:val="24"/>
                              </w:rPr>
                            </w:ins>
                          </m:ctrlPr>
                        </m:sSubPr>
                        <m:e>
                          <m:r>
                            <w:ins w:id="822" w:author="Zhang Li" w:date="2022-06-12T12:21:00Z">
                              <w:rPr>
                                <w:rFonts w:ascii="Cambria Math" w:eastAsia="宋体" w:hAnsi="Cambria Math" w:cs="Times New Roman"/>
                                <w:kern w:val="0"/>
                                <w:sz w:val="24"/>
                                <w:szCs w:val="24"/>
                              </w:rPr>
                              <m:t>L</m:t>
                            </w:ins>
                          </m:r>
                        </m:e>
                        <m:sub>
                          <m:r>
                            <w:ins w:id="823" w:author="Zhang Li" w:date="2022-06-12T12:21:00Z">
                              <w:rPr>
                                <w:rFonts w:ascii="Cambria Math" w:eastAsia="宋体" w:hAnsi="Cambria Math" w:cs="Times New Roman"/>
                                <w:kern w:val="0"/>
                                <w:sz w:val="24"/>
                                <w:szCs w:val="24"/>
                              </w:rPr>
                              <m:t>dB</m:t>
                            </w:ins>
                          </m:r>
                        </m:sub>
                      </m:sSub>
                      <m:d>
                        <m:dPr>
                          <m:ctrlPr>
                            <w:ins w:id="824" w:author="Zhang Li" w:date="2022-06-12T12:21:00Z">
                              <w:rPr>
                                <w:rFonts w:ascii="Cambria Math" w:eastAsia="宋体" w:hAnsi="Cambria Math" w:cs="Times New Roman"/>
                                <w:i/>
                                <w:kern w:val="0"/>
                                <w:sz w:val="24"/>
                                <w:szCs w:val="24"/>
                              </w:rPr>
                            </w:ins>
                          </m:ctrlPr>
                        </m:dPr>
                        <m:e>
                          <m:sSub>
                            <m:sSubPr>
                              <m:ctrlPr>
                                <w:ins w:id="825" w:author="Zhang Li" w:date="2022-06-12T12:21:00Z">
                                  <w:rPr>
                                    <w:rFonts w:ascii="Cambria Math" w:eastAsia="宋体" w:hAnsi="Cambria Math" w:cs="Times New Roman"/>
                                    <w:i/>
                                    <w:kern w:val="0"/>
                                    <w:sz w:val="24"/>
                                    <w:szCs w:val="24"/>
                                  </w:rPr>
                                </w:ins>
                              </m:ctrlPr>
                            </m:sSubPr>
                            <m:e>
                              <m:r>
                                <w:ins w:id="826" w:author="Zhang Li" w:date="2022-06-12T12:21:00Z">
                                  <w:rPr>
                                    <w:rFonts w:ascii="Cambria Math" w:eastAsia="宋体" w:hAnsi="Cambria Math" w:cs="Times New Roman"/>
                                    <w:kern w:val="0"/>
                                    <w:sz w:val="24"/>
                                    <w:szCs w:val="24"/>
                                  </w:rPr>
                                  <m:t>d</m:t>
                                </w:ins>
                              </m:r>
                            </m:e>
                            <m:sub>
                              <m:r>
                                <w:ins w:id="827" w:author="Zhang Li" w:date="2022-06-12T12:21:00Z">
                                  <w:rPr>
                                    <w:rFonts w:ascii="Cambria Math" w:eastAsia="宋体" w:hAnsi="Cambria Math" w:cs="Times New Roman"/>
                                    <w:kern w:val="0"/>
                                    <w:sz w:val="24"/>
                                    <w:szCs w:val="24"/>
                                  </w:rPr>
                                  <m:t>0</m:t>
                                </w:ins>
                              </m:r>
                            </m:sub>
                          </m:sSub>
                        </m:e>
                      </m:d>
                    </m:num>
                    <m:den>
                      <m:r>
                        <w:ins w:id="828" w:author="Zhang Li" w:date="2022-06-12T12:21:00Z">
                          <w:rPr>
                            <w:rFonts w:ascii="Cambria Math" w:eastAsia="宋体" w:hAnsi="Cambria Math" w:cs="Times New Roman"/>
                            <w:kern w:val="0"/>
                            <w:sz w:val="24"/>
                            <w:szCs w:val="24"/>
                          </w:rPr>
                          <m:t>10</m:t>
                        </w:ins>
                      </m:r>
                    </m:den>
                  </m:f>
                </m:sup>
              </m:sSup>
              <m:r>
                <w:ins w:id="829" w:author="Zhang Li" w:date="2022-06-12T12:21:00Z">
                  <w:rPr>
                    <w:rFonts w:ascii="Cambria Math" w:eastAsia="宋体" w:hAnsi="Cambria Math" w:cs="Times New Roman"/>
                    <w:kern w:val="0"/>
                    <w:sz w:val="24"/>
                    <w:szCs w:val="24"/>
                  </w:rPr>
                  <m:t>⋅</m:t>
                </w:ins>
              </m:r>
              <m:f>
                <m:fPr>
                  <m:ctrlPr>
                    <w:ins w:id="830" w:author="Zhang Li" w:date="2022-06-12T12:21:00Z">
                      <w:rPr>
                        <w:rFonts w:ascii="Cambria Math" w:eastAsia="宋体" w:hAnsi="Cambria Math" w:cs="Times New Roman"/>
                        <w:i/>
                        <w:kern w:val="0"/>
                        <w:sz w:val="24"/>
                        <w:szCs w:val="24"/>
                      </w:rPr>
                    </w:ins>
                  </m:ctrlPr>
                </m:fPr>
                <m:num>
                  <m:r>
                    <w:ins w:id="831" w:author="Zhang Li" w:date="2022-06-12T12:21:00Z">
                      <w:rPr>
                        <w:rFonts w:ascii="Cambria Math" w:eastAsia="宋体" w:hAnsi="Cambria Math" w:cs="Times New Roman"/>
                        <w:kern w:val="0"/>
                        <w:sz w:val="24"/>
                        <w:szCs w:val="24"/>
                      </w:rPr>
                      <m:t>β</m:t>
                    </w:ins>
                  </m:r>
                  <m:sSub>
                    <m:sSubPr>
                      <m:ctrlPr>
                        <w:ins w:id="832" w:author="Zhang Li" w:date="2022-06-12T12:21:00Z">
                          <w:rPr>
                            <w:rFonts w:ascii="Cambria Math" w:eastAsia="宋体" w:hAnsi="Cambria Math" w:cs="Times New Roman"/>
                            <w:i/>
                            <w:kern w:val="0"/>
                            <w:sz w:val="24"/>
                            <w:szCs w:val="24"/>
                          </w:rPr>
                        </w:ins>
                      </m:ctrlPr>
                    </m:sSubPr>
                    <m:e>
                      <m:r>
                        <w:ins w:id="833" w:author="Zhang Li" w:date="2022-06-12T12:21:00Z">
                          <w:rPr>
                            <w:rFonts w:ascii="Cambria Math" w:eastAsia="宋体" w:hAnsi="Cambria Math" w:cs="Times New Roman"/>
                            <w:kern w:val="0"/>
                            <w:sz w:val="24"/>
                            <w:szCs w:val="24"/>
                          </w:rPr>
                          <m:t>P</m:t>
                        </w:ins>
                      </m:r>
                    </m:e>
                    <m:sub>
                      <m:r>
                        <w:ins w:id="834" w:author="Zhang Li" w:date="2022-06-12T12:21:00Z">
                          <w:rPr>
                            <w:rFonts w:ascii="Cambria Math" w:eastAsia="宋体" w:hAnsi="Cambria Math" w:cs="Times New Roman"/>
                            <w:kern w:val="0"/>
                            <w:sz w:val="24"/>
                            <w:szCs w:val="24"/>
                          </w:rPr>
                          <m:t>n</m:t>
                        </w:ins>
                      </m:r>
                    </m:sub>
                  </m:sSub>
                </m:num>
                <m:den>
                  <m:sSub>
                    <m:sSubPr>
                      <m:ctrlPr>
                        <w:ins w:id="835" w:author="Zhang Li" w:date="2022-06-12T12:21:00Z">
                          <w:rPr>
                            <w:rFonts w:ascii="Cambria Math" w:eastAsia="宋体" w:hAnsi="Cambria Math" w:cs="Times New Roman"/>
                            <w:i/>
                            <w:kern w:val="0"/>
                            <w:sz w:val="24"/>
                            <w:szCs w:val="24"/>
                          </w:rPr>
                        </w:ins>
                      </m:ctrlPr>
                    </m:sSubPr>
                    <m:e>
                      <m:r>
                        <w:ins w:id="836" w:author="Zhang Li" w:date="2022-06-12T12:21:00Z">
                          <w:rPr>
                            <w:rFonts w:ascii="Cambria Math" w:eastAsia="宋体" w:hAnsi="Cambria Math" w:cs="Times New Roman"/>
                            <w:kern w:val="0"/>
                            <w:sz w:val="24"/>
                            <w:szCs w:val="24"/>
                          </w:rPr>
                          <m:t>P</m:t>
                        </w:ins>
                      </m:r>
                    </m:e>
                    <m:sub>
                      <m:r>
                        <w:ins w:id="837" w:author="Zhang Li" w:date="2022-06-12T12:21:00Z">
                          <w:rPr>
                            <w:rFonts w:ascii="Cambria Math" w:eastAsia="宋体" w:hAnsi="Cambria Math" w:cs="Times New Roman"/>
                            <w:kern w:val="0"/>
                            <w:sz w:val="24"/>
                            <w:szCs w:val="24"/>
                          </w:rPr>
                          <m:t>t</m:t>
                        </w:ins>
                      </m:r>
                    </m:sub>
                  </m:sSub>
                </m:den>
              </m:f>
              <m:r>
                <w:ins w:id="838" w:author="Zhang Li" w:date="2022-06-12T12:21:00Z">
                  <w:rPr>
                    <w:rFonts w:ascii="Cambria Math" w:eastAsia="宋体" w:hAnsi="Cambria Math" w:cs="Times New Roman"/>
                    <w:kern w:val="0"/>
                    <w:sz w:val="24"/>
                    <w:szCs w:val="24"/>
                  </w:rPr>
                  <m:t>⋅</m:t>
                </w:ins>
              </m:r>
              <m:sSup>
                <m:sSupPr>
                  <m:ctrlPr>
                    <w:ins w:id="839" w:author="Zhang Li" w:date="2022-06-12T12:21:00Z">
                      <w:rPr>
                        <w:rFonts w:ascii="Cambria Math" w:eastAsia="宋体" w:hAnsi="Cambria Math" w:cs="Times New Roman"/>
                        <w:i/>
                        <w:kern w:val="0"/>
                        <w:sz w:val="24"/>
                        <w:szCs w:val="24"/>
                      </w:rPr>
                    </w:ins>
                  </m:ctrlPr>
                </m:sSupPr>
                <m:e>
                  <m:d>
                    <m:dPr>
                      <m:ctrlPr>
                        <w:ins w:id="840" w:author="Zhang Li" w:date="2022-06-12T12:21:00Z">
                          <w:rPr>
                            <w:rFonts w:ascii="Cambria Math" w:eastAsia="宋体" w:hAnsi="Cambria Math" w:cs="Times New Roman"/>
                            <w:i/>
                            <w:kern w:val="0"/>
                            <w:sz w:val="24"/>
                            <w:szCs w:val="24"/>
                          </w:rPr>
                        </w:ins>
                      </m:ctrlPr>
                    </m:dPr>
                    <m:e>
                      <m:f>
                        <m:fPr>
                          <m:ctrlPr>
                            <w:ins w:id="841" w:author="Zhang Li" w:date="2022-06-12T12:21:00Z">
                              <w:rPr>
                                <w:rFonts w:ascii="Cambria Math" w:eastAsia="宋体" w:hAnsi="Cambria Math" w:cs="Times New Roman"/>
                                <w:i/>
                                <w:kern w:val="0"/>
                                <w:sz w:val="24"/>
                                <w:szCs w:val="24"/>
                              </w:rPr>
                            </w:ins>
                          </m:ctrlPr>
                        </m:fPr>
                        <m:num>
                          <m:sSub>
                            <m:sSubPr>
                              <m:ctrlPr>
                                <w:ins w:id="842" w:author="Zhang Li" w:date="2022-06-12T12:21:00Z">
                                  <w:rPr>
                                    <w:rFonts w:ascii="Cambria Math" w:eastAsia="宋体" w:hAnsi="Cambria Math" w:cs="Times New Roman"/>
                                    <w:i/>
                                    <w:kern w:val="0"/>
                                    <w:sz w:val="24"/>
                                    <w:szCs w:val="24"/>
                                  </w:rPr>
                                </w:ins>
                              </m:ctrlPr>
                            </m:sSubPr>
                            <m:e>
                              <m:r>
                                <w:ins w:id="843" w:author="Zhang Li" w:date="2022-06-12T12:21:00Z">
                                  <w:rPr>
                                    <w:rFonts w:ascii="Cambria Math" w:eastAsia="宋体" w:hAnsi="Cambria Math" w:cs="Times New Roman"/>
                                    <w:kern w:val="0"/>
                                    <w:sz w:val="24"/>
                                    <w:szCs w:val="24"/>
                                  </w:rPr>
                                  <m:t>d</m:t>
                                </w:ins>
                              </m:r>
                            </m:e>
                            <m:sub>
                              <m:r>
                                <w:ins w:id="844" w:author="Zhang Li" w:date="2022-06-12T12:21:00Z">
                                  <w:rPr>
                                    <w:rFonts w:ascii="Cambria Math" w:eastAsia="宋体" w:hAnsi="Cambria Math" w:cs="Times New Roman"/>
                                    <w:kern w:val="0"/>
                                    <w:sz w:val="24"/>
                                    <w:szCs w:val="24"/>
                                  </w:rPr>
                                  <m:t>u,v</m:t>
                                </w:ins>
                              </m:r>
                            </m:sub>
                          </m:sSub>
                        </m:num>
                        <m:den>
                          <m:sSub>
                            <m:sSubPr>
                              <m:ctrlPr>
                                <w:ins w:id="845" w:author="Zhang Li" w:date="2022-06-12T12:21:00Z">
                                  <w:rPr>
                                    <w:rFonts w:ascii="Cambria Math" w:eastAsia="宋体" w:hAnsi="Cambria Math" w:cs="Times New Roman"/>
                                    <w:i/>
                                    <w:kern w:val="0"/>
                                    <w:sz w:val="24"/>
                                    <w:szCs w:val="24"/>
                                  </w:rPr>
                                </w:ins>
                              </m:ctrlPr>
                            </m:sSubPr>
                            <m:e>
                              <m:r>
                                <w:ins w:id="846" w:author="Zhang Li" w:date="2022-06-12T12:21:00Z">
                                  <w:rPr>
                                    <w:rFonts w:ascii="Cambria Math" w:eastAsia="宋体" w:hAnsi="Cambria Math" w:cs="Times New Roman"/>
                                    <w:kern w:val="0"/>
                                    <w:sz w:val="24"/>
                                    <w:szCs w:val="24"/>
                                  </w:rPr>
                                  <m:t>d</m:t>
                                </w:ins>
                              </m:r>
                            </m:e>
                            <m:sub>
                              <m:r>
                                <w:ins w:id="847" w:author="Zhang Li" w:date="2022-06-12T12:21:00Z">
                                  <w:rPr>
                                    <w:rFonts w:ascii="Cambria Math" w:eastAsia="宋体" w:hAnsi="Cambria Math" w:cs="Times New Roman"/>
                                    <w:kern w:val="0"/>
                                    <w:sz w:val="24"/>
                                    <w:szCs w:val="24"/>
                                  </w:rPr>
                                  <m:t>0</m:t>
                                </w:ins>
                              </m:r>
                            </m:sub>
                          </m:sSub>
                        </m:den>
                      </m:f>
                    </m:e>
                  </m:d>
                </m:e>
                <m:sup>
                  <m:r>
                    <w:ins w:id="848" w:author="Zhang Li" w:date="2022-06-12T12:21:00Z">
                      <w:rPr>
                        <w:rFonts w:ascii="Cambria Math" w:eastAsia="宋体" w:hAnsi="Cambria Math" w:cs="Times New Roman"/>
                        <w:kern w:val="0"/>
                        <w:sz w:val="24"/>
                        <w:szCs w:val="24"/>
                      </w:rPr>
                      <m:t>α</m:t>
                    </w:ins>
                  </m:r>
                </m:sup>
              </m:sSup>
            </m:e>
          </m:d>
          <m:r>
            <w:ins w:id="849" w:author="Zhang Li" w:date="2022-06-12T12:21:00Z">
              <w:rPr>
                <w:rFonts w:ascii="Cambria Math" w:eastAsia="宋体" w:hAnsi="Cambria Math" w:cs="Times New Roman"/>
                <w:kern w:val="0"/>
                <w:sz w:val="24"/>
                <w:szCs w:val="24"/>
              </w:rPr>
              <m:t>=1-</m:t>
            </w:ins>
          </m:r>
          <m:sSup>
            <m:sSupPr>
              <m:ctrlPr>
                <w:ins w:id="850" w:author="Zhang Li" w:date="2022-06-12T12:21:00Z">
                  <w:rPr>
                    <w:rFonts w:ascii="Cambria Math" w:eastAsia="宋体" w:hAnsi="Cambria Math" w:cs="Times New Roman"/>
                    <w:i/>
                    <w:kern w:val="0"/>
                    <w:sz w:val="24"/>
                    <w:szCs w:val="24"/>
                  </w:rPr>
                </w:ins>
              </m:ctrlPr>
            </m:sSupPr>
            <m:e>
              <m:r>
                <w:ins w:id="851" w:author="Zhang Li" w:date="2022-06-12T12:21:00Z">
                  <w:rPr>
                    <w:rFonts w:ascii="Cambria Math" w:eastAsia="宋体" w:hAnsi="Cambria Math" w:cs="Times New Roman"/>
                    <w:kern w:val="0"/>
                    <w:sz w:val="24"/>
                    <w:szCs w:val="24"/>
                  </w:rPr>
                  <m:t>e</m:t>
                </w:ins>
              </m:r>
            </m:e>
            <m:sup>
              <m:r>
                <w:ins w:id="852" w:author="Zhang Li" w:date="2022-06-12T12:21:00Z">
                  <w:rPr>
                    <w:rFonts w:ascii="Cambria Math" w:eastAsia="宋体" w:hAnsi="Cambria Math" w:cs="Times New Roman"/>
                    <w:kern w:val="0"/>
                    <w:sz w:val="24"/>
                    <w:szCs w:val="24"/>
                  </w:rPr>
                  <m:t>-</m:t>
                </w:ins>
              </m:r>
              <m:sSup>
                <m:sSupPr>
                  <m:ctrlPr>
                    <w:ins w:id="853" w:author="Zhang Li" w:date="2022-06-12T12:21:00Z">
                      <w:rPr>
                        <w:rFonts w:ascii="Cambria Math" w:eastAsia="宋体" w:hAnsi="Cambria Math" w:cs="Times New Roman"/>
                        <w:i/>
                        <w:kern w:val="0"/>
                        <w:sz w:val="24"/>
                        <w:szCs w:val="24"/>
                      </w:rPr>
                    </w:ins>
                  </m:ctrlPr>
                </m:sSupPr>
                <m:e>
                  <m:r>
                    <w:ins w:id="854" w:author="Zhang Li" w:date="2022-06-12T12:21:00Z">
                      <w:rPr>
                        <w:rFonts w:ascii="Cambria Math" w:eastAsia="宋体" w:hAnsi="Cambria Math" w:cs="Times New Roman"/>
                        <w:kern w:val="0"/>
                        <w:sz w:val="24"/>
                        <w:szCs w:val="24"/>
                      </w:rPr>
                      <m:t>10</m:t>
                    </w:ins>
                  </m:r>
                </m:e>
                <m:sup>
                  <m:f>
                    <m:fPr>
                      <m:ctrlPr>
                        <w:ins w:id="855" w:author="Zhang Li" w:date="2022-06-12T12:21:00Z">
                          <w:rPr>
                            <w:rFonts w:ascii="Cambria Math" w:eastAsia="宋体" w:hAnsi="Cambria Math" w:cs="Times New Roman"/>
                            <w:i/>
                            <w:kern w:val="0"/>
                            <w:sz w:val="24"/>
                            <w:szCs w:val="24"/>
                          </w:rPr>
                        </w:ins>
                      </m:ctrlPr>
                    </m:fPr>
                    <m:num>
                      <m:r>
                        <w:ins w:id="856" w:author="Zhang Li" w:date="2022-06-12T12:21:00Z">
                          <w:rPr>
                            <w:rFonts w:ascii="Cambria Math" w:eastAsia="宋体" w:hAnsi="Cambria Math" w:cs="Times New Roman"/>
                            <w:kern w:val="0"/>
                            <w:sz w:val="24"/>
                            <w:szCs w:val="24"/>
                          </w:rPr>
                          <m:t xml:space="preserve"> P</m:t>
                        </w:ins>
                      </m:r>
                      <m:sSub>
                        <m:sSubPr>
                          <m:ctrlPr>
                            <w:ins w:id="857" w:author="Zhang Li" w:date="2022-06-12T12:21:00Z">
                              <w:rPr>
                                <w:rFonts w:ascii="Cambria Math" w:eastAsia="宋体" w:hAnsi="Cambria Math" w:cs="Times New Roman"/>
                                <w:i/>
                                <w:kern w:val="0"/>
                                <w:sz w:val="24"/>
                                <w:szCs w:val="24"/>
                              </w:rPr>
                            </w:ins>
                          </m:ctrlPr>
                        </m:sSubPr>
                        <m:e>
                          <m:r>
                            <w:ins w:id="858" w:author="Zhang Li" w:date="2022-06-12T12:21:00Z">
                              <w:rPr>
                                <w:rFonts w:ascii="Cambria Math" w:eastAsia="宋体" w:hAnsi="Cambria Math" w:cs="Times New Roman"/>
                                <w:kern w:val="0"/>
                                <w:sz w:val="24"/>
                                <w:szCs w:val="24"/>
                              </w:rPr>
                              <m:t>L</m:t>
                            </w:ins>
                          </m:r>
                        </m:e>
                        <m:sub>
                          <m:r>
                            <w:ins w:id="859" w:author="Zhang Li" w:date="2022-06-12T12:21:00Z">
                              <w:rPr>
                                <w:rFonts w:ascii="Cambria Math" w:eastAsia="宋体" w:hAnsi="Cambria Math" w:cs="Times New Roman"/>
                                <w:kern w:val="0"/>
                                <w:sz w:val="24"/>
                                <w:szCs w:val="24"/>
                              </w:rPr>
                              <m:t>dB</m:t>
                            </w:ins>
                          </m:r>
                        </m:sub>
                      </m:sSub>
                      <m:d>
                        <m:dPr>
                          <m:ctrlPr>
                            <w:ins w:id="860" w:author="Zhang Li" w:date="2022-06-12T12:21:00Z">
                              <w:rPr>
                                <w:rFonts w:ascii="Cambria Math" w:eastAsia="宋体" w:hAnsi="Cambria Math" w:cs="Times New Roman"/>
                                <w:i/>
                                <w:kern w:val="0"/>
                                <w:sz w:val="24"/>
                                <w:szCs w:val="24"/>
                              </w:rPr>
                            </w:ins>
                          </m:ctrlPr>
                        </m:dPr>
                        <m:e>
                          <m:sSub>
                            <m:sSubPr>
                              <m:ctrlPr>
                                <w:ins w:id="861" w:author="Zhang Li" w:date="2022-06-12T12:21:00Z">
                                  <w:rPr>
                                    <w:rFonts w:ascii="Cambria Math" w:eastAsia="宋体" w:hAnsi="Cambria Math" w:cs="Times New Roman"/>
                                    <w:i/>
                                    <w:kern w:val="0"/>
                                    <w:sz w:val="24"/>
                                    <w:szCs w:val="24"/>
                                  </w:rPr>
                                </w:ins>
                              </m:ctrlPr>
                            </m:sSubPr>
                            <m:e>
                              <m:r>
                                <w:ins w:id="862" w:author="Zhang Li" w:date="2022-06-12T12:21:00Z">
                                  <w:rPr>
                                    <w:rFonts w:ascii="Cambria Math" w:eastAsia="宋体" w:hAnsi="Cambria Math" w:cs="Times New Roman"/>
                                    <w:kern w:val="0"/>
                                    <w:sz w:val="24"/>
                                    <w:szCs w:val="24"/>
                                  </w:rPr>
                                  <m:t>d</m:t>
                                </w:ins>
                              </m:r>
                            </m:e>
                            <m:sub>
                              <m:r>
                                <w:ins w:id="863" w:author="Zhang Li" w:date="2022-06-12T12:21:00Z">
                                  <w:rPr>
                                    <w:rFonts w:ascii="Cambria Math" w:eastAsia="宋体" w:hAnsi="Cambria Math" w:cs="Times New Roman"/>
                                    <w:kern w:val="0"/>
                                    <w:sz w:val="24"/>
                                    <w:szCs w:val="24"/>
                                  </w:rPr>
                                  <m:t>0</m:t>
                                </w:ins>
                              </m:r>
                            </m:sub>
                          </m:sSub>
                        </m:e>
                      </m:d>
                    </m:num>
                    <m:den>
                      <m:r>
                        <w:ins w:id="864" w:author="Zhang Li" w:date="2022-06-12T12:21:00Z">
                          <w:rPr>
                            <w:rFonts w:ascii="Cambria Math" w:eastAsia="宋体" w:hAnsi="Cambria Math" w:cs="Times New Roman"/>
                            <w:kern w:val="0"/>
                            <w:sz w:val="24"/>
                            <w:szCs w:val="24"/>
                          </w:rPr>
                          <m:t>10</m:t>
                        </w:ins>
                      </m:r>
                    </m:den>
                  </m:f>
                </m:sup>
              </m:sSup>
              <m:r>
                <w:ins w:id="865" w:author="Zhang Li" w:date="2022-06-12T12:21:00Z">
                  <w:rPr>
                    <w:rFonts w:ascii="Cambria Math" w:eastAsia="宋体" w:hAnsi="Cambria Math" w:cs="Times New Roman"/>
                    <w:kern w:val="0"/>
                    <w:sz w:val="24"/>
                    <w:szCs w:val="24"/>
                  </w:rPr>
                  <m:t>⋅</m:t>
                </w:ins>
              </m:r>
              <m:f>
                <m:fPr>
                  <m:ctrlPr>
                    <w:ins w:id="866" w:author="Zhang Li" w:date="2022-06-12T12:21:00Z">
                      <w:rPr>
                        <w:rFonts w:ascii="Cambria Math" w:eastAsia="宋体" w:hAnsi="Cambria Math" w:cs="Times New Roman"/>
                        <w:i/>
                        <w:kern w:val="0"/>
                        <w:sz w:val="24"/>
                        <w:szCs w:val="24"/>
                      </w:rPr>
                    </w:ins>
                  </m:ctrlPr>
                </m:fPr>
                <m:num>
                  <m:r>
                    <w:ins w:id="867" w:author="Zhang Li" w:date="2022-06-12T12:21:00Z">
                      <w:rPr>
                        <w:rFonts w:ascii="Cambria Math" w:eastAsia="宋体" w:hAnsi="Cambria Math" w:cs="Times New Roman"/>
                        <w:kern w:val="0"/>
                        <w:sz w:val="24"/>
                        <w:szCs w:val="24"/>
                      </w:rPr>
                      <m:t>β</m:t>
                    </w:ins>
                  </m:r>
                  <m:sSub>
                    <m:sSubPr>
                      <m:ctrlPr>
                        <w:ins w:id="868" w:author="Zhang Li" w:date="2022-06-12T12:21:00Z">
                          <w:rPr>
                            <w:rFonts w:ascii="Cambria Math" w:eastAsia="宋体" w:hAnsi="Cambria Math" w:cs="Times New Roman"/>
                            <w:i/>
                            <w:kern w:val="0"/>
                            <w:sz w:val="24"/>
                            <w:szCs w:val="24"/>
                          </w:rPr>
                        </w:ins>
                      </m:ctrlPr>
                    </m:sSubPr>
                    <m:e>
                      <m:r>
                        <w:ins w:id="869" w:author="Zhang Li" w:date="2022-06-12T12:21:00Z">
                          <w:rPr>
                            <w:rFonts w:ascii="Cambria Math" w:eastAsia="宋体" w:hAnsi="Cambria Math" w:cs="Times New Roman"/>
                            <w:kern w:val="0"/>
                            <w:sz w:val="24"/>
                            <w:szCs w:val="24"/>
                          </w:rPr>
                          <m:t>P</m:t>
                        </w:ins>
                      </m:r>
                    </m:e>
                    <m:sub>
                      <m:r>
                        <w:ins w:id="870" w:author="Zhang Li" w:date="2022-06-12T12:21:00Z">
                          <w:rPr>
                            <w:rFonts w:ascii="Cambria Math" w:eastAsia="宋体" w:hAnsi="Cambria Math" w:cs="Times New Roman"/>
                            <w:kern w:val="0"/>
                            <w:sz w:val="24"/>
                            <w:szCs w:val="24"/>
                          </w:rPr>
                          <m:t>n</m:t>
                        </w:ins>
                      </m:r>
                    </m:sub>
                  </m:sSub>
                </m:num>
                <m:den>
                  <m:sSub>
                    <m:sSubPr>
                      <m:ctrlPr>
                        <w:ins w:id="871" w:author="Zhang Li" w:date="2022-06-12T12:21:00Z">
                          <w:rPr>
                            <w:rFonts w:ascii="Cambria Math" w:eastAsia="宋体" w:hAnsi="Cambria Math" w:cs="Times New Roman"/>
                            <w:i/>
                            <w:kern w:val="0"/>
                            <w:sz w:val="24"/>
                            <w:szCs w:val="24"/>
                          </w:rPr>
                        </w:ins>
                      </m:ctrlPr>
                    </m:sSubPr>
                    <m:e>
                      <m:r>
                        <w:ins w:id="872" w:author="Zhang Li" w:date="2022-06-12T12:21:00Z">
                          <w:rPr>
                            <w:rFonts w:ascii="Cambria Math" w:eastAsia="宋体" w:hAnsi="Cambria Math" w:cs="Times New Roman"/>
                            <w:kern w:val="0"/>
                            <w:sz w:val="24"/>
                            <w:szCs w:val="24"/>
                          </w:rPr>
                          <m:t>P</m:t>
                        </w:ins>
                      </m:r>
                    </m:e>
                    <m:sub>
                      <m:r>
                        <w:ins w:id="873" w:author="Zhang Li" w:date="2022-06-12T12:21:00Z">
                          <w:rPr>
                            <w:rFonts w:ascii="Cambria Math" w:eastAsia="宋体" w:hAnsi="Cambria Math" w:cs="Times New Roman"/>
                            <w:kern w:val="0"/>
                            <w:sz w:val="24"/>
                            <w:szCs w:val="24"/>
                          </w:rPr>
                          <m:t>t</m:t>
                        </w:ins>
                      </m:r>
                    </m:sub>
                  </m:sSub>
                </m:den>
              </m:f>
              <m:r>
                <w:ins w:id="874" w:author="Zhang Li" w:date="2022-06-12T12:21:00Z">
                  <w:rPr>
                    <w:rFonts w:ascii="Cambria Math" w:eastAsia="宋体" w:hAnsi="Cambria Math" w:cs="Times New Roman"/>
                    <w:kern w:val="0"/>
                    <w:sz w:val="24"/>
                    <w:szCs w:val="24"/>
                  </w:rPr>
                  <m:t>⋅</m:t>
                </w:ins>
              </m:r>
              <m:sSup>
                <m:sSupPr>
                  <m:ctrlPr>
                    <w:ins w:id="875" w:author="Zhang Li" w:date="2022-06-12T12:21:00Z">
                      <w:rPr>
                        <w:rFonts w:ascii="Cambria Math" w:eastAsia="宋体" w:hAnsi="Cambria Math" w:cs="Times New Roman"/>
                        <w:i/>
                        <w:kern w:val="0"/>
                        <w:sz w:val="24"/>
                        <w:szCs w:val="24"/>
                      </w:rPr>
                    </w:ins>
                  </m:ctrlPr>
                </m:sSupPr>
                <m:e>
                  <m:d>
                    <m:dPr>
                      <m:ctrlPr>
                        <w:ins w:id="876" w:author="Zhang Li" w:date="2022-06-12T12:21:00Z">
                          <w:rPr>
                            <w:rFonts w:ascii="Cambria Math" w:eastAsia="宋体" w:hAnsi="Cambria Math" w:cs="Times New Roman"/>
                            <w:i/>
                            <w:kern w:val="0"/>
                            <w:sz w:val="24"/>
                            <w:szCs w:val="24"/>
                          </w:rPr>
                        </w:ins>
                      </m:ctrlPr>
                    </m:dPr>
                    <m:e>
                      <m:f>
                        <m:fPr>
                          <m:ctrlPr>
                            <w:ins w:id="877" w:author="Zhang Li" w:date="2022-06-12T12:21:00Z">
                              <w:rPr>
                                <w:rFonts w:ascii="Cambria Math" w:eastAsia="宋体" w:hAnsi="Cambria Math" w:cs="Times New Roman"/>
                                <w:i/>
                                <w:kern w:val="0"/>
                                <w:sz w:val="24"/>
                                <w:szCs w:val="24"/>
                              </w:rPr>
                            </w:ins>
                          </m:ctrlPr>
                        </m:fPr>
                        <m:num>
                          <m:sSub>
                            <m:sSubPr>
                              <m:ctrlPr>
                                <w:ins w:id="878" w:author="Zhang Li" w:date="2022-06-12T12:21:00Z">
                                  <w:rPr>
                                    <w:rFonts w:ascii="Cambria Math" w:eastAsia="宋体" w:hAnsi="Cambria Math" w:cs="Times New Roman"/>
                                    <w:i/>
                                    <w:kern w:val="0"/>
                                    <w:sz w:val="24"/>
                                    <w:szCs w:val="24"/>
                                  </w:rPr>
                                </w:ins>
                              </m:ctrlPr>
                            </m:sSubPr>
                            <m:e>
                              <m:r>
                                <w:ins w:id="879" w:author="Zhang Li" w:date="2022-06-12T12:21:00Z">
                                  <w:rPr>
                                    <w:rFonts w:ascii="Cambria Math" w:eastAsia="宋体" w:hAnsi="Cambria Math" w:cs="Times New Roman"/>
                                    <w:kern w:val="0"/>
                                    <w:sz w:val="24"/>
                                    <w:szCs w:val="24"/>
                                  </w:rPr>
                                  <m:t>d</m:t>
                                </w:ins>
                              </m:r>
                            </m:e>
                            <m:sub>
                              <m:r>
                                <w:ins w:id="880" w:author="Zhang Li" w:date="2022-06-12T12:21:00Z">
                                  <w:rPr>
                                    <w:rFonts w:ascii="Cambria Math" w:eastAsia="宋体" w:hAnsi="Cambria Math" w:cs="Times New Roman"/>
                                    <w:kern w:val="0"/>
                                    <w:sz w:val="24"/>
                                    <w:szCs w:val="24"/>
                                  </w:rPr>
                                  <m:t>u,v</m:t>
                                </w:ins>
                              </m:r>
                            </m:sub>
                          </m:sSub>
                        </m:num>
                        <m:den>
                          <m:sSub>
                            <m:sSubPr>
                              <m:ctrlPr>
                                <w:ins w:id="881" w:author="Zhang Li" w:date="2022-06-12T12:21:00Z">
                                  <w:rPr>
                                    <w:rFonts w:ascii="Cambria Math" w:eastAsia="宋体" w:hAnsi="Cambria Math" w:cs="Times New Roman"/>
                                    <w:i/>
                                    <w:kern w:val="0"/>
                                    <w:sz w:val="24"/>
                                    <w:szCs w:val="24"/>
                                  </w:rPr>
                                </w:ins>
                              </m:ctrlPr>
                            </m:sSubPr>
                            <m:e>
                              <m:r>
                                <w:ins w:id="882" w:author="Zhang Li" w:date="2022-06-12T12:21:00Z">
                                  <w:rPr>
                                    <w:rFonts w:ascii="Cambria Math" w:eastAsia="宋体" w:hAnsi="Cambria Math" w:cs="Times New Roman"/>
                                    <w:kern w:val="0"/>
                                    <w:sz w:val="24"/>
                                    <w:szCs w:val="24"/>
                                  </w:rPr>
                                  <m:t>d</m:t>
                                </w:ins>
                              </m:r>
                            </m:e>
                            <m:sub>
                              <m:r>
                                <w:ins w:id="883" w:author="Zhang Li" w:date="2022-06-12T12:21:00Z">
                                  <w:rPr>
                                    <w:rFonts w:ascii="Cambria Math" w:eastAsia="宋体" w:hAnsi="Cambria Math" w:cs="Times New Roman"/>
                                    <w:kern w:val="0"/>
                                    <w:sz w:val="24"/>
                                    <w:szCs w:val="24"/>
                                  </w:rPr>
                                  <m:t>0</m:t>
                                </w:ins>
                              </m:r>
                            </m:sub>
                          </m:sSub>
                        </m:den>
                      </m:f>
                    </m:e>
                  </m:d>
                </m:e>
                <m:sup>
                  <m:r>
                    <w:ins w:id="884" w:author="Zhang Li" w:date="2022-06-12T12:21:00Z">
                      <w:rPr>
                        <w:rFonts w:ascii="Cambria Math" w:eastAsia="宋体" w:hAnsi="Cambria Math" w:cs="Times New Roman"/>
                        <w:kern w:val="0"/>
                        <w:sz w:val="24"/>
                        <w:szCs w:val="24"/>
                      </w:rPr>
                      <m:t>α</m:t>
                    </w:ins>
                  </m:r>
                </m:sup>
              </m:sSup>
            </m:sup>
          </m:sSup>
          <w:commentRangeEnd w:id="792"/>
          <m:r>
            <w:ins w:id="885" w:author="Zhang Li" w:date="2022-06-12T12:21:00Z">
              <m:rPr>
                <m:sty m:val="p"/>
              </m:rPr>
              <w:rPr>
                <w:rStyle w:val="af0"/>
              </w:rPr>
              <w:commentReference w:id="792"/>
            </w:ins>
          </m:r>
          <m:r>
            <w:ins w:id="886"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7E3AC4" w:rsidP="00F75717">
      <w:pPr>
        <w:spacing w:afterLines="100" w:after="312"/>
        <w:rPr>
          <w:del w:id="887" w:author="Zhang Li" w:date="2022-06-12T12:21:00Z"/>
          <w:rFonts w:ascii="Times New Roman" w:eastAsia="宋体" w:hAnsi="Times New Roman" w:cs="Times New Roman"/>
          <w:kern w:val="0"/>
          <w:sz w:val="24"/>
          <w:szCs w:val="24"/>
        </w:rPr>
      </w:pPr>
      <m:oMathPara>
        <m:oMath>
          <m:sSub>
            <m:sSubPr>
              <m:ctrlPr>
                <w:del w:id="888" w:author="Zhang Li" w:date="2022-06-12T12:21:00Z">
                  <w:rPr>
                    <w:rFonts w:ascii="Cambria Math" w:eastAsia="宋体" w:hAnsi="Cambria Math" w:cs="Times New Roman"/>
                    <w:i/>
                    <w:kern w:val="0"/>
                    <w:sz w:val="24"/>
                    <w:szCs w:val="24"/>
                  </w:rPr>
                </w:del>
              </m:ctrlPr>
            </m:sSubPr>
            <m:e>
              <m:r>
                <w:del w:id="889" w:author="Zhang Li" w:date="2022-06-12T12:21:00Z">
                  <w:rPr>
                    <w:rFonts w:ascii="Cambria Math" w:eastAsia="宋体" w:hAnsi="Cambria Math" w:cs="Times New Roman"/>
                    <w:kern w:val="0"/>
                    <w:sz w:val="24"/>
                    <w:szCs w:val="24"/>
                  </w:rPr>
                  <m:t>ϵ</m:t>
                </w:del>
              </m:r>
            </m:e>
            <m:sub>
              <m:r>
                <w:del w:id="890" w:author="Zhang Li" w:date="2022-06-12T12:21:00Z">
                  <w:rPr>
                    <w:rFonts w:ascii="Cambria Math" w:eastAsia="宋体" w:hAnsi="Cambria Math" w:cs="Times New Roman"/>
                    <w:kern w:val="0"/>
                    <w:sz w:val="24"/>
                    <w:szCs w:val="24"/>
                  </w:rPr>
                  <m:t>u,v</m:t>
                </w:del>
              </m:r>
            </m:sub>
          </m:sSub>
          <m:r>
            <w:del w:id="891" w:author="Zhang Li" w:date="2022-06-12T12:21:00Z">
              <w:rPr>
                <w:rFonts w:ascii="Cambria Math" w:eastAsia="宋体" w:hAnsi="Cambria Math" w:cs="Times New Roman"/>
                <w:kern w:val="0"/>
                <w:sz w:val="24"/>
                <w:szCs w:val="24"/>
              </w:rPr>
              <m:t>=</m:t>
            </w:del>
          </m:r>
          <m:func>
            <m:funcPr>
              <m:ctrlPr>
                <w:del w:id="892" w:author="Zhang Li" w:date="2022-06-12T12:21:00Z">
                  <w:rPr>
                    <w:rFonts w:ascii="Cambria Math" w:eastAsia="宋体" w:hAnsi="Cambria Math" w:cs="Times New Roman"/>
                    <w:i/>
                    <w:kern w:val="0"/>
                    <w:sz w:val="24"/>
                    <w:szCs w:val="24"/>
                  </w:rPr>
                </w:del>
              </m:ctrlPr>
            </m:funcPr>
            <m:fName>
              <m:r>
                <w:del w:id="893" w:author="Zhang Li" w:date="2022-06-12T12:21:00Z">
                  <m:rPr>
                    <m:sty m:val="p"/>
                  </m:rPr>
                  <w:rPr>
                    <w:rFonts w:ascii="Cambria Math" w:eastAsia="宋体" w:hAnsi="Cambria Math" w:cs="Times New Roman"/>
                    <w:kern w:val="0"/>
                    <w:sz w:val="24"/>
                    <w:szCs w:val="24"/>
                  </w:rPr>
                  <m:t>Pr</m:t>
                </w:del>
              </m:r>
            </m:fName>
            <m:e>
              <m:d>
                <m:dPr>
                  <m:begChr m:val="["/>
                  <m:endChr m:val="]"/>
                  <m:ctrlPr>
                    <w:del w:id="894" w:author="Zhang Li" w:date="2022-06-12T12:21:00Z">
                      <w:rPr>
                        <w:rFonts w:ascii="Cambria Math" w:eastAsia="宋体" w:hAnsi="Cambria Math" w:cs="Times New Roman"/>
                        <w:i/>
                        <w:kern w:val="0"/>
                        <w:sz w:val="24"/>
                        <w:szCs w:val="24"/>
                      </w:rPr>
                    </w:del>
                  </m:ctrlPr>
                </m:dPr>
                <m:e>
                  <m:r>
                    <w:del w:id="895" w:author="Zhang Li" w:date="2022-06-12T12:21:00Z">
                      <w:rPr>
                        <w:rFonts w:ascii="Cambria Math" w:eastAsia="宋体" w:hAnsi="Cambria Math" w:cs="Times New Roman"/>
                        <w:kern w:val="0"/>
                        <w:sz w:val="24"/>
                        <w:szCs w:val="24"/>
                      </w:rPr>
                      <m:t>SINR</m:t>
                    </w:del>
                  </m:r>
                  <m:d>
                    <m:dPr>
                      <m:ctrlPr>
                        <w:del w:id="896" w:author="Zhang Li" w:date="2022-06-12T12:21:00Z">
                          <w:rPr>
                            <w:rFonts w:ascii="Cambria Math" w:eastAsia="宋体" w:hAnsi="Cambria Math" w:cs="Times New Roman"/>
                            <w:i/>
                            <w:kern w:val="0"/>
                            <w:sz w:val="24"/>
                            <w:szCs w:val="24"/>
                          </w:rPr>
                        </w:del>
                      </m:ctrlPr>
                    </m:dPr>
                    <m:e>
                      <m:r>
                        <w:del w:id="897" w:author="Zhang Li" w:date="2022-06-12T12:21:00Z">
                          <w:rPr>
                            <w:rFonts w:ascii="Cambria Math" w:eastAsia="宋体" w:hAnsi="Cambria Math" w:cs="Times New Roman"/>
                            <w:kern w:val="0"/>
                            <w:sz w:val="24"/>
                            <w:szCs w:val="24"/>
                          </w:rPr>
                          <m:t>u,v</m:t>
                        </w:del>
                      </m:r>
                    </m:e>
                  </m:d>
                  <m:r>
                    <w:del w:id="898" w:author="Zhang Li" w:date="2022-06-12T12:21:00Z">
                      <w:rPr>
                        <w:rFonts w:ascii="Cambria Math" w:eastAsia="宋体" w:hAnsi="Cambria Math" w:cs="Times New Roman"/>
                        <w:kern w:val="0"/>
                        <w:sz w:val="24"/>
                        <w:szCs w:val="24"/>
                      </w:rPr>
                      <m:t>&lt;β</m:t>
                    </w:del>
                  </m:r>
                </m:e>
              </m:d>
            </m:e>
          </m:func>
          <m:r>
            <w:del w:id="899" w:author="Zhang Li" w:date="2022-06-12T12:21:00Z">
              <w:rPr>
                <w:rFonts w:ascii="Cambria Math" w:eastAsia="宋体" w:hAnsi="Cambria Math" w:cs="Times New Roman"/>
                <w:kern w:val="0"/>
                <w:sz w:val="24"/>
                <w:szCs w:val="24"/>
              </w:rPr>
              <m:t xml:space="preserve">= </m:t>
            </w:del>
          </m:r>
          <m:r>
            <w:del w:id="900" w:author="Zhang Li" w:date="2022-06-12T12:21:00Z">
              <m:rPr>
                <m:sty m:val="p"/>
              </m:rPr>
              <w:rPr>
                <w:rFonts w:ascii="Cambria Math" w:eastAsia="宋体" w:hAnsi="Cambria Math" w:cs="Times New Roman"/>
                <w:kern w:val="0"/>
                <w:sz w:val="24"/>
                <w:szCs w:val="24"/>
              </w:rPr>
              <m:t>Pr</m:t>
            </w:del>
          </m:r>
          <m:d>
            <m:dPr>
              <m:begChr m:val="["/>
              <m:endChr m:val="]"/>
              <m:ctrlPr>
                <w:del w:id="901" w:author="Zhang Li" w:date="2022-06-12T12:21:00Z">
                  <w:rPr>
                    <w:rFonts w:ascii="Cambria Math" w:eastAsia="宋体" w:hAnsi="Cambria Math" w:cs="Times New Roman"/>
                    <w:i/>
                    <w:kern w:val="0"/>
                    <w:sz w:val="24"/>
                    <w:szCs w:val="24"/>
                  </w:rPr>
                </w:del>
              </m:ctrlPr>
            </m:dPr>
            <m:e>
              <m:sSub>
                <m:sSubPr>
                  <m:ctrlPr>
                    <w:del w:id="902" w:author="Zhang Li" w:date="2022-06-12T12:21:00Z">
                      <w:rPr>
                        <w:rFonts w:ascii="Cambria Math" w:eastAsia="宋体" w:hAnsi="Cambria Math" w:cs="Times New Roman"/>
                        <w:i/>
                        <w:kern w:val="0"/>
                        <w:sz w:val="24"/>
                        <w:szCs w:val="24"/>
                      </w:rPr>
                    </w:del>
                  </m:ctrlPr>
                </m:sSubPr>
                <m:e>
                  <m:r>
                    <w:del w:id="903" w:author="Zhang Li" w:date="2022-06-12T12:21:00Z">
                      <w:rPr>
                        <w:rFonts w:ascii="Cambria Math" w:eastAsia="宋体" w:hAnsi="Cambria Math" w:cs="Times New Roman"/>
                        <w:kern w:val="0"/>
                        <w:sz w:val="24"/>
                        <w:szCs w:val="24"/>
                      </w:rPr>
                      <m:t>|H</m:t>
                    </w:del>
                  </m:r>
                </m:e>
                <m:sub>
                  <m:r>
                    <w:del w:id="904" w:author="Zhang Li" w:date="2022-06-12T12:21:00Z">
                      <w:rPr>
                        <w:rFonts w:ascii="Cambria Math" w:eastAsia="宋体" w:hAnsi="Cambria Math" w:cs="Times New Roman"/>
                        <w:kern w:val="0"/>
                        <w:sz w:val="24"/>
                        <w:szCs w:val="24"/>
                      </w:rPr>
                      <m:t>u,v</m:t>
                    </w:del>
                  </m:r>
                </m:sub>
              </m:sSub>
              <m:sSup>
                <m:sSupPr>
                  <m:ctrlPr>
                    <w:del w:id="905" w:author="Zhang Li" w:date="2022-06-12T12:21:00Z">
                      <w:rPr>
                        <w:rFonts w:ascii="Cambria Math" w:eastAsia="宋体" w:hAnsi="Cambria Math" w:cs="Times New Roman"/>
                        <w:i/>
                        <w:kern w:val="0"/>
                        <w:sz w:val="24"/>
                        <w:szCs w:val="24"/>
                      </w:rPr>
                    </w:del>
                  </m:ctrlPr>
                </m:sSupPr>
                <m:e>
                  <m:d>
                    <m:dPr>
                      <m:begChr m:val=""/>
                      <m:endChr m:val="|"/>
                      <m:ctrlPr>
                        <w:del w:id="906" w:author="Zhang Li" w:date="2022-06-12T12:21:00Z">
                          <w:rPr>
                            <w:rFonts w:ascii="Cambria Math" w:eastAsia="宋体" w:hAnsi="Cambria Math" w:cs="Times New Roman"/>
                            <w:i/>
                            <w:kern w:val="0"/>
                            <w:sz w:val="24"/>
                            <w:szCs w:val="24"/>
                          </w:rPr>
                        </w:del>
                      </m:ctrlPr>
                    </m:dPr>
                    <m:e>
                      <m:r>
                        <w:del w:id="907" w:author="Zhang Li" w:date="2022-06-12T12:21:00Z">
                          <w:rPr>
                            <w:rFonts w:ascii="Cambria Math" w:eastAsia="宋体" w:hAnsi="Cambria Math" w:cs="Times New Roman"/>
                            <w:kern w:val="0"/>
                            <w:sz w:val="24"/>
                            <w:szCs w:val="24"/>
                          </w:rPr>
                          <m:t>​</m:t>
                        </w:del>
                      </m:r>
                    </m:e>
                  </m:d>
                </m:e>
                <m:sup>
                  <m:r>
                    <w:del w:id="908" w:author="Zhang Li" w:date="2022-06-12T12:21:00Z">
                      <w:rPr>
                        <w:rFonts w:ascii="Cambria Math" w:eastAsia="宋体" w:hAnsi="Cambria Math" w:cs="Times New Roman"/>
                        <w:kern w:val="0"/>
                        <w:sz w:val="24"/>
                        <w:szCs w:val="24"/>
                      </w:rPr>
                      <m:t>2</m:t>
                    </w:del>
                  </m:r>
                </m:sup>
              </m:sSup>
              <m:r>
                <w:del w:id="909" w:author="Zhang Li" w:date="2022-06-12T12:21:00Z">
                  <w:rPr>
                    <w:rFonts w:ascii="Cambria Math" w:eastAsia="宋体" w:hAnsi="Cambria Math" w:cs="Times New Roman"/>
                    <w:kern w:val="0"/>
                    <w:sz w:val="24"/>
                    <w:szCs w:val="24"/>
                  </w:rPr>
                  <m:t>&lt;</m:t>
                </w:del>
              </m:r>
              <m:sSup>
                <m:sSupPr>
                  <m:ctrlPr>
                    <w:del w:id="910" w:author="Zhang Li" w:date="2022-06-12T12:21:00Z">
                      <w:rPr>
                        <w:rFonts w:ascii="Cambria Math" w:eastAsia="宋体" w:hAnsi="Cambria Math" w:cs="Times New Roman"/>
                        <w:i/>
                        <w:kern w:val="0"/>
                        <w:sz w:val="24"/>
                        <w:szCs w:val="24"/>
                      </w:rPr>
                    </w:del>
                  </m:ctrlPr>
                </m:sSupPr>
                <m:e>
                  <m:r>
                    <w:del w:id="911" w:author="Zhang Li" w:date="2022-06-12T12:21:00Z">
                      <w:rPr>
                        <w:rFonts w:ascii="Cambria Math" w:eastAsia="宋体" w:hAnsi="Cambria Math" w:cs="Times New Roman"/>
                        <w:kern w:val="0"/>
                        <w:sz w:val="24"/>
                        <w:szCs w:val="24"/>
                      </w:rPr>
                      <m:t>10</m:t>
                    </w:del>
                  </m:r>
                </m:e>
                <m:sup>
                  <m:f>
                    <m:fPr>
                      <m:ctrlPr>
                        <w:del w:id="912" w:author="Zhang Li" w:date="2022-06-12T12:21:00Z">
                          <w:rPr>
                            <w:rFonts w:ascii="Cambria Math" w:eastAsia="宋体" w:hAnsi="Cambria Math" w:cs="Times New Roman"/>
                            <w:i/>
                            <w:kern w:val="0"/>
                            <w:sz w:val="24"/>
                            <w:szCs w:val="24"/>
                          </w:rPr>
                        </w:del>
                      </m:ctrlPr>
                    </m:fPr>
                    <m:num>
                      <m:r>
                        <w:del w:id="913" w:author="Zhang Li" w:date="2022-06-12T12:21:00Z">
                          <w:rPr>
                            <w:rFonts w:ascii="Cambria Math" w:eastAsia="宋体" w:hAnsi="Cambria Math" w:cs="Times New Roman"/>
                            <w:kern w:val="0"/>
                            <w:sz w:val="24"/>
                            <w:szCs w:val="24"/>
                          </w:rPr>
                          <m:t xml:space="preserve"> P</m:t>
                        </w:del>
                      </m:r>
                      <m:sSub>
                        <m:sSubPr>
                          <m:ctrlPr>
                            <w:del w:id="914" w:author="Zhang Li" w:date="2022-06-12T12:21:00Z">
                              <w:rPr>
                                <w:rFonts w:ascii="Cambria Math" w:eastAsia="宋体" w:hAnsi="Cambria Math" w:cs="Times New Roman"/>
                                <w:i/>
                                <w:kern w:val="0"/>
                                <w:sz w:val="24"/>
                                <w:szCs w:val="24"/>
                              </w:rPr>
                            </w:del>
                          </m:ctrlPr>
                        </m:sSubPr>
                        <m:e>
                          <m:r>
                            <w:del w:id="915" w:author="Zhang Li" w:date="2022-06-12T12:21:00Z">
                              <w:rPr>
                                <w:rFonts w:ascii="Cambria Math" w:eastAsia="宋体" w:hAnsi="Cambria Math" w:cs="Times New Roman"/>
                                <w:kern w:val="0"/>
                                <w:sz w:val="24"/>
                                <w:szCs w:val="24"/>
                              </w:rPr>
                              <m:t>L</m:t>
                            </w:del>
                          </m:r>
                        </m:e>
                        <m:sub>
                          <m:r>
                            <w:del w:id="916" w:author="Zhang Li" w:date="2022-06-12T12:21:00Z">
                              <w:rPr>
                                <w:rFonts w:ascii="Cambria Math" w:eastAsia="宋体" w:hAnsi="Cambria Math" w:cs="Times New Roman"/>
                                <w:kern w:val="0"/>
                                <w:sz w:val="24"/>
                                <w:szCs w:val="24"/>
                              </w:rPr>
                              <m:t>dB</m:t>
                            </w:del>
                          </m:r>
                        </m:sub>
                      </m:sSub>
                      <m:d>
                        <m:dPr>
                          <m:ctrlPr>
                            <w:del w:id="917" w:author="Zhang Li" w:date="2022-06-12T12:21:00Z">
                              <w:rPr>
                                <w:rFonts w:ascii="Cambria Math" w:eastAsia="宋体" w:hAnsi="Cambria Math" w:cs="Times New Roman"/>
                                <w:i/>
                                <w:kern w:val="0"/>
                                <w:sz w:val="24"/>
                                <w:szCs w:val="24"/>
                              </w:rPr>
                            </w:del>
                          </m:ctrlPr>
                        </m:dPr>
                        <m:e>
                          <m:sSub>
                            <m:sSubPr>
                              <m:ctrlPr>
                                <w:del w:id="918" w:author="Zhang Li" w:date="2022-06-12T12:21:00Z">
                                  <w:rPr>
                                    <w:rFonts w:ascii="Cambria Math" w:eastAsia="宋体" w:hAnsi="Cambria Math" w:cs="Times New Roman"/>
                                    <w:i/>
                                    <w:kern w:val="0"/>
                                    <w:sz w:val="24"/>
                                    <w:szCs w:val="24"/>
                                  </w:rPr>
                                </w:del>
                              </m:ctrlPr>
                            </m:sSubPr>
                            <m:e>
                              <m:r>
                                <w:del w:id="919" w:author="Zhang Li" w:date="2022-06-12T12:21:00Z">
                                  <w:rPr>
                                    <w:rFonts w:ascii="Cambria Math" w:eastAsia="宋体" w:hAnsi="Cambria Math" w:cs="Times New Roman"/>
                                    <w:kern w:val="0"/>
                                    <w:sz w:val="24"/>
                                    <w:szCs w:val="24"/>
                                  </w:rPr>
                                  <m:t>d</m:t>
                                </w:del>
                              </m:r>
                            </m:e>
                            <m:sub>
                              <m:r>
                                <w:del w:id="920" w:author="Zhang Li" w:date="2022-06-12T12:21:00Z">
                                  <w:rPr>
                                    <w:rFonts w:ascii="Cambria Math" w:eastAsia="宋体" w:hAnsi="Cambria Math" w:cs="Times New Roman"/>
                                    <w:kern w:val="0"/>
                                    <w:sz w:val="24"/>
                                    <w:szCs w:val="24"/>
                                  </w:rPr>
                                  <m:t>0</m:t>
                                </w:del>
                              </m:r>
                            </m:sub>
                          </m:sSub>
                        </m:e>
                      </m:d>
                    </m:num>
                    <m:den>
                      <m:r>
                        <w:del w:id="921" w:author="Zhang Li" w:date="2022-06-12T12:21:00Z">
                          <w:rPr>
                            <w:rFonts w:ascii="Cambria Math" w:eastAsia="宋体" w:hAnsi="Cambria Math" w:cs="Times New Roman"/>
                            <w:kern w:val="0"/>
                            <w:sz w:val="24"/>
                            <w:szCs w:val="24"/>
                          </w:rPr>
                          <m:t>10</m:t>
                        </w:del>
                      </m:r>
                    </m:den>
                  </m:f>
                </m:sup>
              </m:sSup>
              <m:r>
                <w:del w:id="922" w:author="Zhang Li" w:date="2022-06-12T12:21:00Z">
                  <w:rPr>
                    <w:rFonts w:ascii="Cambria Math" w:eastAsia="宋体" w:hAnsi="Cambria Math" w:cs="Times New Roman"/>
                    <w:kern w:val="0"/>
                    <w:sz w:val="24"/>
                    <w:szCs w:val="24"/>
                  </w:rPr>
                  <m:t>⋅</m:t>
                </w:del>
              </m:r>
              <m:f>
                <m:fPr>
                  <m:ctrlPr>
                    <w:del w:id="923" w:author="Zhang Li" w:date="2022-06-12T12:21:00Z">
                      <w:rPr>
                        <w:rFonts w:ascii="Cambria Math" w:eastAsia="宋体" w:hAnsi="Cambria Math" w:cs="Times New Roman"/>
                        <w:i/>
                        <w:kern w:val="0"/>
                        <w:sz w:val="24"/>
                        <w:szCs w:val="24"/>
                      </w:rPr>
                    </w:del>
                  </m:ctrlPr>
                </m:fPr>
                <m:num>
                  <m:r>
                    <w:del w:id="924" w:author="Zhang Li" w:date="2022-06-12T12:21:00Z">
                      <w:rPr>
                        <w:rFonts w:ascii="Cambria Math" w:eastAsia="宋体" w:hAnsi="Cambria Math" w:cs="Times New Roman"/>
                        <w:kern w:val="0"/>
                        <w:sz w:val="24"/>
                        <w:szCs w:val="24"/>
                      </w:rPr>
                      <m:t>β</m:t>
                    </w:del>
                  </m:r>
                  <m:sSub>
                    <m:sSubPr>
                      <m:ctrlPr>
                        <w:del w:id="925" w:author="Zhang Li" w:date="2022-06-12T12:21:00Z">
                          <w:rPr>
                            <w:rFonts w:ascii="Cambria Math" w:eastAsia="宋体" w:hAnsi="Cambria Math" w:cs="Times New Roman"/>
                            <w:i/>
                            <w:kern w:val="0"/>
                            <w:sz w:val="24"/>
                            <w:szCs w:val="24"/>
                          </w:rPr>
                        </w:del>
                      </m:ctrlPr>
                    </m:sSubPr>
                    <m:e>
                      <m:r>
                        <w:del w:id="926" w:author="Zhang Li" w:date="2022-06-12T12:21:00Z">
                          <w:rPr>
                            <w:rFonts w:ascii="Cambria Math" w:eastAsia="宋体" w:hAnsi="Cambria Math" w:cs="Times New Roman"/>
                            <w:kern w:val="0"/>
                            <w:sz w:val="24"/>
                            <w:szCs w:val="24"/>
                          </w:rPr>
                          <m:t>P</m:t>
                        </w:del>
                      </m:r>
                    </m:e>
                    <m:sub>
                      <m:r>
                        <w:del w:id="927" w:author="Zhang Li" w:date="2022-06-12T12:21:00Z">
                          <w:rPr>
                            <w:rFonts w:ascii="Cambria Math" w:eastAsia="宋体" w:hAnsi="Cambria Math" w:cs="Times New Roman"/>
                            <w:kern w:val="0"/>
                            <w:sz w:val="24"/>
                            <w:szCs w:val="24"/>
                          </w:rPr>
                          <m:t>n</m:t>
                        </w:del>
                      </m:r>
                    </m:sub>
                  </m:sSub>
                </m:num>
                <m:den>
                  <m:sSub>
                    <m:sSubPr>
                      <m:ctrlPr>
                        <w:del w:id="928" w:author="Zhang Li" w:date="2022-06-12T12:21:00Z">
                          <w:rPr>
                            <w:rFonts w:ascii="Cambria Math" w:eastAsia="宋体" w:hAnsi="Cambria Math" w:cs="Times New Roman"/>
                            <w:i/>
                            <w:kern w:val="0"/>
                            <w:sz w:val="24"/>
                            <w:szCs w:val="24"/>
                          </w:rPr>
                        </w:del>
                      </m:ctrlPr>
                    </m:sSubPr>
                    <m:e>
                      <m:r>
                        <w:del w:id="929" w:author="Zhang Li" w:date="2022-06-12T12:21:00Z">
                          <w:rPr>
                            <w:rFonts w:ascii="Cambria Math" w:eastAsia="宋体" w:hAnsi="Cambria Math" w:cs="Times New Roman"/>
                            <w:kern w:val="0"/>
                            <w:sz w:val="24"/>
                            <w:szCs w:val="24"/>
                          </w:rPr>
                          <m:t>P</m:t>
                        </w:del>
                      </m:r>
                    </m:e>
                    <m:sub>
                      <m:r>
                        <w:del w:id="930" w:author="Zhang Li" w:date="2022-06-12T12:21:00Z">
                          <w:rPr>
                            <w:rFonts w:ascii="Cambria Math" w:eastAsia="宋体" w:hAnsi="Cambria Math" w:cs="Times New Roman"/>
                            <w:kern w:val="0"/>
                            <w:sz w:val="24"/>
                            <w:szCs w:val="24"/>
                          </w:rPr>
                          <m:t>t</m:t>
                        </w:del>
                      </m:r>
                    </m:sub>
                  </m:sSub>
                </m:den>
              </m:f>
              <m:r>
                <w:del w:id="931" w:author="Zhang Li" w:date="2022-06-12T12:21:00Z">
                  <w:rPr>
                    <w:rFonts w:ascii="Cambria Math" w:eastAsia="宋体" w:hAnsi="Cambria Math" w:cs="Times New Roman"/>
                    <w:kern w:val="0"/>
                    <w:sz w:val="24"/>
                    <w:szCs w:val="24"/>
                  </w:rPr>
                  <m:t>⋅</m:t>
                </w:del>
              </m:r>
              <m:sSup>
                <m:sSupPr>
                  <m:ctrlPr>
                    <w:del w:id="932" w:author="Zhang Li" w:date="2022-06-12T12:21:00Z">
                      <w:rPr>
                        <w:rFonts w:ascii="Cambria Math" w:eastAsia="宋体" w:hAnsi="Cambria Math" w:cs="Times New Roman"/>
                        <w:i/>
                        <w:kern w:val="0"/>
                        <w:sz w:val="24"/>
                        <w:szCs w:val="24"/>
                      </w:rPr>
                    </w:del>
                  </m:ctrlPr>
                </m:sSupPr>
                <m:e>
                  <m:d>
                    <m:dPr>
                      <m:ctrlPr>
                        <w:del w:id="933" w:author="Zhang Li" w:date="2022-06-12T12:21:00Z">
                          <w:rPr>
                            <w:rFonts w:ascii="Cambria Math" w:eastAsia="宋体" w:hAnsi="Cambria Math" w:cs="Times New Roman"/>
                            <w:i/>
                            <w:kern w:val="0"/>
                            <w:sz w:val="24"/>
                            <w:szCs w:val="24"/>
                          </w:rPr>
                        </w:del>
                      </m:ctrlPr>
                    </m:dPr>
                    <m:e>
                      <m:f>
                        <m:fPr>
                          <m:ctrlPr>
                            <w:del w:id="934" w:author="Zhang Li" w:date="2022-06-12T12:21:00Z">
                              <w:rPr>
                                <w:rFonts w:ascii="Cambria Math" w:eastAsia="宋体" w:hAnsi="Cambria Math" w:cs="Times New Roman"/>
                                <w:i/>
                                <w:kern w:val="0"/>
                                <w:sz w:val="24"/>
                                <w:szCs w:val="24"/>
                              </w:rPr>
                            </w:del>
                          </m:ctrlPr>
                        </m:fPr>
                        <m:num>
                          <m:sSub>
                            <m:sSubPr>
                              <m:ctrlPr>
                                <w:del w:id="935" w:author="Zhang Li" w:date="2022-06-12T12:21:00Z">
                                  <w:rPr>
                                    <w:rFonts w:ascii="Cambria Math" w:eastAsia="宋体" w:hAnsi="Cambria Math" w:cs="Times New Roman"/>
                                    <w:i/>
                                    <w:kern w:val="0"/>
                                    <w:sz w:val="24"/>
                                    <w:szCs w:val="24"/>
                                  </w:rPr>
                                </w:del>
                              </m:ctrlPr>
                            </m:sSubPr>
                            <m:e>
                              <m:r>
                                <w:del w:id="936" w:author="Zhang Li" w:date="2022-06-12T12:21:00Z">
                                  <w:rPr>
                                    <w:rFonts w:ascii="Cambria Math" w:eastAsia="宋体" w:hAnsi="Cambria Math" w:cs="Times New Roman"/>
                                    <w:kern w:val="0"/>
                                    <w:sz w:val="24"/>
                                    <w:szCs w:val="24"/>
                                  </w:rPr>
                                  <m:t>d</m:t>
                                </w:del>
                              </m:r>
                            </m:e>
                            <m:sub>
                              <m:r>
                                <w:del w:id="937" w:author="Zhang Li" w:date="2022-06-12T12:21:00Z">
                                  <w:rPr>
                                    <w:rFonts w:ascii="Cambria Math" w:eastAsia="宋体" w:hAnsi="Cambria Math" w:cs="Times New Roman"/>
                                    <w:kern w:val="0"/>
                                    <w:sz w:val="24"/>
                                    <w:szCs w:val="24"/>
                                  </w:rPr>
                                  <m:t>u,v</m:t>
                                </w:del>
                              </m:r>
                            </m:sub>
                          </m:sSub>
                        </m:num>
                        <m:den>
                          <m:sSub>
                            <m:sSubPr>
                              <m:ctrlPr>
                                <w:del w:id="938" w:author="Zhang Li" w:date="2022-06-12T12:21:00Z">
                                  <w:rPr>
                                    <w:rFonts w:ascii="Cambria Math" w:eastAsia="宋体" w:hAnsi="Cambria Math" w:cs="Times New Roman"/>
                                    <w:i/>
                                    <w:kern w:val="0"/>
                                    <w:sz w:val="24"/>
                                    <w:szCs w:val="24"/>
                                  </w:rPr>
                                </w:del>
                              </m:ctrlPr>
                            </m:sSubPr>
                            <m:e>
                              <m:r>
                                <w:del w:id="939" w:author="Zhang Li" w:date="2022-06-12T12:21:00Z">
                                  <w:rPr>
                                    <w:rFonts w:ascii="Cambria Math" w:eastAsia="宋体" w:hAnsi="Cambria Math" w:cs="Times New Roman"/>
                                    <w:kern w:val="0"/>
                                    <w:sz w:val="24"/>
                                    <w:szCs w:val="24"/>
                                  </w:rPr>
                                  <m:t>d</m:t>
                                </w:del>
                              </m:r>
                            </m:e>
                            <m:sub>
                              <m:r>
                                <w:del w:id="940" w:author="Zhang Li" w:date="2022-06-12T12:21:00Z">
                                  <w:rPr>
                                    <w:rFonts w:ascii="Cambria Math" w:eastAsia="宋体" w:hAnsi="Cambria Math" w:cs="Times New Roman"/>
                                    <w:kern w:val="0"/>
                                    <w:sz w:val="24"/>
                                    <w:szCs w:val="24"/>
                                  </w:rPr>
                                  <m:t>0</m:t>
                                </w:del>
                              </m:r>
                            </m:sub>
                          </m:sSub>
                        </m:den>
                      </m:f>
                    </m:e>
                  </m:d>
                </m:e>
                <m:sup>
                  <m:r>
                    <w:del w:id="941" w:author="Zhang Li" w:date="2022-06-12T12:21:00Z">
                      <w:rPr>
                        <w:rFonts w:ascii="Cambria Math" w:eastAsia="宋体" w:hAnsi="Cambria Math" w:cs="Times New Roman"/>
                        <w:kern w:val="0"/>
                        <w:sz w:val="24"/>
                        <w:szCs w:val="24"/>
                      </w:rPr>
                      <m:t>-α</m:t>
                    </w:del>
                  </m:r>
                </m:sup>
              </m:sSup>
            </m:e>
          </m:d>
          <m:r>
            <w:del w:id="942" w:author="Zhang Li" w:date="2022-06-12T12:21:00Z">
              <w:rPr>
                <w:rFonts w:ascii="Cambria Math" w:eastAsia="宋体" w:hAnsi="Cambria Math" w:cs="Times New Roman"/>
                <w:kern w:val="0"/>
                <w:sz w:val="24"/>
                <w:szCs w:val="24"/>
              </w:rPr>
              <m:t>=1-</m:t>
            </w:del>
          </m:r>
          <m:sSup>
            <m:sSupPr>
              <m:ctrlPr>
                <w:del w:id="943" w:author="Zhang Li" w:date="2022-06-12T12:21:00Z">
                  <w:rPr>
                    <w:rFonts w:ascii="Cambria Math" w:eastAsia="宋体" w:hAnsi="Cambria Math" w:cs="Times New Roman"/>
                    <w:i/>
                    <w:kern w:val="0"/>
                    <w:sz w:val="24"/>
                    <w:szCs w:val="24"/>
                  </w:rPr>
                </w:del>
              </m:ctrlPr>
            </m:sSupPr>
            <m:e>
              <m:r>
                <w:del w:id="944" w:author="Zhang Li" w:date="2022-06-12T12:21:00Z">
                  <w:rPr>
                    <w:rFonts w:ascii="Cambria Math" w:eastAsia="宋体" w:hAnsi="Cambria Math" w:cs="Times New Roman"/>
                    <w:kern w:val="0"/>
                    <w:sz w:val="24"/>
                    <w:szCs w:val="24"/>
                  </w:rPr>
                  <m:t>e</m:t>
                </w:del>
              </m:r>
            </m:e>
            <m:sup>
              <m:r>
                <w:del w:id="945" w:author="Zhang Li" w:date="2022-06-12T12:21:00Z">
                  <w:rPr>
                    <w:rFonts w:ascii="Cambria Math" w:eastAsia="宋体" w:hAnsi="Cambria Math" w:cs="Times New Roman"/>
                    <w:kern w:val="0"/>
                    <w:sz w:val="24"/>
                    <w:szCs w:val="24"/>
                  </w:rPr>
                  <m:t>-</m:t>
                </w:del>
              </m:r>
              <m:sSup>
                <m:sSupPr>
                  <m:ctrlPr>
                    <w:del w:id="946" w:author="Zhang Li" w:date="2022-06-12T12:21:00Z">
                      <w:rPr>
                        <w:rFonts w:ascii="Cambria Math" w:eastAsia="宋体" w:hAnsi="Cambria Math" w:cs="Times New Roman"/>
                        <w:i/>
                        <w:kern w:val="0"/>
                        <w:sz w:val="24"/>
                        <w:szCs w:val="24"/>
                      </w:rPr>
                    </w:del>
                  </m:ctrlPr>
                </m:sSupPr>
                <m:e>
                  <m:r>
                    <w:del w:id="947" w:author="Zhang Li" w:date="2022-06-12T12:21:00Z">
                      <w:rPr>
                        <w:rFonts w:ascii="Cambria Math" w:eastAsia="宋体" w:hAnsi="Cambria Math" w:cs="Times New Roman"/>
                        <w:kern w:val="0"/>
                        <w:sz w:val="24"/>
                        <w:szCs w:val="24"/>
                      </w:rPr>
                      <m:t>10</m:t>
                    </w:del>
                  </m:r>
                </m:e>
                <m:sup>
                  <m:f>
                    <m:fPr>
                      <m:ctrlPr>
                        <w:del w:id="948" w:author="Zhang Li" w:date="2022-06-12T12:21:00Z">
                          <w:rPr>
                            <w:rFonts w:ascii="Cambria Math" w:eastAsia="宋体" w:hAnsi="Cambria Math" w:cs="Times New Roman"/>
                            <w:i/>
                            <w:kern w:val="0"/>
                            <w:sz w:val="24"/>
                            <w:szCs w:val="24"/>
                          </w:rPr>
                        </w:del>
                      </m:ctrlPr>
                    </m:fPr>
                    <m:num>
                      <m:r>
                        <w:del w:id="949" w:author="Zhang Li" w:date="2022-06-12T12:21:00Z">
                          <w:rPr>
                            <w:rFonts w:ascii="Cambria Math" w:eastAsia="宋体" w:hAnsi="Cambria Math" w:cs="Times New Roman"/>
                            <w:kern w:val="0"/>
                            <w:sz w:val="24"/>
                            <w:szCs w:val="24"/>
                          </w:rPr>
                          <m:t xml:space="preserve"> P</m:t>
                        </w:del>
                      </m:r>
                      <m:sSub>
                        <m:sSubPr>
                          <m:ctrlPr>
                            <w:del w:id="950" w:author="Zhang Li" w:date="2022-06-12T12:21:00Z">
                              <w:rPr>
                                <w:rFonts w:ascii="Cambria Math" w:eastAsia="宋体" w:hAnsi="Cambria Math" w:cs="Times New Roman"/>
                                <w:i/>
                                <w:kern w:val="0"/>
                                <w:sz w:val="24"/>
                                <w:szCs w:val="24"/>
                              </w:rPr>
                            </w:del>
                          </m:ctrlPr>
                        </m:sSubPr>
                        <m:e>
                          <m:r>
                            <w:del w:id="951" w:author="Zhang Li" w:date="2022-06-12T12:21:00Z">
                              <w:rPr>
                                <w:rFonts w:ascii="Cambria Math" w:eastAsia="宋体" w:hAnsi="Cambria Math" w:cs="Times New Roman"/>
                                <w:kern w:val="0"/>
                                <w:sz w:val="24"/>
                                <w:szCs w:val="24"/>
                              </w:rPr>
                              <m:t>L</m:t>
                            </w:del>
                          </m:r>
                        </m:e>
                        <m:sub>
                          <m:r>
                            <w:del w:id="952" w:author="Zhang Li" w:date="2022-06-12T12:21:00Z">
                              <w:rPr>
                                <w:rFonts w:ascii="Cambria Math" w:eastAsia="宋体" w:hAnsi="Cambria Math" w:cs="Times New Roman"/>
                                <w:kern w:val="0"/>
                                <w:sz w:val="24"/>
                                <w:szCs w:val="24"/>
                              </w:rPr>
                              <m:t>dB</m:t>
                            </w:del>
                          </m:r>
                        </m:sub>
                      </m:sSub>
                      <m:d>
                        <m:dPr>
                          <m:ctrlPr>
                            <w:del w:id="953" w:author="Zhang Li" w:date="2022-06-12T12:21:00Z">
                              <w:rPr>
                                <w:rFonts w:ascii="Cambria Math" w:eastAsia="宋体" w:hAnsi="Cambria Math" w:cs="Times New Roman"/>
                                <w:i/>
                                <w:kern w:val="0"/>
                                <w:sz w:val="24"/>
                                <w:szCs w:val="24"/>
                              </w:rPr>
                            </w:del>
                          </m:ctrlPr>
                        </m:dPr>
                        <m:e>
                          <m:sSub>
                            <m:sSubPr>
                              <m:ctrlPr>
                                <w:del w:id="954" w:author="Zhang Li" w:date="2022-06-12T12:21:00Z">
                                  <w:rPr>
                                    <w:rFonts w:ascii="Cambria Math" w:eastAsia="宋体" w:hAnsi="Cambria Math" w:cs="Times New Roman"/>
                                    <w:i/>
                                    <w:kern w:val="0"/>
                                    <w:sz w:val="24"/>
                                    <w:szCs w:val="24"/>
                                  </w:rPr>
                                </w:del>
                              </m:ctrlPr>
                            </m:sSubPr>
                            <m:e>
                              <m:r>
                                <w:del w:id="955" w:author="Zhang Li" w:date="2022-06-12T12:21:00Z">
                                  <w:rPr>
                                    <w:rFonts w:ascii="Cambria Math" w:eastAsia="宋体" w:hAnsi="Cambria Math" w:cs="Times New Roman"/>
                                    <w:kern w:val="0"/>
                                    <w:sz w:val="24"/>
                                    <w:szCs w:val="24"/>
                                  </w:rPr>
                                  <m:t>d</m:t>
                                </w:del>
                              </m:r>
                            </m:e>
                            <m:sub>
                              <m:r>
                                <w:del w:id="956" w:author="Zhang Li" w:date="2022-06-12T12:21:00Z">
                                  <w:rPr>
                                    <w:rFonts w:ascii="Cambria Math" w:eastAsia="宋体" w:hAnsi="Cambria Math" w:cs="Times New Roman"/>
                                    <w:kern w:val="0"/>
                                    <w:sz w:val="24"/>
                                    <w:szCs w:val="24"/>
                                  </w:rPr>
                                  <m:t>0</m:t>
                                </w:del>
                              </m:r>
                            </m:sub>
                          </m:sSub>
                        </m:e>
                      </m:d>
                    </m:num>
                    <m:den>
                      <m:r>
                        <w:del w:id="957" w:author="Zhang Li" w:date="2022-06-12T12:21:00Z">
                          <w:rPr>
                            <w:rFonts w:ascii="Cambria Math" w:eastAsia="宋体" w:hAnsi="Cambria Math" w:cs="Times New Roman"/>
                            <w:kern w:val="0"/>
                            <w:sz w:val="24"/>
                            <w:szCs w:val="24"/>
                          </w:rPr>
                          <m:t>10</m:t>
                        </w:del>
                      </m:r>
                    </m:den>
                  </m:f>
                </m:sup>
              </m:sSup>
              <m:r>
                <w:del w:id="958" w:author="Zhang Li" w:date="2022-06-12T12:21:00Z">
                  <w:rPr>
                    <w:rFonts w:ascii="Cambria Math" w:eastAsia="宋体" w:hAnsi="Cambria Math" w:cs="Times New Roman"/>
                    <w:kern w:val="0"/>
                    <w:sz w:val="24"/>
                    <w:szCs w:val="24"/>
                  </w:rPr>
                  <m:t>⋅</m:t>
                </w:del>
              </m:r>
              <m:f>
                <m:fPr>
                  <m:ctrlPr>
                    <w:del w:id="959" w:author="Zhang Li" w:date="2022-06-12T12:21:00Z">
                      <w:rPr>
                        <w:rFonts w:ascii="Cambria Math" w:eastAsia="宋体" w:hAnsi="Cambria Math" w:cs="Times New Roman"/>
                        <w:i/>
                        <w:kern w:val="0"/>
                        <w:sz w:val="24"/>
                        <w:szCs w:val="24"/>
                      </w:rPr>
                    </w:del>
                  </m:ctrlPr>
                </m:fPr>
                <m:num>
                  <m:r>
                    <w:del w:id="960" w:author="Zhang Li" w:date="2022-06-12T12:21:00Z">
                      <w:rPr>
                        <w:rFonts w:ascii="Cambria Math" w:eastAsia="宋体" w:hAnsi="Cambria Math" w:cs="Times New Roman"/>
                        <w:kern w:val="0"/>
                        <w:sz w:val="24"/>
                        <w:szCs w:val="24"/>
                      </w:rPr>
                      <m:t>β</m:t>
                    </w:del>
                  </m:r>
                  <m:sSub>
                    <m:sSubPr>
                      <m:ctrlPr>
                        <w:del w:id="961" w:author="Zhang Li" w:date="2022-06-12T12:21:00Z">
                          <w:rPr>
                            <w:rFonts w:ascii="Cambria Math" w:eastAsia="宋体" w:hAnsi="Cambria Math" w:cs="Times New Roman"/>
                            <w:i/>
                            <w:kern w:val="0"/>
                            <w:sz w:val="24"/>
                            <w:szCs w:val="24"/>
                          </w:rPr>
                        </w:del>
                      </m:ctrlPr>
                    </m:sSubPr>
                    <m:e>
                      <m:r>
                        <w:del w:id="962" w:author="Zhang Li" w:date="2022-06-12T12:21:00Z">
                          <w:rPr>
                            <w:rFonts w:ascii="Cambria Math" w:eastAsia="宋体" w:hAnsi="Cambria Math" w:cs="Times New Roman"/>
                            <w:kern w:val="0"/>
                            <w:sz w:val="24"/>
                            <w:szCs w:val="24"/>
                          </w:rPr>
                          <m:t>P</m:t>
                        </w:del>
                      </m:r>
                    </m:e>
                    <m:sub>
                      <m:r>
                        <w:del w:id="963" w:author="Zhang Li" w:date="2022-06-12T12:21:00Z">
                          <w:rPr>
                            <w:rFonts w:ascii="Cambria Math" w:eastAsia="宋体" w:hAnsi="Cambria Math" w:cs="Times New Roman"/>
                            <w:kern w:val="0"/>
                            <w:sz w:val="24"/>
                            <w:szCs w:val="24"/>
                          </w:rPr>
                          <m:t>n</m:t>
                        </w:del>
                      </m:r>
                    </m:sub>
                  </m:sSub>
                </m:num>
                <m:den>
                  <m:sSub>
                    <m:sSubPr>
                      <m:ctrlPr>
                        <w:del w:id="964" w:author="Zhang Li" w:date="2022-06-12T12:21:00Z">
                          <w:rPr>
                            <w:rFonts w:ascii="Cambria Math" w:eastAsia="宋体" w:hAnsi="Cambria Math" w:cs="Times New Roman"/>
                            <w:i/>
                            <w:kern w:val="0"/>
                            <w:sz w:val="24"/>
                            <w:szCs w:val="24"/>
                          </w:rPr>
                        </w:del>
                      </m:ctrlPr>
                    </m:sSubPr>
                    <m:e>
                      <m:r>
                        <w:del w:id="965" w:author="Zhang Li" w:date="2022-06-12T12:21:00Z">
                          <w:rPr>
                            <w:rFonts w:ascii="Cambria Math" w:eastAsia="宋体" w:hAnsi="Cambria Math" w:cs="Times New Roman"/>
                            <w:kern w:val="0"/>
                            <w:sz w:val="24"/>
                            <w:szCs w:val="24"/>
                          </w:rPr>
                          <m:t>P</m:t>
                        </w:del>
                      </m:r>
                    </m:e>
                    <m:sub>
                      <m:r>
                        <w:del w:id="966" w:author="Zhang Li" w:date="2022-06-12T12:21:00Z">
                          <w:rPr>
                            <w:rFonts w:ascii="Cambria Math" w:eastAsia="宋体" w:hAnsi="Cambria Math" w:cs="Times New Roman"/>
                            <w:kern w:val="0"/>
                            <w:sz w:val="24"/>
                            <w:szCs w:val="24"/>
                          </w:rPr>
                          <m:t>t</m:t>
                        </w:del>
                      </m:r>
                    </m:sub>
                  </m:sSub>
                </m:den>
              </m:f>
              <m:r>
                <w:del w:id="967" w:author="Zhang Li" w:date="2022-06-12T12:21:00Z">
                  <w:rPr>
                    <w:rFonts w:ascii="Cambria Math" w:eastAsia="宋体" w:hAnsi="Cambria Math" w:cs="Times New Roman"/>
                    <w:kern w:val="0"/>
                    <w:sz w:val="24"/>
                    <w:szCs w:val="24"/>
                  </w:rPr>
                  <m:t>⋅</m:t>
                </w:del>
              </m:r>
              <m:sSup>
                <m:sSupPr>
                  <m:ctrlPr>
                    <w:del w:id="968" w:author="Zhang Li" w:date="2022-06-12T12:21:00Z">
                      <w:rPr>
                        <w:rFonts w:ascii="Cambria Math" w:eastAsia="宋体" w:hAnsi="Cambria Math" w:cs="Times New Roman"/>
                        <w:i/>
                        <w:kern w:val="0"/>
                        <w:sz w:val="24"/>
                        <w:szCs w:val="24"/>
                      </w:rPr>
                    </w:del>
                  </m:ctrlPr>
                </m:sSupPr>
                <m:e>
                  <m:d>
                    <m:dPr>
                      <m:ctrlPr>
                        <w:del w:id="969" w:author="Zhang Li" w:date="2022-06-12T12:21:00Z">
                          <w:rPr>
                            <w:rFonts w:ascii="Cambria Math" w:eastAsia="宋体" w:hAnsi="Cambria Math" w:cs="Times New Roman"/>
                            <w:i/>
                            <w:kern w:val="0"/>
                            <w:sz w:val="24"/>
                            <w:szCs w:val="24"/>
                          </w:rPr>
                        </w:del>
                      </m:ctrlPr>
                    </m:dPr>
                    <m:e>
                      <m:f>
                        <m:fPr>
                          <m:ctrlPr>
                            <w:del w:id="970" w:author="Zhang Li" w:date="2022-06-12T12:21:00Z">
                              <w:rPr>
                                <w:rFonts w:ascii="Cambria Math" w:eastAsia="宋体" w:hAnsi="Cambria Math" w:cs="Times New Roman"/>
                                <w:i/>
                                <w:kern w:val="0"/>
                                <w:sz w:val="24"/>
                                <w:szCs w:val="24"/>
                              </w:rPr>
                            </w:del>
                          </m:ctrlPr>
                        </m:fPr>
                        <m:num>
                          <m:sSub>
                            <m:sSubPr>
                              <m:ctrlPr>
                                <w:del w:id="971" w:author="Zhang Li" w:date="2022-06-12T12:21:00Z">
                                  <w:rPr>
                                    <w:rFonts w:ascii="Cambria Math" w:eastAsia="宋体" w:hAnsi="Cambria Math" w:cs="Times New Roman"/>
                                    <w:i/>
                                    <w:kern w:val="0"/>
                                    <w:sz w:val="24"/>
                                    <w:szCs w:val="24"/>
                                  </w:rPr>
                                </w:del>
                              </m:ctrlPr>
                            </m:sSubPr>
                            <m:e>
                              <m:r>
                                <w:del w:id="972" w:author="Zhang Li" w:date="2022-06-12T12:21:00Z">
                                  <w:rPr>
                                    <w:rFonts w:ascii="Cambria Math" w:eastAsia="宋体" w:hAnsi="Cambria Math" w:cs="Times New Roman"/>
                                    <w:kern w:val="0"/>
                                    <w:sz w:val="24"/>
                                    <w:szCs w:val="24"/>
                                  </w:rPr>
                                  <m:t>d</m:t>
                                </w:del>
                              </m:r>
                            </m:e>
                            <m:sub>
                              <m:r>
                                <w:del w:id="973" w:author="Zhang Li" w:date="2022-06-12T12:21:00Z">
                                  <w:rPr>
                                    <w:rFonts w:ascii="Cambria Math" w:eastAsia="宋体" w:hAnsi="Cambria Math" w:cs="Times New Roman"/>
                                    <w:kern w:val="0"/>
                                    <w:sz w:val="24"/>
                                    <w:szCs w:val="24"/>
                                  </w:rPr>
                                  <m:t>u,v</m:t>
                                </w:del>
                              </m:r>
                            </m:sub>
                          </m:sSub>
                        </m:num>
                        <m:den>
                          <m:sSub>
                            <m:sSubPr>
                              <m:ctrlPr>
                                <w:del w:id="974" w:author="Zhang Li" w:date="2022-06-12T12:21:00Z">
                                  <w:rPr>
                                    <w:rFonts w:ascii="Cambria Math" w:eastAsia="宋体" w:hAnsi="Cambria Math" w:cs="Times New Roman"/>
                                    <w:i/>
                                    <w:kern w:val="0"/>
                                    <w:sz w:val="24"/>
                                    <w:szCs w:val="24"/>
                                  </w:rPr>
                                </w:del>
                              </m:ctrlPr>
                            </m:sSubPr>
                            <m:e>
                              <m:r>
                                <w:del w:id="975" w:author="Zhang Li" w:date="2022-06-12T12:21:00Z">
                                  <w:rPr>
                                    <w:rFonts w:ascii="Cambria Math" w:eastAsia="宋体" w:hAnsi="Cambria Math" w:cs="Times New Roman"/>
                                    <w:kern w:val="0"/>
                                    <w:sz w:val="24"/>
                                    <w:szCs w:val="24"/>
                                  </w:rPr>
                                  <m:t>d</m:t>
                                </w:del>
                              </m:r>
                            </m:e>
                            <m:sub>
                              <m:r>
                                <w:del w:id="976" w:author="Zhang Li" w:date="2022-06-12T12:21:00Z">
                                  <w:rPr>
                                    <w:rFonts w:ascii="Cambria Math" w:eastAsia="宋体" w:hAnsi="Cambria Math" w:cs="Times New Roman"/>
                                    <w:kern w:val="0"/>
                                    <w:sz w:val="24"/>
                                    <w:szCs w:val="24"/>
                                  </w:rPr>
                                  <m:t>0</m:t>
                                </w:del>
                              </m:r>
                            </m:sub>
                          </m:sSub>
                        </m:den>
                      </m:f>
                    </m:e>
                  </m:d>
                </m:e>
                <m:sup>
                  <m:r>
                    <w:del w:id="977" w:author="Zhang Li" w:date="2022-06-12T12:21:00Z">
                      <w:rPr>
                        <w:rFonts w:ascii="Cambria Math" w:eastAsia="宋体" w:hAnsi="Cambria Math" w:cs="Times New Roman"/>
                        <w:kern w:val="0"/>
                        <w:sz w:val="24"/>
                        <w:szCs w:val="24"/>
                      </w:rPr>
                      <m:t>-α</m:t>
                    </w:del>
                  </m:r>
                </m:sup>
              </m:sSup>
            </m:sup>
          </m:sSup>
        </m:oMath>
      </m:oMathPara>
    </w:p>
    <w:p w14:paraId="4D901362" w14:textId="3268AC6D" w:rsidR="0068181E" w:rsidRDefault="007F23A5">
      <w:pPr>
        <w:spacing w:afterLines="100" w:after="312"/>
        <w:ind w:firstLine="420"/>
        <w:rPr>
          <w:ins w:id="978" w:author="Zhang Li" w:date="2022-06-12T12:25:00Z"/>
          <w:rFonts w:ascii="Times New Roman" w:eastAsia="宋体" w:hAnsi="Times New Roman" w:cs="Times New Roman"/>
          <w:kern w:val="0"/>
          <w:sz w:val="24"/>
          <w:szCs w:val="24"/>
        </w:rPr>
        <w:pPrChange w:id="979" w:author="Zhang Li" w:date="2022-06-16T14:50:00Z">
          <w:pPr>
            <w:spacing w:afterLines="100" w:after="312"/>
          </w:pPr>
        </w:pPrChange>
      </w:pPr>
      <w:ins w:id="980" w:author="Zhang Li" w:date="2022-06-16T14:52:00Z">
        <w:r>
          <w:rPr>
            <w:rFonts w:ascii="Times New Roman" w:eastAsia="宋体" w:hAnsi="Times New Roman" w:cs="Times New Roman"/>
            <w:kern w:val="0"/>
            <w:sz w:val="24"/>
            <w:szCs w:val="24"/>
          </w:rPr>
          <w:t xml:space="preserve">In broadcast protocol, </w:t>
        </w:r>
      </w:ins>
      <w:ins w:id="981" w:author="Zhang Li" w:date="2022-06-16T14:50:00Z">
        <w:r w:rsidR="00182B73">
          <w:rPr>
            <w:rFonts w:ascii="Times New Roman" w:eastAsia="宋体" w:hAnsi="Times New Roman" w:cs="Times New Roman"/>
            <w:kern w:val="0"/>
            <w:sz w:val="24"/>
            <w:szCs w:val="24"/>
          </w:rPr>
          <w:t>n</w:t>
        </w:r>
      </w:ins>
      <w:ins w:id="982" w:author="Zhang Li" w:date="2022-06-12T12:25:00Z">
        <w:r w:rsidR="0068181E" w:rsidRPr="007D4019">
          <w:rPr>
            <w:rFonts w:ascii="Times New Roman" w:eastAsia="宋体" w:hAnsi="Times New Roman" w:cs="Times New Roman"/>
            <w:kern w:val="0"/>
            <w:sz w:val="24"/>
            <w:szCs w:val="24"/>
          </w:rPr>
          <w:t>odes communicate with other</w:t>
        </w:r>
        <w:r w:rsidR="0068181E">
          <w:rPr>
            <w:rFonts w:ascii="Times New Roman" w:eastAsia="宋体" w:hAnsi="Times New Roman" w:cs="Times New Roman"/>
            <w:kern w:val="0"/>
            <w:sz w:val="24"/>
            <w:szCs w:val="24"/>
          </w:rPr>
          <w:t xml:space="preserve"> </w:t>
        </w:r>
        <w:r w:rsidR="0068181E" w:rsidRPr="007D4019">
          <w:rPr>
            <w:rFonts w:ascii="Times New Roman" w:eastAsia="宋体" w:hAnsi="Times New Roman" w:cs="Times New Roman"/>
            <w:kern w:val="0"/>
            <w:sz w:val="24"/>
            <w:szCs w:val="24"/>
          </w:rPr>
          <w:t>nodes within a single hop, which</w:t>
        </w:r>
        <w:r w:rsidR="0068181E">
          <w:rPr>
            <w:rFonts w:ascii="Times New Roman" w:eastAsia="宋体" w:hAnsi="Times New Roman" w:cs="Times New Roman"/>
            <w:kern w:val="0"/>
            <w:sz w:val="24"/>
            <w:szCs w:val="24"/>
          </w:rPr>
          <w:t xml:space="preserve"> </w:t>
        </w:r>
        <w:r w:rsidR="0068181E" w:rsidRPr="007D4019">
          <w:rPr>
            <w:rFonts w:ascii="Times New Roman" w:eastAsia="宋体" w:hAnsi="Times New Roman" w:cs="Times New Roman"/>
            <w:kern w:val="0"/>
            <w:sz w:val="24"/>
            <w:szCs w:val="24"/>
          </w:rPr>
          <w:t xml:space="preserve">means that any pair of nodes can </w:t>
        </w:r>
      </w:ins>
      <w:ins w:id="983" w:author="Zhang Li" w:date="2022-06-16T14:53:00Z">
        <w:r>
          <w:rPr>
            <w:rFonts w:ascii="Times New Roman" w:eastAsia="宋体" w:hAnsi="Times New Roman" w:cs="Times New Roman"/>
            <w:kern w:val="0"/>
            <w:sz w:val="24"/>
            <w:szCs w:val="24"/>
          </w:rPr>
          <w:t>communicate</w:t>
        </w:r>
      </w:ins>
      <w:ins w:id="984" w:author="Zhang Li" w:date="2022-06-12T12:25:00Z">
        <w:r w:rsidR="0068181E" w:rsidRPr="007D4019">
          <w:rPr>
            <w:rFonts w:ascii="Times New Roman" w:eastAsia="宋体" w:hAnsi="Times New Roman" w:cs="Times New Roman"/>
            <w:kern w:val="0"/>
            <w:sz w:val="24"/>
            <w:szCs w:val="24"/>
          </w:rPr>
          <w:t xml:space="preserve"> through a wireless</w:t>
        </w:r>
        <w:r w:rsidR="0068181E">
          <w:rPr>
            <w:rFonts w:ascii="Times New Roman" w:eastAsia="宋体" w:hAnsi="Times New Roman" w:cs="Times New Roman"/>
            <w:kern w:val="0"/>
            <w:sz w:val="24"/>
            <w:szCs w:val="24"/>
          </w:rPr>
          <w:t xml:space="preserve"> </w:t>
        </w:r>
        <w:r w:rsidR="0068181E" w:rsidRPr="007D4019">
          <w:rPr>
            <w:rFonts w:ascii="Times New Roman" w:eastAsia="宋体" w:hAnsi="Times New Roman" w:cs="Times New Roman"/>
            <w:kern w:val="0"/>
            <w:sz w:val="24"/>
            <w:szCs w:val="24"/>
          </w:rPr>
          <w:t>channel.</w:t>
        </w:r>
        <w:r w:rsidR="0068181E">
          <w:rPr>
            <w:rFonts w:ascii="Times New Roman" w:eastAsia="宋体" w:hAnsi="Times New Roman" w:cs="Times New Roman"/>
            <w:kern w:val="0"/>
            <w:sz w:val="24"/>
            <w:szCs w:val="24"/>
          </w:rPr>
          <w:t xml:space="preserve"> </w:t>
        </w:r>
      </w:ins>
      <w:ins w:id="985" w:author="Zhang Li" w:date="2022-06-16T14:54:00Z">
        <w:r>
          <w:rPr>
            <w:rFonts w:ascii="Times New Roman" w:eastAsia="宋体" w:hAnsi="Times New Roman" w:cs="Times New Roman"/>
            <w:kern w:val="0"/>
            <w:sz w:val="24"/>
            <w:szCs w:val="24"/>
          </w:rPr>
          <w:t>W</w:t>
        </w:r>
      </w:ins>
      <w:ins w:id="986" w:author="Zhang Li" w:date="2022-06-12T12:25:00Z">
        <w:r w:rsidR="0068181E">
          <w:rPr>
            <w:rFonts w:ascii="Times New Roman" w:eastAsia="宋体" w:hAnsi="Times New Roman" w:cs="Times New Roman"/>
            <w:kern w:val="0"/>
            <w:sz w:val="24"/>
            <w:szCs w:val="24"/>
          </w:rPr>
          <w:t xml:space="preserve">e assume that each </w:t>
        </w:r>
      </w:ins>
      <w:ins w:id="987" w:author="Zhang Li" w:date="2022-06-16T14:55:00Z">
        <w:r>
          <w:rPr>
            <w:rFonts w:ascii="Times New Roman" w:eastAsia="宋体" w:hAnsi="Times New Roman" w:cs="Times New Roman"/>
            <w:kern w:val="0"/>
            <w:sz w:val="24"/>
            <w:szCs w:val="24"/>
          </w:rPr>
          <w:t>the</w:t>
        </w:r>
      </w:ins>
      <w:ins w:id="988" w:author="Zhang Li" w:date="2022-06-12T12:25:00Z">
        <w:r w:rsidR="0068181E">
          <w:rPr>
            <w:rFonts w:ascii="Times New Roman" w:eastAsia="宋体" w:hAnsi="Times New Roman" w:cs="Times New Roman"/>
            <w:kern w:val="0"/>
            <w:sz w:val="24"/>
            <w:szCs w:val="24"/>
          </w:rPr>
          <w:t xml:space="preserve"> transmission power </w:t>
        </w:r>
      </w:ins>
      <m:oMath>
        <m:sSub>
          <m:sSubPr>
            <m:ctrlPr>
              <w:ins w:id="989" w:author="Zhang Li" w:date="2022-06-12T12:25:00Z">
                <w:rPr>
                  <w:rFonts w:ascii="Cambria Math" w:eastAsia="宋体" w:hAnsi="Cambria Math" w:cs="Times New Roman"/>
                  <w:i/>
                  <w:kern w:val="0"/>
                  <w:sz w:val="24"/>
                  <w:szCs w:val="24"/>
                </w:rPr>
              </w:ins>
            </m:ctrlPr>
          </m:sSubPr>
          <m:e>
            <m:r>
              <w:ins w:id="990" w:author="Zhang Li" w:date="2022-06-12T12:25:00Z">
                <w:rPr>
                  <w:rFonts w:ascii="Cambria Math" w:eastAsia="宋体" w:hAnsi="Cambria Math" w:cs="Times New Roman"/>
                  <w:kern w:val="0"/>
                  <w:sz w:val="24"/>
                  <w:szCs w:val="24"/>
                </w:rPr>
                <m:t>P</m:t>
              </w:ins>
            </m:r>
          </m:e>
          <m:sub>
            <m:r>
              <w:ins w:id="991" w:author="Zhang Li" w:date="2022-06-12T12:25:00Z">
                <w:rPr>
                  <w:rFonts w:ascii="Cambria Math" w:eastAsia="宋体" w:hAnsi="Cambria Math" w:cs="Times New Roman"/>
                  <w:kern w:val="0"/>
                  <w:sz w:val="24"/>
                  <w:szCs w:val="24"/>
                </w:rPr>
                <m:t>t</m:t>
              </w:ins>
            </m:r>
          </m:sub>
        </m:sSub>
      </m:oMath>
      <w:ins w:id="992" w:author="Zhang Li" w:date="2022-06-12T12:25:00Z">
        <w:r w:rsidR="0068181E">
          <w:rPr>
            <w:rFonts w:ascii="Times New Roman" w:eastAsia="宋体" w:hAnsi="Times New Roman" w:cs="Times New Roman" w:hint="eastAsia"/>
            <w:kern w:val="0"/>
            <w:sz w:val="24"/>
            <w:szCs w:val="24"/>
          </w:rPr>
          <w:t xml:space="preserve"> </w:t>
        </w:r>
      </w:ins>
      <w:ins w:id="993" w:author="Zhang Li" w:date="2022-06-16T14:55:00Z">
        <w:r>
          <w:rPr>
            <w:rFonts w:ascii="Times New Roman" w:eastAsia="宋体" w:hAnsi="Times New Roman" w:cs="Times New Roman"/>
            <w:kern w:val="0"/>
            <w:sz w:val="24"/>
            <w:szCs w:val="24"/>
          </w:rPr>
          <w:t>used by each node should</w:t>
        </w:r>
      </w:ins>
      <w:ins w:id="994" w:author="Zhang Li" w:date="2022-06-12T12:25:00Z">
        <w:r w:rsidR="0068181E">
          <w:rPr>
            <w:rFonts w:ascii="Times New Roman" w:eastAsia="宋体" w:hAnsi="Times New Roman" w:cs="Times New Roman"/>
            <w:kern w:val="0"/>
            <w:sz w:val="24"/>
            <w:szCs w:val="24"/>
          </w:rPr>
          <w:t xml:space="preserve"> cover</w:t>
        </w:r>
      </w:ins>
      <w:ins w:id="995" w:author="Zhang Li" w:date="2022-06-16T14:55:00Z">
        <w:r>
          <w:rPr>
            <w:rFonts w:ascii="Times New Roman" w:eastAsia="宋体" w:hAnsi="Times New Roman" w:cs="Times New Roman"/>
            <w:kern w:val="0"/>
            <w:sz w:val="24"/>
            <w:szCs w:val="24"/>
          </w:rPr>
          <w:t xml:space="preserve"> the</w:t>
        </w:r>
      </w:ins>
      <w:ins w:id="996" w:author="Zhang Li" w:date="2022-06-12T12:25:00Z">
        <w:r w:rsidR="0068181E">
          <w:rPr>
            <w:rFonts w:ascii="Times New Roman" w:eastAsia="宋体" w:hAnsi="Times New Roman" w:cs="Times New Roman"/>
            <w:kern w:val="0"/>
            <w:sz w:val="24"/>
            <w:szCs w:val="24"/>
          </w:rPr>
          <w:t xml:space="preserve"> </w:t>
        </w:r>
      </w:ins>
      <w:ins w:id="997" w:author="Zhang Li" w:date="2022-06-16T14:56:00Z">
        <w:r>
          <w:rPr>
            <w:rFonts w:ascii="Times New Roman" w:eastAsia="宋体" w:hAnsi="Times New Roman" w:cs="Times New Roman"/>
            <w:kern w:val="0"/>
            <w:sz w:val="24"/>
            <w:szCs w:val="24"/>
          </w:rPr>
          <w:t xml:space="preserve">wireless </w:t>
        </w:r>
      </w:ins>
      <w:ins w:id="998" w:author="Zhang Li" w:date="2022-06-12T12:25:00Z">
        <w:r w:rsidR="0068181E">
          <w:rPr>
            <w:rFonts w:ascii="Times New Roman" w:eastAsia="宋体" w:hAnsi="Times New Roman" w:cs="Times New Roman"/>
            <w:kern w:val="0"/>
            <w:sz w:val="24"/>
            <w:szCs w:val="24"/>
          </w:rPr>
          <w:t>network area</w:t>
        </w:r>
        <w:r w:rsidR="0068181E">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999" w:author="Zhang Li" w:date="2022-06-12T12:25:00Z"/>
          <w:rFonts w:ascii="Times New Roman" w:eastAsia="宋体" w:hAnsi="Times New Roman" w:cs="Times New Roman"/>
          <w:kern w:val="0"/>
          <w:sz w:val="24"/>
          <w:szCs w:val="24"/>
        </w:rPr>
      </w:pPr>
      <w:del w:id="1000"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001" w:author="Zhang Li" w:date="2022-06-12T12:25:00Z">
            <w:rPr>
              <w:rFonts w:ascii="Cambria Math" w:eastAsia="宋体" w:hAnsi="Cambria Math" w:cs="Times New Roman"/>
              <w:kern w:val="0"/>
              <w:sz w:val="24"/>
              <w:szCs w:val="24"/>
            </w:rPr>
            <m:t>⌈</m:t>
          </w:del>
        </m:r>
        <m:f>
          <m:fPr>
            <m:ctrlPr>
              <w:del w:id="1002" w:author="Zhang Li" w:date="2022-06-12T12:25:00Z">
                <w:rPr>
                  <w:rFonts w:ascii="Cambria Math" w:eastAsia="宋体" w:hAnsi="Cambria Math" w:cs="Times New Roman"/>
                  <w:i/>
                  <w:kern w:val="0"/>
                  <w:sz w:val="24"/>
                  <w:szCs w:val="24"/>
                </w:rPr>
              </w:del>
            </m:ctrlPr>
          </m:fPr>
          <m:num>
            <m:r>
              <w:del w:id="1003" w:author="Zhang Li" w:date="2022-06-12T12:25:00Z">
                <w:rPr>
                  <w:rFonts w:ascii="Cambria Math" w:eastAsia="宋体" w:hAnsi="Cambria Math" w:cs="Times New Roman"/>
                  <w:kern w:val="0"/>
                  <w:sz w:val="24"/>
                  <w:szCs w:val="24"/>
                </w:rPr>
                <m:t>N</m:t>
              </w:del>
            </m:r>
          </m:num>
          <m:den>
            <m:r>
              <w:del w:id="1004" w:author="Zhang Li" w:date="2022-06-12T12:25:00Z">
                <w:rPr>
                  <w:rFonts w:ascii="Cambria Math" w:eastAsia="宋体" w:hAnsi="Cambria Math" w:cs="Times New Roman"/>
                  <w:kern w:val="0"/>
                  <w:sz w:val="24"/>
                  <w:szCs w:val="24"/>
                </w:rPr>
                <m:t>2</m:t>
              </w:del>
            </m:r>
          </m:den>
        </m:f>
        <m:r>
          <w:del w:id="1005" w:author="Zhang Li" w:date="2022-06-12T12:25:00Z">
            <w:rPr>
              <w:rFonts w:ascii="Cambria Math" w:eastAsia="宋体" w:hAnsi="Cambria Math" w:cs="Times New Roman"/>
              <w:kern w:val="0"/>
              <w:sz w:val="24"/>
              <w:szCs w:val="24"/>
            </w:rPr>
            <m:t>⌉</m:t>
          </w:del>
        </m:r>
      </m:oMath>
      <w:del w:id="1006"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007" w:author="Zhang Li" w:date="2022-06-12T12:25:00Z">
            <w:rPr>
              <w:rFonts w:ascii="Cambria Math" w:eastAsia="宋体" w:hAnsi="Cambria Math" w:cs="Times New Roman"/>
              <w:kern w:val="0"/>
              <w:sz w:val="24"/>
              <w:szCs w:val="24"/>
              <w:highlight w:val="yellow"/>
            </w:rPr>
            <m:t>V</m:t>
          </w:del>
        </m:r>
      </m:oMath>
      <w:del w:id="1008"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009" w:author="Zhang Li" w:date="2022-06-12T12:25:00Z">
                <w:rPr>
                  <w:rFonts w:ascii="Cambria Math" w:eastAsia="宋体" w:hAnsi="Cambria Math" w:cs="Times New Roman"/>
                  <w:i/>
                  <w:kern w:val="0"/>
                  <w:sz w:val="24"/>
                  <w:szCs w:val="24"/>
                </w:rPr>
              </w:del>
            </m:ctrlPr>
          </m:sSubPr>
          <m:e>
            <m:r>
              <w:del w:id="1010" w:author="Zhang Li" w:date="2022-06-12T12:25:00Z">
                <w:rPr>
                  <w:rFonts w:ascii="Cambria Math" w:eastAsia="宋体" w:hAnsi="Cambria Math" w:cs="Times New Roman"/>
                  <w:kern w:val="0"/>
                  <w:sz w:val="24"/>
                  <w:szCs w:val="24"/>
                </w:rPr>
                <m:t>V</m:t>
              </w:del>
            </m:r>
          </m:e>
          <m:sub>
            <m:r>
              <w:del w:id="1011" w:author="Zhang Li" w:date="2022-06-12T12:25:00Z">
                <w:rPr>
                  <w:rFonts w:ascii="Cambria Math" w:eastAsia="宋体" w:hAnsi="Cambria Math" w:cs="Times New Roman"/>
                  <w:kern w:val="0"/>
                  <w:sz w:val="24"/>
                  <w:szCs w:val="24"/>
                </w:rPr>
                <m:t>f</m:t>
              </w:del>
            </m:r>
          </m:sub>
        </m:sSub>
      </m:oMath>
      <w:del w:id="1012"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013" w:author="Zhang Li" w:date="2022-06-12T12:25:00Z">
                <w:rPr>
                  <w:rFonts w:ascii="Cambria Math" w:eastAsia="宋体" w:hAnsi="Cambria Math" w:cs="Times New Roman"/>
                  <w:i/>
                  <w:kern w:val="0"/>
                  <w:sz w:val="24"/>
                  <w:szCs w:val="24"/>
                </w:rPr>
              </w:del>
            </m:ctrlPr>
          </m:sSubPr>
          <m:e>
            <m:r>
              <w:del w:id="1014" w:author="Zhang Li" w:date="2022-06-12T12:25:00Z">
                <w:rPr>
                  <w:rFonts w:ascii="Cambria Math" w:eastAsia="宋体" w:hAnsi="Cambria Math" w:cs="Times New Roman"/>
                  <w:kern w:val="0"/>
                  <w:sz w:val="24"/>
                  <w:szCs w:val="24"/>
                </w:rPr>
                <m:t>V</m:t>
              </w:del>
            </m:r>
          </m:e>
          <m:sub>
            <m:r>
              <w:del w:id="1015" w:author="Zhang Li" w:date="2022-06-12T12:25:00Z">
                <w:rPr>
                  <w:rFonts w:ascii="Cambria Math" w:eastAsia="宋体" w:hAnsi="Cambria Math" w:cs="Times New Roman"/>
                  <w:kern w:val="0"/>
                  <w:sz w:val="24"/>
                  <w:szCs w:val="24"/>
                </w:rPr>
                <m:t>f</m:t>
              </w:del>
            </m:r>
          </m:sub>
        </m:sSub>
      </m:oMath>
      <w:del w:id="1016"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017" w:author="Zhang Li" w:date="2022-06-12T12:25:00Z">
            <w:rPr>
              <w:rFonts w:ascii="Cambria Math" w:eastAsia="宋体" w:hAnsi="Cambria Math" w:cs="Times New Roman"/>
              <w:kern w:val="0"/>
              <w:sz w:val="24"/>
              <w:szCs w:val="24"/>
            </w:rPr>
            <m:t>f</m:t>
          </w:del>
        </m:r>
      </m:oMath>
      <w:del w:id="1018"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019" w:author="Zhang Li" w:date="2022-06-12T12:25:00Z">
            <w:rPr>
              <w:rFonts w:ascii="Cambria Math" w:eastAsia="宋体" w:hAnsi="Cambria Math" w:cs="Times New Roman"/>
              <w:kern w:val="0"/>
              <w:sz w:val="24"/>
              <w:szCs w:val="24"/>
            </w:rPr>
            <m:t>Nod</m:t>
          </w:del>
        </m:r>
        <m:sSub>
          <m:sSubPr>
            <m:ctrlPr>
              <w:del w:id="1020" w:author="Zhang Li" w:date="2022-06-12T12:25:00Z">
                <w:rPr>
                  <w:rFonts w:ascii="Cambria Math" w:eastAsia="宋体" w:hAnsi="Cambria Math" w:cs="Times New Roman"/>
                  <w:i/>
                  <w:kern w:val="0"/>
                  <w:sz w:val="24"/>
                  <w:szCs w:val="24"/>
                </w:rPr>
              </w:del>
            </m:ctrlPr>
          </m:sSubPr>
          <m:e>
            <m:r>
              <w:del w:id="1021" w:author="Zhang Li" w:date="2022-06-12T12:25:00Z">
                <w:rPr>
                  <w:rFonts w:ascii="Cambria Math" w:eastAsia="宋体" w:hAnsi="Cambria Math" w:cs="Times New Roman"/>
                  <w:kern w:val="0"/>
                  <w:sz w:val="24"/>
                  <w:szCs w:val="24"/>
                </w:rPr>
                <m:t>e</m:t>
              </w:del>
            </m:r>
          </m:e>
          <m:sub>
            <m:r>
              <w:del w:id="1022" w:author="Zhang Li" w:date="2022-06-12T12:25:00Z">
                <w:rPr>
                  <w:rFonts w:ascii="Cambria Math" w:eastAsia="宋体" w:hAnsi="Cambria Math" w:cs="Times New Roman"/>
                  <w:kern w:val="0"/>
                  <w:sz w:val="24"/>
                  <w:szCs w:val="24"/>
                </w:rPr>
                <m:t>v</m:t>
              </w:del>
            </m:r>
          </m:sub>
        </m:sSub>
      </m:oMath>
      <w:del w:id="1023"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7E3AC4" w:rsidP="0068181E">
      <w:pPr>
        <w:spacing w:afterLines="100" w:after="312"/>
        <w:rPr>
          <w:del w:id="1024" w:author="Zhang Li" w:date="2022-06-12T12:25:00Z"/>
          <w:rFonts w:ascii="Times New Roman" w:eastAsia="宋体" w:hAnsi="Times New Roman" w:cs="Times New Roman"/>
          <w:kern w:val="0"/>
          <w:sz w:val="24"/>
          <w:szCs w:val="24"/>
        </w:rPr>
      </w:pPr>
      <m:oMathPara>
        <m:oMath>
          <m:sSub>
            <m:sSubPr>
              <m:ctrlPr>
                <w:del w:id="1025" w:author="Zhang Li" w:date="2022-06-12T12:25:00Z">
                  <w:rPr>
                    <w:rFonts w:ascii="Cambria Math" w:eastAsia="宋体" w:hAnsi="Cambria Math" w:cs="Times New Roman"/>
                    <w:i/>
                    <w:kern w:val="0"/>
                    <w:sz w:val="24"/>
                    <w:szCs w:val="24"/>
                  </w:rPr>
                </w:del>
              </m:ctrlPr>
            </m:sSubPr>
            <m:e>
              <m:r>
                <w:del w:id="1026" w:author="Zhang Li" w:date="2022-06-12T12:25:00Z">
                  <w:rPr>
                    <w:rFonts w:ascii="Cambria Math" w:eastAsia="宋体" w:hAnsi="Cambria Math" w:cs="Times New Roman"/>
                    <w:kern w:val="0"/>
                    <w:sz w:val="24"/>
                    <w:szCs w:val="24"/>
                  </w:rPr>
                  <m:t>p</m:t>
                </w:del>
              </m:r>
            </m:e>
            <m:sub>
              <m:r>
                <w:del w:id="1027" w:author="Zhang Li" w:date="2022-06-12T12:25:00Z">
                  <w:rPr>
                    <w:rFonts w:ascii="Cambria Math" w:eastAsia="宋体" w:hAnsi="Cambria Math" w:cs="Times New Roman"/>
                    <w:kern w:val="0"/>
                    <w:sz w:val="24"/>
                    <w:szCs w:val="24"/>
                  </w:rPr>
                  <m:t xml:space="preserve"> Comm,v</m:t>
                </w:del>
              </m:r>
            </m:sub>
          </m:sSub>
          <m:r>
            <w:del w:id="1028" w:author="Zhang Li" w:date="2022-06-12T12:25:00Z">
              <w:rPr>
                <w:rFonts w:ascii="Cambria Math" w:eastAsia="宋体" w:hAnsi="Cambria Math" w:cs="Times New Roman"/>
                <w:kern w:val="0"/>
                <w:sz w:val="24"/>
                <w:szCs w:val="24"/>
              </w:rPr>
              <m:t>=</m:t>
            </w:del>
          </m:r>
          <m:nary>
            <m:naryPr>
              <m:chr m:val="∑"/>
              <m:ctrlPr>
                <w:del w:id="1029" w:author="Zhang Li" w:date="2022-06-12T12:25:00Z">
                  <w:rPr>
                    <w:rFonts w:ascii="Cambria Math" w:eastAsia="宋体" w:hAnsi="Cambria Math" w:cs="Times New Roman"/>
                    <w:i/>
                    <w:kern w:val="0"/>
                    <w:sz w:val="24"/>
                    <w:szCs w:val="24"/>
                  </w:rPr>
                </w:del>
              </m:ctrlPr>
            </m:naryPr>
            <m:sub>
              <m:r>
                <w:del w:id="1030" w:author="Zhang Li" w:date="2022-06-12T12:25:00Z">
                  <w:rPr>
                    <w:rFonts w:ascii="Cambria Math" w:eastAsia="宋体" w:hAnsi="Cambria Math" w:cs="Times New Roman"/>
                    <w:kern w:val="0"/>
                    <w:sz w:val="24"/>
                    <w:szCs w:val="24"/>
                  </w:rPr>
                  <m:t>f=⌈</m:t>
                </w:del>
              </m:r>
              <m:f>
                <m:fPr>
                  <m:ctrlPr>
                    <w:del w:id="1031" w:author="Zhang Li" w:date="2022-06-12T12:25:00Z">
                      <w:rPr>
                        <w:rFonts w:ascii="Cambria Math" w:eastAsia="宋体" w:hAnsi="Cambria Math" w:cs="Times New Roman"/>
                        <w:i/>
                        <w:kern w:val="0"/>
                        <w:sz w:val="24"/>
                        <w:szCs w:val="24"/>
                      </w:rPr>
                    </w:del>
                  </m:ctrlPr>
                </m:fPr>
                <m:num>
                  <m:r>
                    <w:del w:id="1032" w:author="Zhang Li" w:date="2022-06-12T12:25:00Z">
                      <w:rPr>
                        <w:rFonts w:ascii="Cambria Math" w:eastAsia="宋体" w:hAnsi="Cambria Math" w:cs="Times New Roman"/>
                        <w:kern w:val="0"/>
                        <w:sz w:val="24"/>
                        <w:szCs w:val="24"/>
                      </w:rPr>
                      <m:t>N</m:t>
                    </w:del>
                  </m:r>
                </m:num>
                <m:den>
                  <m:r>
                    <w:del w:id="1033" w:author="Zhang Li" w:date="2022-06-12T12:25:00Z">
                      <w:rPr>
                        <w:rFonts w:ascii="Cambria Math" w:eastAsia="宋体" w:hAnsi="Cambria Math" w:cs="Times New Roman"/>
                        <w:kern w:val="0"/>
                        <w:sz w:val="24"/>
                        <w:szCs w:val="24"/>
                      </w:rPr>
                      <m:t>2</m:t>
                    </w:del>
                  </m:r>
                </m:den>
              </m:f>
              <m:r>
                <w:del w:id="1034" w:author="Zhang Li" w:date="2022-06-12T12:25:00Z">
                  <w:rPr>
                    <w:rFonts w:ascii="Cambria Math" w:eastAsia="宋体" w:hAnsi="Cambria Math" w:cs="Times New Roman"/>
                    <w:kern w:val="0"/>
                    <w:sz w:val="24"/>
                    <w:szCs w:val="24"/>
                  </w:rPr>
                  <m:t>⌉</m:t>
                </w:del>
              </m:r>
            </m:sub>
            <m:sup>
              <m:r>
                <w:del w:id="1035" w:author="Zhang Li" w:date="2022-06-12T12:25:00Z">
                  <w:rPr>
                    <w:rFonts w:ascii="Cambria Math" w:eastAsia="宋体" w:hAnsi="Cambria Math" w:cs="Times New Roman"/>
                    <w:kern w:val="0"/>
                    <w:sz w:val="24"/>
                    <w:szCs w:val="24"/>
                  </w:rPr>
                  <m:t>N-1</m:t>
                </w:del>
              </m:r>
            </m:sup>
            <m:e>
              <m:nary>
                <m:naryPr>
                  <m:chr m:val="∏"/>
                  <m:supHide m:val="1"/>
                  <m:ctrlPr>
                    <w:del w:id="1036" w:author="Zhang Li" w:date="2022-06-12T12:25:00Z">
                      <w:rPr>
                        <w:rFonts w:ascii="Cambria Math" w:eastAsia="宋体" w:hAnsi="Cambria Math" w:cs="Times New Roman"/>
                        <w:i/>
                        <w:kern w:val="0"/>
                        <w:sz w:val="24"/>
                        <w:szCs w:val="24"/>
                      </w:rPr>
                    </w:del>
                  </m:ctrlPr>
                </m:naryPr>
                <m:sub>
                  <m:sSub>
                    <m:sSubPr>
                      <m:ctrlPr>
                        <w:del w:id="1037" w:author="Zhang Li" w:date="2022-06-12T12:25:00Z">
                          <w:rPr>
                            <w:rFonts w:ascii="Cambria Math" w:eastAsia="宋体" w:hAnsi="Cambria Math" w:cs="Times New Roman"/>
                            <w:i/>
                            <w:kern w:val="0"/>
                            <w:sz w:val="24"/>
                            <w:szCs w:val="24"/>
                          </w:rPr>
                        </w:del>
                      </m:ctrlPr>
                    </m:sSubPr>
                    <m:e>
                      <m:r>
                        <w:del w:id="1038" w:author="Zhang Li" w:date="2022-06-12T12:25:00Z">
                          <w:rPr>
                            <w:rFonts w:ascii="Cambria Math" w:eastAsia="宋体" w:hAnsi="Cambria Math" w:cs="Times New Roman"/>
                            <w:kern w:val="0"/>
                            <w:sz w:val="24"/>
                            <w:szCs w:val="24"/>
                          </w:rPr>
                          <m:t>v</m:t>
                        </w:del>
                      </m:r>
                    </m:e>
                    <m:sub>
                      <m:r>
                        <w:del w:id="1039" w:author="Zhang Li" w:date="2022-06-12T12:25:00Z">
                          <w:rPr>
                            <w:rFonts w:ascii="Cambria Math" w:eastAsia="宋体" w:hAnsi="Cambria Math" w:cs="Times New Roman"/>
                            <w:kern w:val="0"/>
                            <w:sz w:val="24"/>
                            <w:szCs w:val="24"/>
                          </w:rPr>
                          <m:t>f</m:t>
                        </w:del>
                      </m:r>
                    </m:sub>
                  </m:sSub>
                  <m:r>
                    <w:del w:id="1040" w:author="Zhang Li" w:date="2022-06-12T12:25:00Z">
                      <w:rPr>
                        <w:rFonts w:ascii="Cambria Math" w:eastAsia="宋体" w:hAnsi="Cambria Math" w:cs="Times New Roman"/>
                        <w:kern w:val="0"/>
                        <w:sz w:val="24"/>
                        <w:szCs w:val="24"/>
                      </w:rPr>
                      <m:t>∈</m:t>
                    </w:del>
                  </m:r>
                  <m:sSub>
                    <m:sSubPr>
                      <m:ctrlPr>
                        <w:del w:id="1041" w:author="Zhang Li" w:date="2022-06-12T12:25:00Z">
                          <w:rPr>
                            <w:rFonts w:ascii="Cambria Math" w:eastAsia="宋体" w:hAnsi="Cambria Math" w:cs="Times New Roman"/>
                            <w:i/>
                            <w:kern w:val="0"/>
                            <w:sz w:val="24"/>
                            <w:szCs w:val="24"/>
                          </w:rPr>
                        </w:del>
                      </m:ctrlPr>
                    </m:sSubPr>
                    <m:e>
                      <m:r>
                        <w:del w:id="1042" w:author="Zhang Li" w:date="2022-06-12T12:25:00Z">
                          <w:rPr>
                            <w:rFonts w:ascii="Cambria Math" w:eastAsia="宋体" w:hAnsi="Cambria Math" w:cs="Times New Roman"/>
                            <w:kern w:val="0"/>
                            <w:sz w:val="24"/>
                            <w:szCs w:val="24"/>
                          </w:rPr>
                          <m:t>V</m:t>
                        </w:del>
                      </m:r>
                    </m:e>
                    <m:sub>
                      <m:r>
                        <w:del w:id="1043" w:author="Zhang Li" w:date="2022-06-12T12:25:00Z">
                          <w:rPr>
                            <w:rFonts w:ascii="Cambria Math" w:eastAsia="宋体" w:hAnsi="Cambria Math" w:cs="Times New Roman"/>
                            <w:kern w:val="0"/>
                            <w:sz w:val="24"/>
                            <w:szCs w:val="24"/>
                          </w:rPr>
                          <m:t>f</m:t>
                        </w:del>
                      </m:r>
                    </m:sub>
                  </m:sSub>
                </m:sub>
                <m:sup/>
                <m:e>
                  <m:sSub>
                    <m:sSubPr>
                      <m:ctrlPr>
                        <w:del w:id="1044" w:author="Zhang Li" w:date="2022-06-12T12:25:00Z">
                          <w:rPr>
                            <w:rFonts w:ascii="Cambria Math" w:eastAsia="宋体" w:hAnsi="Cambria Math" w:cs="Times New Roman"/>
                            <w:i/>
                            <w:kern w:val="0"/>
                            <w:sz w:val="24"/>
                            <w:szCs w:val="24"/>
                          </w:rPr>
                        </w:del>
                      </m:ctrlPr>
                    </m:sSubPr>
                    <m:e>
                      <m:r>
                        <w:del w:id="1045" w:author="Zhang Li" w:date="2022-06-12T12:25:00Z">
                          <w:rPr>
                            <w:rFonts w:ascii="Cambria Math" w:eastAsia="宋体" w:hAnsi="Cambria Math" w:cs="Times New Roman"/>
                            <w:kern w:val="0"/>
                            <w:sz w:val="24"/>
                            <w:szCs w:val="24"/>
                          </w:rPr>
                          <m:t>ϵ</m:t>
                        </w:del>
                      </m:r>
                    </m:e>
                    <m:sub>
                      <m:sSub>
                        <m:sSubPr>
                          <m:ctrlPr>
                            <w:del w:id="1046" w:author="Zhang Li" w:date="2022-06-12T12:25:00Z">
                              <w:rPr>
                                <w:rFonts w:ascii="Cambria Math" w:eastAsia="宋体" w:hAnsi="Cambria Math" w:cs="Times New Roman"/>
                                <w:i/>
                                <w:kern w:val="0"/>
                                <w:sz w:val="24"/>
                                <w:szCs w:val="24"/>
                              </w:rPr>
                            </w:del>
                          </m:ctrlPr>
                        </m:sSubPr>
                        <m:e>
                          <m:r>
                            <w:del w:id="1047" w:author="Zhang Li" w:date="2022-06-12T12:25:00Z">
                              <w:rPr>
                                <w:rFonts w:ascii="Cambria Math" w:eastAsia="宋体" w:hAnsi="Cambria Math" w:cs="Times New Roman"/>
                                <w:kern w:val="0"/>
                                <w:sz w:val="24"/>
                                <w:szCs w:val="24"/>
                              </w:rPr>
                              <m:t>v</m:t>
                            </w:del>
                          </m:r>
                        </m:e>
                        <m:sub>
                          <m:r>
                            <w:del w:id="1048" w:author="Zhang Li" w:date="2022-06-12T12:25:00Z">
                              <w:rPr>
                                <w:rFonts w:ascii="Cambria Math" w:eastAsia="宋体" w:hAnsi="Cambria Math" w:cs="Times New Roman"/>
                                <w:kern w:val="0"/>
                                <w:sz w:val="24"/>
                                <w:szCs w:val="24"/>
                              </w:rPr>
                              <m:t>f</m:t>
                            </w:del>
                          </m:r>
                        </m:sub>
                      </m:sSub>
                      <m:r>
                        <w:del w:id="1049" w:author="Zhang Li" w:date="2022-06-12T12:25:00Z">
                          <w:rPr>
                            <w:rFonts w:ascii="Cambria Math" w:eastAsia="宋体" w:hAnsi="Cambria Math" w:cs="Times New Roman"/>
                            <w:kern w:val="0"/>
                            <w:sz w:val="24"/>
                            <w:szCs w:val="24"/>
                          </w:rPr>
                          <m:t>,v</m:t>
                        </w:del>
                      </m:r>
                    </m:sub>
                  </m:sSub>
                </m:e>
              </m:nary>
              <m:nary>
                <m:naryPr>
                  <m:chr m:val="∏"/>
                  <m:supHide m:val="1"/>
                  <m:ctrlPr>
                    <w:del w:id="1050" w:author="Zhang Li" w:date="2022-06-12T12:25:00Z">
                      <w:rPr>
                        <w:rFonts w:ascii="Cambria Math" w:eastAsia="宋体" w:hAnsi="Cambria Math" w:cs="Times New Roman"/>
                        <w:i/>
                        <w:kern w:val="0"/>
                        <w:sz w:val="24"/>
                        <w:szCs w:val="24"/>
                      </w:rPr>
                    </w:del>
                  </m:ctrlPr>
                </m:naryPr>
                <m:sub>
                  <m:sSub>
                    <m:sSubPr>
                      <m:ctrlPr>
                        <w:del w:id="1051" w:author="Zhang Li" w:date="2022-06-12T12:25:00Z">
                          <w:rPr>
                            <w:rFonts w:ascii="Cambria Math" w:eastAsia="宋体" w:hAnsi="Cambria Math" w:cs="Times New Roman"/>
                            <w:i/>
                            <w:kern w:val="0"/>
                            <w:sz w:val="24"/>
                            <w:szCs w:val="24"/>
                          </w:rPr>
                        </w:del>
                      </m:ctrlPr>
                    </m:sSubPr>
                    <m:e>
                      <m:r>
                        <w:del w:id="1052" w:author="Zhang Li" w:date="2022-06-12T12:25:00Z">
                          <w:rPr>
                            <w:rFonts w:ascii="Cambria Math" w:eastAsia="宋体" w:hAnsi="Cambria Math" w:cs="Times New Roman"/>
                            <w:kern w:val="0"/>
                            <w:sz w:val="24"/>
                            <w:szCs w:val="24"/>
                          </w:rPr>
                          <m:t>v</m:t>
                        </w:del>
                      </m:r>
                    </m:e>
                    <m:sub>
                      <m:r>
                        <w:del w:id="1053" w:author="Zhang Li" w:date="2022-06-12T12:25:00Z">
                          <w:rPr>
                            <w:rFonts w:ascii="Cambria Math" w:eastAsia="宋体" w:hAnsi="Cambria Math" w:cs="Times New Roman"/>
                            <w:kern w:val="0"/>
                            <w:sz w:val="24"/>
                            <w:szCs w:val="24"/>
                          </w:rPr>
                          <m:t>h</m:t>
                        </w:del>
                      </m:r>
                    </m:sub>
                  </m:sSub>
                  <m:r>
                    <w:del w:id="1054" w:author="Zhang Li" w:date="2022-06-12T12:25:00Z">
                      <w:rPr>
                        <w:rFonts w:ascii="Cambria Math" w:eastAsia="宋体" w:hAnsi="Cambria Math" w:cs="Times New Roman"/>
                        <w:kern w:val="0"/>
                        <w:sz w:val="24"/>
                        <w:szCs w:val="24"/>
                      </w:rPr>
                      <m:t>∈</m:t>
                    </w:del>
                  </m:r>
                  <m:r>
                    <w:del w:id="1055" w:author="Zhang Li" w:date="2022-06-12T12:25:00Z">
                      <w:rPr>
                        <w:rFonts w:ascii="Cambria Math" w:eastAsia="宋体" w:hAnsi="Cambria Math" w:cs="Times New Roman" w:hint="eastAsia"/>
                        <w:kern w:val="0"/>
                        <w:sz w:val="24"/>
                        <w:szCs w:val="24"/>
                      </w:rPr>
                      <m:t>V</m:t>
                    </w:del>
                  </m:r>
                  <m:r>
                    <w:del w:id="1056" w:author="Zhang Li" w:date="2022-06-12T12:25:00Z">
                      <w:rPr>
                        <w:rFonts w:ascii="Cambria Math" w:eastAsia="宋体" w:hAnsi="Cambria Math" w:cs="Times New Roman"/>
                        <w:kern w:val="0"/>
                        <w:sz w:val="24"/>
                        <w:szCs w:val="24"/>
                      </w:rPr>
                      <m:t>∖</m:t>
                    </w:del>
                  </m:r>
                  <m:sSub>
                    <m:sSubPr>
                      <m:ctrlPr>
                        <w:del w:id="1057" w:author="Zhang Li" w:date="2022-06-12T12:25:00Z">
                          <w:rPr>
                            <w:rFonts w:ascii="Cambria Math" w:eastAsia="宋体" w:hAnsi="Cambria Math" w:cs="Times New Roman"/>
                            <w:i/>
                            <w:kern w:val="0"/>
                            <w:sz w:val="24"/>
                            <w:szCs w:val="24"/>
                          </w:rPr>
                        </w:del>
                      </m:ctrlPr>
                    </m:sSubPr>
                    <m:e>
                      <m:r>
                        <w:del w:id="1058" w:author="Zhang Li" w:date="2022-06-12T12:25:00Z">
                          <w:rPr>
                            <w:rFonts w:ascii="Cambria Math" w:eastAsia="宋体" w:hAnsi="Cambria Math" w:cs="Times New Roman"/>
                            <w:kern w:val="0"/>
                            <w:sz w:val="24"/>
                            <w:szCs w:val="24"/>
                          </w:rPr>
                          <m:t>V</m:t>
                        </w:del>
                      </m:r>
                    </m:e>
                    <m:sub>
                      <m:r>
                        <w:del w:id="1059" w:author="Zhang Li" w:date="2022-06-12T12:25:00Z">
                          <w:rPr>
                            <w:rFonts w:ascii="Cambria Math" w:eastAsia="宋体" w:hAnsi="Cambria Math" w:cs="Times New Roman"/>
                            <w:kern w:val="0"/>
                            <w:sz w:val="24"/>
                            <w:szCs w:val="24"/>
                          </w:rPr>
                          <m:t>f</m:t>
                        </w:del>
                      </m:r>
                    </m:sub>
                  </m:sSub>
                </m:sub>
                <m:sup/>
                <m:e>
                  <m:d>
                    <m:dPr>
                      <m:begChr m:val="["/>
                      <m:endChr m:val="]"/>
                      <m:ctrlPr>
                        <w:del w:id="1060" w:author="Zhang Li" w:date="2022-06-12T12:25:00Z">
                          <w:rPr>
                            <w:rFonts w:ascii="Cambria Math" w:eastAsia="宋体" w:hAnsi="Cambria Math" w:cs="Times New Roman"/>
                            <w:i/>
                            <w:kern w:val="0"/>
                            <w:sz w:val="24"/>
                            <w:szCs w:val="24"/>
                          </w:rPr>
                        </w:del>
                      </m:ctrlPr>
                    </m:dPr>
                    <m:e>
                      <m:r>
                        <w:del w:id="1061" w:author="Zhang Li" w:date="2022-06-12T12:25:00Z">
                          <w:rPr>
                            <w:rFonts w:ascii="Cambria Math" w:eastAsia="宋体" w:hAnsi="Cambria Math" w:cs="Times New Roman"/>
                            <w:kern w:val="0"/>
                            <w:sz w:val="24"/>
                            <w:szCs w:val="24"/>
                          </w:rPr>
                          <m:t>1-</m:t>
                        </w:del>
                      </m:r>
                      <m:sSub>
                        <m:sSubPr>
                          <m:ctrlPr>
                            <w:del w:id="1062" w:author="Zhang Li" w:date="2022-06-12T12:25:00Z">
                              <w:rPr>
                                <w:rFonts w:ascii="Cambria Math" w:eastAsia="宋体" w:hAnsi="Cambria Math" w:cs="Times New Roman"/>
                                <w:i/>
                                <w:kern w:val="0"/>
                                <w:sz w:val="24"/>
                                <w:szCs w:val="24"/>
                              </w:rPr>
                            </w:del>
                          </m:ctrlPr>
                        </m:sSubPr>
                        <m:e>
                          <m:r>
                            <w:del w:id="1063" w:author="Zhang Li" w:date="2022-06-12T12:25:00Z">
                              <w:rPr>
                                <w:rFonts w:ascii="Cambria Math" w:eastAsia="宋体" w:hAnsi="Cambria Math" w:cs="Times New Roman"/>
                                <w:kern w:val="0"/>
                                <w:sz w:val="24"/>
                                <w:szCs w:val="24"/>
                              </w:rPr>
                              <m:t>ϵ</m:t>
                            </w:del>
                          </m:r>
                        </m:e>
                        <m:sub>
                          <m:r>
                            <w:del w:id="1064"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065" w:author="Zhang Li" w:date="2022-06-12T12:25:00Z"/>
          <w:rFonts w:ascii="Times New Roman" w:eastAsia="宋体" w:hAnsi="Times New Roman" w:cs="Times New Roman"/>
          <w:kern w:val="0"/>
          <w:sz w:val="24"/>
          <w:szCs w:val="24"/>
        </w:rPr>
      </w:pPr>
      <w:del w:id="1066" w:author="Zhang Li" w:date="2022-06-12T12:25:00Z">
        <w:r w:rsidDel="0068181E">
          <w:rPr>
            <w:rFonts w:ascii="Times New Roman" w:eastAsia="宋体" w:hAnsi="Times New Roman" w:cs="Times New Roman"/>
            <w:kern w:val="0"/>
            <w:sz w:val="24"/>
            <w:szCs w:val="24"/>
          </w:rPr>
          <w:tab/>
          <w:delText xml:space="preserve">The security of SWIB not relies on the correct of block proposer. Since if block proposer is faulty, the rest of honest can still vote for an empty block and reach consensus eventually. </w:delText>
        </w:r>
        <w:r w:rsidDel="0068181E">
          <w:rPr>
            <w:rFonts w:ascii="Times New Roman" w:eastAsia="宋体" w:hAnsi="Times New Roman" w:cs="Times New Roman"/>
            <w:kern w:val="0"/>
            <w:sz w:val="24"/>
            <w:szCs w:val="24"/>
          </w:rPr>
          <w:lastRenderedPageBreak/>
          <w:delText>We will analyze the performance of SWIB utilizing the communication interruption probability and the probability of communication failure.</w:delText>
        </w:r>
      </w:del>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0AB3B469"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commentRangeStart w:id="1067"/>
      <w:del w:id="1068" w:author="Zhang Li" w:date="2022-06-12T12:26:00Z">
        <w:r w:rsidDel="0068181E">
          <w:rPr>
            <w:rFonts w:ascii="Times New Roman" w:eastAsia="宋体" w:hAnsi="Times New Roman" w:cs="Times New Roman"/>
            <w:kern w:val="0"/>
            <w:sz w:val="24"/>
            <w:szCs w:val="24"/>
          </w:rPr>
          <w:delText>copy of the</w:delText>
        </w:r>
      </w:del>
      <w:commentRangeEnd w:id="1067"/>
      <w:r>
        <w:rPr>
          <w:rStyle w:val="af0"/>
        </w:rPr>
        <w:commentReference w:id="1067"/>
      </w:r>
      <w:ins w:id="1069"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w:t>
      </w:r>
      <w:del w:id="1070" w:author="Zhang Li" w:date="2022-06-16T14:59:00Z">
        <w:r w:rsidDel="00513919">
          <w:rPr>
            <w:rFonts w:ascii="Times New Roman" w:eastAsia="宋体" w:hAnsi="Times New Roman" w:cs="Times New Roman"/>
            <w:kern w:val="0"/>
            <w:sz w:val="24"/>
            <w:szCs w:val="24"/>
          </w:rPr>
          <w:delText xml:space="preserve">meta </w:delText>
        </w:r>
      </w:del>
      <w:r>
        <w:rPr>
          <w:rFonts w:ascii="Times New Roman" w:eastAsia="宋体" w:hAnsi="Times New Roman" w:cs="Times New Roman"/>
          <w:kern w:val="0"/>
          <w:sz w:val="24"/>
          <w:szCs w:val="24"/>
        </w:rPr>
        <w:t xml:space="preserve">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071" w:author="Zhang Li" w:date="2022-06-12T12:29:00Z">
        <w:r w:rsidDel="006961A3">
          <w:rPr>
            <w:rFonts w:ascii="Times New Roman" w:eastAsia="宋体" w:hAnsi="Times New Roman" w:cs="Times New Roman" w:hint="eastAsia"/>
            <w:kern w:val="0"/>
            <w:sz w:val="24"/>
            <w:szCs w:val="24"/>
          </w:rPr>
          <w:delText>transactions</w:delText>
        </w:r>
        <w:r w:rsidDel="006961A3">
          <w:rPr>
            <w:rFonts w:ascii="Times New Roman" w:eastAsia="宋体" w:hAnsi="Times New Roman" w:cs="Times New Roman" w:hint="eastAsia"/>
            <w:kern w:val="0"/>
            <w:sz w:val="24"/>
            <w:szCs w:val="24"/>
          </w:rPr>
          <w:delText>’</w:delText>
        </w:r>
        <w:r w:rsidDel="006961A3">
          <w:rPr>
            <w:rFonts w:ascii="Times New Roman" w:eastAsia="宋体" w:hAnsi="Times New Roman" w:cs="Times New Roman" w:hint="eastAsia"/>
            <w:kern w:val="0"/>
            <w:sz w:val="24"/>
            <w:szCs w:val="24"/>
          </w:rPr>
          <w:delText xml:space="preserve"> hash values</w:delText>
        </w:r>
      </w:del>
      <w:ins w:id="1072"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073" w:author="Zhang Li" w:date="2022-06-12T12:30:00Z"/>
          <w:rFonts w:ascii="Times New Roman" w:eastAsia="黑体" w:hAnsi="Times New Roman" w:cs="Times New Roman"/>
          <w:sz w:val="28"/>
          <w:szCs w:val="28"/>
        </w:rPr>
      </w:pPr>
      <w:bookmarkStart w:id="1074" w:name="_Toc94273372"/>
      <w:ins w:id="1075" w:author="Zhang Li" w:date="2022-06-12T12:30:00Z">
        <w:r w:rsidRPr="00DE3197">
          <w:rPr>
            <w:rFonts w:ascii="Times New Roman" w:eastAsia="黑体" w:hAnsi="Times New Roman" w:cs="Times New Roman"/>
            <w:sz w:val="28"/>
            <w:szCs w:val="28"/>
          </w:rPr>
          <w:t xml:space="preserve">3.4 </w:t>
        </w:r>
        <w:bookmarkEnd w:id="1074"/>
        <w:r w:rsidRPr="00DE3197">
          <w:rPr>
            <w:rFonts w:ascii="Times New Roman" w:eastAsia="黑体" w:hAnsi="Times New Roman" w:cs="Times New Roman"/>
            <w:sz w:val="28"/>
            <w:szCs w:val="28"/>
          </w:rPr>
          <w:t>Threshold Signature Scheme</w:t>
        </w:r>
      </w:ins>
    </w:p>
    <w:p w14:paraId="312A9991" w14:textId="14C5EEA0" w:rsidR="00843FC1" w:rsidRPr="00FB5ECE" w:rsidRDefault="006961A3" w:rsidP="00B350EA">
      <w:pPr>
        <w:spacing w:afterLines="100" w:after="312"/>
        <w:ind w:firstLine="420"/>
        <w:rPr>
          <w:ins w:id="1076" w:author="Zhang Li" w:date="2022-06-16T16:50:00Z"/>
          <w:rFonts w:ascii="Times New Roman" w:eastAsia="宋体" w:hAnsi="Times New Roman" w:cs="Times New Roman"/>
          <w:kern w:val="0"/>
          <w:sz w:val="24"/>
          <w:szCs w:val="24"/>
        </w:rPr>
      </w:pPr>
      <w:ins w:id="1077" w:author="Zhang Li" w:date="2022-06-12T12:30:00Z">
        <w:r>
          <w:rPr>
            <w:rFonts w:ascii="Times New Roman" w:eastAsia="宋体" w:hAnsi="Times New Roman" w:cs="Times New Roman"/>
            <w:kern w:val="0"/>
            <w:sz w:val="24"/>
            <w:szCs w:val="24"/>
          </w:rPr>
          <w:t>Blockchain consensus protocols adopt</w:t>
        </w:r>
      </w:ins>
      <w:ins w:id="1078" w:author="Zhang Li" w:date="2022-06-16T15:21:00Z">
        <w:r w:rsidR="00677713">
          <w:rPr>
            <w:rFonts w:ascii="Times New Roman" w:eastAsia="宋体" w:hAnsi="Times New Roman" w:cs="Times New Roman"/>
            <w:kern w:val="0"/>
            <w:sz w:val="24"/>
            <w:szCs w:val="24"/>
          </w:rPr>
          <w:t>ing</w:t>
        </w:r>
      </w:ins>
      <w:ins w:id="1079" w:author="Zhang Li" w:date="2022-06-12T12:30:00Z">
        <w:r>
          <w:rPr>
            <w:rFonts w:ascii="Times New Roman" w:eastAsia="宋体" w:hAnsi="Times New Roman" w:cs="Times New Roman"/>
            <w:kern w:val="0"/>
            <w:sz w:val="24"/>
            <w:szCs w:val="24"/>
          </w:rPr>
          <w:t xml:space="preserve"> threshold </w:t>
        </w:r>
      </w:ins>
      <w:ins w:id="1080" w:author="Zhang Li" w:date="2022-06-16T16:14:00Z">
        <w:r w:rsidR="002F7D09">
          <w:rPr>
            <w:rFonts w:ascii="Times New Roman" w:eastAsia="宋体" w:hAnsi="Times New Roman" w:cs="Times New Roman"/>
            <w:kern w:val="0"/>
            <w:sz w:val="24"/>
            <w:szCs w:val="24"/>
          </w:rPr>
          <w:t xml:space="preserve">BLS </w:t>
        </w:r>
      </w:ins>
      <w:ins w:id="1081" w:author="Zhang Li" w:date="2022-06-12T12:30:00Z">
        <w:r>
          <w:rPr>
            <w:rFonts w:ascii="Times New Roman" w:eastAsia="宋体" w:hAnsi="Times New Roman" w:cs="Times New Roman"/>
            <w:kern w:val="0"/>
            <w:sz w:val="24"/>
            <w:szCs w:val="24"/>
          </w:rPr>
          <w:t>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ins>
      <w:ins w:id="1082" w:author="Zhang Li" w:date="2022-06-16T16:14:00Z">
        <w:r w:rsidR="002F7D09">
          <w:rPr>
            <w:rFonts w:ascii="Times New Roman" w:eastAsia="宋体" w:hAnsi="Times New Roman" w:cs="Times New Roman"/>
            <w:kern w:val="0"/>
            <w:sz w:val="24"/>
            <w:szCs w:val="24"/>
          </w:rPr>
          <w:t>A</w:t>
        </w:r>
      </w:ins>
      <w:ins w:id="1083" w:author="Zhang Li" w:date="2022-06-16T16:46:00Z">
        <w:r w:rsidR="00843FC1">
          <w:rPr>
            <w:rFonts w:ascii="Times New Roman" w:eastAsia="宋体" w:hAnsi="Times New Roman" w:cs="Times New Roman"/>
            <w:kern w:val="0"/>
            <w:sz w:val="24"/>
            <w:szCs w:val="24"/>
          </w:rPr>
          <w:t xml:space="preserve">ny </w:t>
        </w:r>
      </w:ins>
      <w:ins w:id="1084" w:author="Zhang Li" w:date="2022-06-16T17:12:00Z">
        <w:r w:rsidR="00FB5ECE">
          <w:rPr>
            <w:rFonts w:ascii="Times New Roman" w:eastAsia="宋体" w:hAnsi="Times New Roman" w:cs="Times New Roman"/>
            <w:kern w:val="0"/>
            <w:sz w:val="24"/>
            <w:szCs w:val="24"/>
          </w:rPr>
          <w:t>nodes</w:t>
        </w:r>
      </w:ins>
      <w:ins w:id="1085" w:author="Zhang Li" w:date="2022-06-16T15:22:00Z">
        <w:r w:rsidR="00677713">
          <w:rPr>
            <w:rFonts w:ascii="Times New Roman" w:eastAsia="宋体" w:hAnsi="Times New Roman" w:cs="Times New Roman"/>
            <w:kern w:val="0"/>
            <w:sz w:val="24"/>
            <w:szCs w:val="24"/>
          </w:rPr>
          <w:t xml:space="preserve"> </w:t>
        </w:r>
      </w:ins>
      <w:ins w:id="1086" w:author="Zhang Li" w:date="2022-06-16T15:23:00Z">
        <w:r w:rsidR="00677713">
          <w:rPr>
            <w:rFonts w:ascii="Times New Roman" w:eastAsia="宋体" w:hAnsi="Times New Roman" w:cs="Times New Roman"/>
            <w:kern w:val="0"/>
            <w:sz w:val="24"/>
            <w:szCs w:val="24"/>
          </w:rPr>
          <w:t>can</w:t>
        </w:r>
      </w:ins>
      <w:ins w:id="1087" w:author="Zhang Li" w:date="2022-06-16T15:27:00Z">
        <w:r w:rsidR="00C75CA6">
          <w:rPr>
            <w:rFonts w:ascii="Times New Roman" w:eastAsia="宋体" w:hAnsi="Times New Roman" w:cs="Times New Roman"/>
            <w:kern w:val="0"/>
            <w:sz w:val="24"/>
            <w:szCs w:val="24"/>
          </w:rPr>
          <w:t xml:space="preserve"> </w:t>
        </w:r>
      </w:ins>
      <w:ins w:id="1088" w:author="Zhang Li" w:date="2022-06-16T16:46:00Z">
        <w:r w:rsidR="00843FC1">
          <w:rPr>
            <w:rFonts w:ascii="Times New Roman" w:eastAsia="宋体" w:hAnsi="Times New Roman" w:cs="Times New Roman"/>
            <w:kern w:val="0"/>
            <w:sz w:val="24"/>
            <w:szCs w:val="24"/>
          </w:rPr>
          <w:t xml:space="preserve">independently </w:t>
        </w:r>
      </w:ins>
      <w:ins w:id="1089" w:author="Zhang Li" w:date="2022-06-16T15:27:00Z">
        <w:r w:rsidR="00C75CA6">
          <w:rPr>
            <w:rFonts w:ascii="Times New Roman" w:eastAsia="宋体" w:hAnsi="Times New Roman" w:cs="Times New Roman"/>
            <w:kern w:val="0"/>
            <w:sz w:val="24"/>
            <w:szCs w:val="24"/>
          </w:rPr>
          <w:t xml:space="preserve">prove that multiple </w:t>
        </w:r>
      </w:ins>
      <w:ins w:id="1090" w:author="Zhang Li" w:date="2022-06-16T17:12:00Z">
        <w:r w:rsidR="00FB5ECE">
          <w:rPr>
            <w:rFonts w:ascii="Times New Roman" w:eastAsia="宋体" w:hAnsi="Times New Roman" w:cs="Times New Roman"/>
            <w:kern w:val="0"/>
            <w:sz w:val="24"/>
            <w:szCs w:val="24"/>
          </w:rPr>
          <w:t>nodes</w:t>
        </w:r>
      </w:ins>
      <w:ins w:id="1091" w:author="Zhang Li" w:date="2022-06-16T15:27:00Z">
        <w:r w:rsidR="00C75CA6">
          <w:rPr>
            <w:rFonts w:ascii="Times New Roman" w:eastAsia="宋体" w:hAnsi="Times New Roman" w:cs="Times New Roman"/>
            <w:kern w:val="0"/>
            <w:sz w:val="24"/>
            <w:szCs w:val="24"/>
          </w:rPr>
          <w:t xml:space="preserve"> have verified the validation of a </w:t>
        </w:r>
      </w:ins>
      <w:ins w:id="1092" w:author="Zhang Li" w:date="2022-06-16T15:30:00Z">
        <w:r w:rsidR="007B0849">
          <w:rPr>
            <w:rFonts w:ascii="Times New Roman" w:eastAsia="宋体" w:hAnsi="Times New Roman" w:cs="Times New Roman"/>
            <w:kern w:val="0"/>
            <w:sz w:val="24"/>
            <w:szCs w:val="24"/>
          </w:rPr>
          <w:t>block proposal</w:t>
        </w:r>
      </w:ins>
      <w:ins w:id="1093" w:author="Zhang Li" w:date="2022-06-16T15:27:00Z">
        <w:r w:rsidR="00C75CA6">
          <w:rPr>
            <w:rFonts w:ascii="Times New Roman" w:eastAsia="宋体" w:hAnsi="Times New Roman" w:cs="Times New Roman"/>
            <w:kern w:val="0"/>
            <w:sz w:val="24"/>
            <w:szCs w:val="24"/>
          </w:rPr>
          <w:t xml:space="preserve"> by</w:t>
        </w:r>
      </w:ins>
      <w:ins w:id="1094" w:author="Zhang Li" w:date="2022-06-16T15:23:00Z">
        <w:r w:rsidR="00677713">
          <w:rPr>
            <w:rFonts w:ascii="Times New Roman" w:eastAsia="宋体" w:hAnsi="Times New Roman" w:cs="Times New Roman"/>
            <w:kern w:val="0"/>
            <w:sz w:val="24"/>
            <w:szCs w:val="24"/>
          </w:rPr>
          <w:t xml:space="preserve"> aggregat</w:t>
        </w:r>
      </w:ins>
      <w:ins w:id="1095" w:author="Zhang Li" w:date="2022-06-16T15:27:00Z">
        <w:r w:rsidR="00C75CA6">
          <w:rPr>
            <w:rFonts w:ascii="Times New Roman" w:eastAsia="宋体" w:hAnsi="Times New Roman" w:cs="Times New Roman"/>
            <w:kern w:val="0"/>
            <w:sz w:val="24"/>
            <w:szCs w:val="24"/>
          </w:rPr>
          <w:t>ing</w:t>
        </w:r>
      </w:ins>
      <w:ins w:id="1096" w:author="Zhang Li" w:date="2022-06-16T15:23:00Z">
        <w:r w:rsidR="00677713">
          <w:rPr>
            <w:rFonts w:ascii="Times New Roman" w:eastAsia="宋体" w:hAnsi="Times New Roman" w:cs="Times New Roman"/>
            <w:kern w:val="0"/>
            <w:sz w:val="24"/>
            <w:szCs w:val="24"/>
          </w:rPr>
          <w:t xml:space="preserve"> several </w:t>
        </w:r>
        <w:r w:rsidR="00C75CA6">
          <w:rPr>
            <w:rFonts w:ascii="Times New Roman" w:eastAsia="宋体" w:hAnsi="Times New Roman" w:cs="Times New Roman"/>
            <w:kern w:val="0"/>
            <w:sz w:val="24"/>
            <w:szCs w:val="24"/>
          </w:rPr>
          <w:t>distinct partial signature</w:t>
        </w:r>
      </w:ins>
      <w:ins w:id="1097" w:author="Zhang Li" w:date="2022-06-16T15:25:00Z">
        <w:r w:rsidR="00C75CA6">
          <w:rPr>
            <w:rFonts w:ascii="Times New Roman" w:eastAsia="宋体" w:hAnsi="Times New Roman" w:cs="Times New Roman"/>
            <w:kern w:val="0"/>
            <w:sz w:val="24"/>
            <w:szCs w:val="24"/>
          </w:rPr>
          <w:t>s</w:t>
        </w:r>
      </w:ins>
      <w:ins w:id="1098" w:author="Zhang Li" w:date="2022-06-16T15:23:00Z">
        <w:r w:rsidR="00C75CA6">
          <w:rPr>
            <w:rFonts w:ascii="Times New Roman" w:eastAsia="宋体" w:hAnsi="Times New Roman" w:cs="Times New Roman"/>
            <w:kern w:val="0"/>
            <w:sz w:val="24"/>
            <w:szCs w:val="24"/>
          </w:rPr>
          <w:t xml:space="preserve"> to construct a </w:t>
        </w:r>
      </w:ins>
      <w:ins w:id="1099" w:author="Zhang Li" w:date="2022-06-16T16:16:00Z">
        <w:r w:rsidR="00E302D4">
          <w:rPr>
            <w:rFonts w:ascii="Times New Roman" w:eastAsia="宋体" w:hAnsi="Times New Roman" w:cs="Times New Roman"/>
            <w:kern w:val="0"/>
            <w:sz w:val="24"/>
            <w:szCs w:val="24"/>
          </w:rPr>
          <w:t>full</w:t>
        </w:r>
      </w:ins>
      <w:ins w:id="1100" w:author="Zhang Li" w:date="2022-06-16T15:24:00Z">
        <w:r w:rsidR="00C75CA6">
          <w:rPr>
            <w:rFonts w:ascii="Times New Roman" w:eastAsia="宋体" w:hAnsi="Times New Roman" w:cs="Times New Roman"/>
            <w:kern w:val="0"/>
            <w:sz w:val="24"/>
            <w:szCs w:val="24"/>
          </w:rPr>
          <w:t xml:space="preserve"> signature</w:t>
        </w:r>
      </w:ins>
      <w:ins w:id="1101" w:author="Zhang Li" w:date="2022-06-16T15:25:00Z">
        <w:r w:rsidR="00C75CA6">
          <w:rPr>
            <w:rFonts w:ascii="Times New Roman" w:eastAsia="宋体" w:hAnsi="Times New Roman" w:cs="Times New Roman"/>
            <w:kern w:val="0"/>
            <w:sz w:val="24"/>
            <w:szCs w:val="24"/>
          </w:rPr>
          <w:t>.</w:t>
        </w:r>
      </w:ins>
      <w:ins w:id="1102" w:author="Zhang Li" w:date="2022-06-16T17:12:00Z">
        <w:r w:rsidR="00FB5ECE">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ins>
    </w:p>
    <w:p w14:paraId="39FD62A6" w14:textId="5E7764CD" w:rsidR="00FB5ECE" w:rsidRDefault="00513919" w:rsidP="00E302D4">
      <w:pPr>
        <w:spacing w:afterLines="100" w:after="312"/>
        <w:ind w:firstLine="420"/>
        <w:rPr>
          <w:ins w:id="1103" w:author="Zhang Li" w:date="2022-06-16T17:11:00Z"/>
          <w:rFonts w:ascii="Times New Roman" w:eastAsia="宋体" w:hAnsi="Times New Roman" w:cs="Times New Roman"/>
          <w:kern w:val="0"/>
          <w:sz w:val="24"/>
          <w:szCs w:val="24"/>
        </w:rPr>
      </w:pPr>
      <w:ins w:id="1104" w:author="Zhang Li" w:date="2022-06-16T15:01:00Z">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w:t>
        </w:r>
      </w:ins>
      <w:ins w:id="1105" w:author="Zhang Li" w:date="2022-06-16T16:17:00Z">
        <w:r w:rsidR="00E302D4">
          <w:rPr>
            <w:rFonts w:ascii="Times New Roman" w:eastAsia="宋体" w:hAnsi="Times New Roman" w:cs="Times New Roman"/>
            <w:kern w:val="0"/>
            <w:sz w:val="24"/>
            <w:szCs w:val="24"/>
          </w:rPr>
          <w:t xml:space="preserve">a </w:t>
        </w:r>
      </w:ins>
      <w:ins w:id="1106" w:author="Zhang Li" w:date="2022-06-16T15:01:00Z">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ins>
      <w:ins w:id="1107" w:author="Zhang Li" w:date="2022-06-16T16:51:00Z">
        <w:r w:rsidR="00843FC1">
          <w:rPr>
            <w:rFonts w:ascii="Times New Roman" w:eastAsia="宋体" w:hAnsi="Times New Roman" w:cs="Times New Roman"/>
            <w:kern w:val="0"/>
            <w:sz w:val="24"/>
            <w:szCs w:val="24"/>
          </w:rPr>
          <w:t xml:space="preserve"> </w:t>
        </w:r>
        <w:r w:rsidR="00843FC1">
          <w:rPr>
            <w:rFonts w:ascii="Times New Roman" w:eastAsia="宋体" w:hAnsi="Times New Roman" w:cs="Times New Roman" w:hint="eastAsia"/>
            <w:kern w:val="0"/>
            <w:sz w:val="24"/>
            <w:szCs w:val="24"/>
          </w:rPr>
          <w:t>[</w:t>
        </w:r>
        <w:r w:rsidR="00843FC1">
          <w:rPr>
            <w:rFonts w:ascii="Times New Roman" w:eastAsia="宋体" w:hAnsi="Times New Roman" w:cs="Times New Roman"/>
            <w:kern w:val="0"/>
            <w:sz w:val="24"/>
            <w:szCs w:val="24"/>
          </w:rPr>
          <w:t>34]</w:t>
        </w:r>
      </w:ins>
      <w:ins w:id="1108" w:author="Zhang Li" w:date="2022-06-16T15:01:00Z">
        <w:r>
          <w:rPr>
            <w:rFonts w:ascii="Times New Roman" w:eastAsia="宋体" w:hAnsi="Times New Roman" w:cs="Times New Roman"/>
            <w:kern w:val="0"/>
            <w:sz w:val="24"/>
            <w:szCs w:val="24"/>
          </w:rPr>
          <w:t>,</w:t>
        </w:r>
      </w:ins>
      <w:ins w:id="1109" w:author="Zhang Li" w:date="2022-06-16T16:10:00Z">
        <w:r w:rsidR="00C62A78">
          <w:rPr>
            <w:rFonts w:ascii="Times New Roman" w:eastAsia="宋体" w:hAnsi="Times New Roman" w:cs="Times New Roman"/>
            <w:kern w:val="0"/>
            <w:sz w:val="24"/>
            <w:szCs w:val="24"/>
          </w:rPr>
          <w:t xml:space="preserve"> </w:t>
        </w:r>
      </w:ins>
      <w:ins w:id="1110" w:author="Zhang Li" w:date="2022-06-16T16:09:00Z">
        <w:r w:rsidR="00C62A78">
          <w:rPr>
            <w:rFonts w:ascii="Times New Roman" w:eastAsia="宋体" w:hAnsi="Times New Roman" w:cs="Times New Roman"/>
            <w:kern w:val="0"/>
            <w:sz w:val="24"/>
            <w:szCs w:val="24"/>
          </w:rPr>
          <w:t>al</w:t>
        </w:r>
      </w:ins>
      <w:ins w:id="1111" w:author="Zhang Li" w:date="2022-06-16T16:10:00Z">
        <w:r w:rsidR="00C62A78">
          <w:rPr>
            <w:rFonts w:ascii="Times New Roman" w:eastAsia="宋体" w:hAnsi="Times New Roman" w:cs="Times New Roman"/>
            <w:kern w:val="0"/>
            <w:sz w:val="24"/>
            <w:szCs w:val="24"/>
          </w:rPr>
          <w:t>l</w:t>
        </w:r>
      </w:ins>
      <w:ins w:id="1112" w:author="Zhang Li" w:date="2022-06-16T16:09:00Z">
        <w:r w:rsidR="00C62A78">
          <w:rPr>
            <w:rFonts w:ascii="Times New Roman" w:eastAsia="宋体" w:hAnsi="Times New Roman" w:cs="Times New Roman"/>
            <w:kern w:val="0"/>
            <w:sz w:val="24"/>
            <w:szCs w:val="24"/>
          </w:rPr>
          <w:t xml:space="preserve"> participant</w:t>
        </w:r>
      </w:ins>
      <w:ins w:id="1113" w:author="Zhang Li" w:date="2022-06-16T16:10:00Z">
        <w:r w:rsidR="00C62A78">
          <w:rPr>
            <w:rFonts w:ascii="Times New Roman" w:eastAsia="宋体" w:hAnsi="Times New Roman" w:cs="Times New Roman"/>
            <w:kern w:val="0"/>
            <w:sz w:val="24"/>
            <w:szCs w:val="24"/>
          </w:rPr>
          <w:t>s</w:t>
        </w:r>
      </w:ins>
      <w:ins w:id="1114" w:author="Zhang Li" w:date="2022-06-16T16:09:00Z">
        <w:r w:rsidR="00C62A78">
          <w:rPr>
            <w:rFonts w:ascii="Times New Roman" w:eastAsia="宋体" w:hAnsi="Times New Roman" w:cs="Times New Roman"/>
            <w:kern w:val="0"/>
            <w:sz w:val="24"/>
            <w:szCs w:val="24"/>
          </w:rPr>
          <w:t xml:space="preserve"> </w:t>
        </w:r>
      </w:ins>
      <w:ins w:id="1115" w:author="Zhang Li" w:date="2022-06-16T16:56:00Z">
        <w:r w:rsidR="00802D31">
          <w:rPr>
            <w:rFonts w:ascii="Times New Roman" w:eastAsia="宋体" w:hAnsi="Times New Roman" w:cs="Times New Roman"/>
            <w:kern w:val="0"/>
            <w:sz w:val="24"/>
            <w:szCs w:val="24"/>
          </w:rPr>
          <w:t>use</w:t>
        </w:r>
      </w:ins>
      <w:ins w:id="1116" w:author="Zhang Li" w:date="2022-06-16T16:10:00Z">
        <w:r w:rsidR="00C62A78">
          <w:rPr>
            <w:rFonts w:ascii="Times New Roman" w:eastAsia="宋体" w:hAnsi="Times New Roman" w:cs="Times New Roman"/>
            <w:kern w:val="0"/>
            <w:sz w:val="24"/>
            <w:szCs w:val="24"/>
          </w:rPr>
          <w:t xml:space="preserve"> </w:t>
        </w:r>
      </w:ins>
      <w:ins w:id="1117" w:author="Zhang Li" w:date="2022-06-16T16:09:00Z">
        <w:r w:rsidR="00C62A78">
          <w:rPr>
            <w:rFonts w:ascii="Times New Roman" w:eastAsia="宋体" w:hAnsi="Times New Roman" w:cs="Times New Roman"/>
            <w:kern w:val="0"/>
            <w:sz w:val="24"/>
            <w:szCs w:val="24"/>
          </w:rPr>
          <w:t xml:space="preserve">a share of </w:t>
        </w:r>
      </w:ins>
      <w:ins w:id="1118" w:author="Zhang Li" w:date="2022-06-16T16:22:00Z">
        <w:r w:rsidR="003C0AC9">
          <w:rPr>
            <w:rFonts w:ascii="Times New Roman" w:eastAsia="宋体" w:hAnsi="Times New Roman" w:cs="Times New Roman"/>
            <w:kern w:val="0"/>
            <w:sz w:val="24"/>
            <w:szCs w:val="24"/>
          </w:rPr>
          <w:t>the main</w:t>
        </w:r>
      </w:ins>
      <w:ins w:id="1119" w:author="Zhang Li" w:date="2022-06-16T16:09:00Z">
        <w:r w:rsidR="00C62A78">
          <w:rPr>
            <w:rFonts w:ascii="Times New Roman" w:eastAsia="宋体" w:hAnsi="Times New Roman" w:cs="Times New Roman"/>
            <w:kern w:val="0"/>
            <w:sz w:val="24"/>
            <w:szCs w:val="24"/>
          </w:rPr>
          <w:t xml:space="preserve"> private key</w:t>
        </w:r>
      </w:ins>
      <w:ins w:id="1120" w:author="Zhang Li" w:date="2022-06-16T16:56:00Z">
        <w:r w:rsidR="00B808C2">
          <w:rPr>
            <w:rFonts w:ascii="Times New Roman" w:eastAsia="宋体" w:hAnsi="Times New Roman" w:cs="Times New Roman"/>
            <w:kern w:val="0"/>
            <w:sz w:val="24"/>
            <w:szCs w:val="24"/>
          </w:rPr>
          <w:t xml:space="preserve"> as their private key</w:t>
        </w:r>
        <w:r w:rsidR="00802D31">
          <w:rPr>
            <w:rFonts w:ascii="Times New Roman" w:eastAsia="宋体" w:hAnsi="Times New Roman" w:cs="Times New Roman"/>
            <w:kern w:val="0"/>
            <w:sz w:val="24"/>
            <w:szCs w:val="24"/>
          </w:rPr>
          <w:t>s</w:t>
        </w:r>
      </w:ins>
      <w:ins w:id="1121" w:author="Zhang Li" w:date="2022-06-16T16:09:00Z">
        <w:r w:rsidR="00C62A78">
          <w:rPr>
            <w:rFonts w:ascii="Times New Roman" w:eastAsia="宋体" w:hAnsi="Times New Roman" w:cs="Times New Roman"/>
            <w:kern w:val="0"/>
            <w:sz w:val="24"/>
            <w:szCs w:val="24"/>
          </w:rPr>
          <w:t xml:space="preserve">. </w:t>
        </w:r>
      </w:ins>
      <w:ins w:id="1122" w:author="Zhang Li" w:date="2022-06-16T16:10:00Z">
        <w:r w:rsidR="00C62A78">
          <w:rPr>
            <w:rFonts w:ascii="Times New Roman" w:eastAsia="宋体" w:hAnsi="Times New Roman" w:cs="Times New Roman"/>
            <w:kern w:val="0"/>
            <w:sz w:val="24"/>
            <w:szCs w:val="24"/>
          </w:rPr>
          <w:t>Each</w:t>
        </w:r>
      </w:ins>
      <w:ins w:id="1123" w:author="Zhang Li" w:date="2022-06-16T15:55:00Z">
        <w:r w:rsidR="008B44ED">
          <w:rPr>
            <w:rFonts w:ascii="Times New Roman" w:eastAsia="宋体" w:hAnsi="Times New Roman" w:cs="Times New Roman"/>
            <w:kern w:val="0"/>
            <w:sz w:val="24"/>
            <w:szCs w:val="24"/>
          </w:rPr>
          <w:t xml:space="preserve"> participant</w:t>
        </w:r>
      </w:ins>
      <w:ins w:id="1124" w:author="Zhang Li" w:date="2022-06-16T16:10:00Z">
        <w:r w:rsidR="002F7D09">
          <w:rPr>
            <w:rFonts w:ascii="Times New Roman" w:eastAsia="宋体" w:hAnsi="Times New Roman" w:cs="Times New Roman"/>
            <w:kern w:val="0"/>
            <w:sz w:val="24"/>
            <w:szCs w:val="24"/>
          </w:rPr>
          <w:t xml:space="preserve"> can use its private key to genera</w:t>
        </w:r>
      </w:ins>
      <w:ins w:id="1125" w:author="Zhang Li" w:date="2022-06-16T16:11:00Z">
        <w:r w:rsidR="002F7D09">
          <w:rPr>
            <w:rFonts w:ascii="Times New Roman" w:eastAsia="宋体" w:hAnsi="Times New Roman" w:cs="Times New Roman"/>
            <w:kern w:val="0"/>
            <w:sz w:val="24"/>
            <w:szCs w:val="24"/>
          </w:rPr>
          <w:t xml:space="preserve">te </w:t>
        </w:r>
      </w:ins>
      <w:ins w:id="1126" w:author="Zhang Li" w:date="2022-06-16T16:18:00Z">
        <w:r w:rsidR="00E302D4">
          <w:rPr>
            <w:rFonts w:ascii="Times New Roman" w:eastAsia="宋体" w:hAnsi="Times New Roman" w:cs="Times New Roman"/>
            <w:kern w:val="0"/>
            <w:sz w:val="24"/>
            <w:szCs w:val="24"/>
          </w:rPr>
          <w:t>partial</w:t>
        </w:r>
      </w:ins>
      <w:ins w:id="1127" w:author="Zhang Li" w:date="2022-06-16T16:11:00Z">
        <w:r w:rsidR="002F7D09">
          <w:rPr>
            <w:rFonts w:ascii="Times New Roman" w:eastAsia="宋体" w:hAnsi="Times New Roman" w:cs="Times New Roman"/>
            <w:kern w:val="0"/>
            <w:sz w:val="24"/>
            <w:szCs w:val="24"/>
          </w:rPr>
          <w:t xml:space="preserve"> signature on a message. A full signature </w:t>
        </w:r>
      </w:ins>
      <w:ins w:id="1128" w:author="Zhang Li" w:date="2022-06-16T16:58:00Z">
        <w:r w:rsidR="00802D31">
          <w:rPr>
            <w:rFonts w:ascii="Times New Roman" w:eastAsia="宋体" w:hAnsi="Times New Roman" w:cs="Times New Roman"/>
            <w:kern w:val="0"/>
            <w:sz w:val="24"/>
            <w:szCs w:val="24"/>
          </w:rPr>
          <w:t>of</w:t>
        </w:r>
      </w:ins>
      <w:ins w:id="1129" w:author="Zhang Li" w:date="2022-06-16T16:11:00Z">
        <w:r w:rsidR="002F7D09">
          <w:rPr>
            <w:rFonts w:ascii="Times New Roman" w:eastAsia="宋体" w:hAnsi="Times New Roman" w:cs="Times New Roman"/>
            <w:kern w:val="0"/>
            <w:sz w:val="24"/>
            <w:szCs w:val="24"/>
          </w:rPr>
          <w:t xml:space="preserve"> the message can only be </w:t>
        </w:r>
      </w:ins>
      <w:ins w:id="1130" w:author="Zhang Li" w:date="2022-06-16T16:12:00Z">
        <w:r w:rsidR="002F7D09">
          <w:rPr>
            <w:rFonts w:ascii="Times New Roman" w:eastAsia="宋体" w:hAnsi="Times New Roman" w:cs="Times New Roman"/>
            <w:kern w:val="0"/>
            <w:sz w:val="24"/>
            <w:szCs w:val="24"/>
          </w:rPr>
          <w:t>constructed by a</w:t>
        </w:r>
      </w:ins>
      <w:ins w:id="1131" w:author="Zhang Li" w:date="2022-06-16T15:59:00Z">
        <w:r w:rsidR="00FE16AF">
          <w:rPr>
            <w:rFonts w:ascii="Times New Roman" w:eastAsia="宋体" w:hAnsi="Times New Roman" w:cs="Times New Roman"/>
            <w:kern w:val="0"/>
            <w:sz w:val="24"/>
            <w:szCs w:val="24"/>
          </w:rPr>
          <w:t xml:space="preserve"> group of distinct </w:t>
        </w:r>
      </w:ins>
      <w:ins w:id="1132" w:author="Zhang Li" w:date="2022-06-16T16:18:00Z">
        <w:r w:rsidR="00E302D4">
          <w:rPr>
            <w:rFonts w:ascii="Times New Roman" w:eastAsia="宋体" w:hAnsi="Times New Roman" w:cs="Times New Roman"/>
            <w:kern w:val="0"/>
            <w:sz w:val="24"/>
            <w:szCs w:val="24"/>
          </w:rPr>
          <w:t xml:space="preserve">partial </w:t>
        </w:r>
      </w:ins>
      <w:ins w:id="1133" w:author="Zhang Li" w:date="2022-06-16T15:59:00Z">
        <w:r w:rsidR="00FE16AF">
          <w:rPr>
            <w:rFonts w:ascii="Times New Roman" w:eastAsia="宋体" w:hAnsi="Times New Roman" w:cs="Times New Roman"/>
            <w:kern w:val="0"/>
            <w:sz w:val="24"/>
            <w:szCs w:val="24"/>
          </w:rPr>
          <w:t>signature</w:t>
        </w:r>
      </w:ins>
      <w:ins w:id="1134" w:author="Zhang Li" w:date="2022-06-16T16:12:00Z">
        <w:r w:rsidR="002F7D09">
          <w:rPr>
            <w:rFonts w:ascii="Times New Roman" w:eastAsia="宋体" w:hAnsi="Times New Roman" w:cs="Times New Roman"/>
            <w:kern w:val="0"/>
            <w:sz w:val="24"/>
            <w:szCs w:val="24"/>
          </w:rPr>
          <w:t xml:space="preserve"> shares</w:t>
        </w:r>
      </w:ins>
      <w:ins w:id="1135" w:author="Zhang Li" w:date="2022-06-16T15:58:00Z">
        <w:r w:rsidR="00FE16AF">
          <w:rPr>
            <w:rFonts w:ascii="Times New Roman" w:eastAsia="宋体" w:hAnsi="Times New Roman" w:cs="Times New Roman"/>
            <w:kern w:val="0"/>
            <w:sz w:val="24"/>
            <w:szCs w:val="24"/>
          </w:rPr>
          <w:t>.</w:t>
        </w:r>
      </w:ins>
      <w:ins w:id="1136" w:author="Zhang Li" w:date="2022-06-16T16:00:00Z">
        <w:r w:rsidR="006A018D">
          <w:rPr>
            <w:rFonts w:ascii="Times New Roman" w:eastAsia="宋体" w:hAnsi="Times New Roman" w:cs="Times New Roman"/>
            <w:kern w:val="0"/>
            <w:sz w:val="24"/>
            <w:szCs w:val="24"/>
          </w:rPr>
          <w:t xml:space="preserve"> </w:t>
        </w:r>
      </w:ins>
      <w:ins w:id="1137" w:author="Zhang Li" w:date="2022-06-16T16:58:00Z">
        <w:r w:rsidR="00802D31">
          <w:rPr>
            <w:rFonts w:ascii="Times New Roman" w:eastAsia="宋体" w:hAnsi="Times New Roman" w:cs="Times New Roman"/>
            <w:kern w:val="0"/>
            <w:sz w:val="24"/>
            <w:szCs w:val="24"/>
          </w:rPr>
          <w:t>P</w:t>
        </w:r>
      </w:ins>
      <w:ins w:id="1138" w:author="Zhang Li" w:date="2022-06-16T16:02:00Z">
        <w:r w:rsidR="006A018D">
          <w:rPr>
            <w:rFonts w:ascii="Times New Roman" w:eastAsia="宋体" w:hAnsi="Times New Roman" w:cs="Times New Roman"/>
            <w:kern w:val="0"/>
            <w:sz w:val="24"/>
            <w:szCs w:val="24"/>
          </w:rPr>
          <w:t>articipant</w:t>
        </w:r>
      </w:ins>
      <w:ins w:id="1139" w:author="Zhang Li" w:date="2022-06-16T16:58:00Z">
        <w:r w:rsidR="00802D31">
          <w:rPr>
            <w:rFonts w:ascii="Times New Roman" w:eastAsia="宋体" w:hAnsi="Times New Roman" w:cs="Times New Roman"/>
            <w:kern w:val="0"/>
            <w:sz w:val="24"/>
            <w:szCs w:val="24"/>
          </w:rPr>
          <w:t>s</w:t>
        </w:r>
      </w:ins>
      <w:ins w:id="1140" w:author="Zhang Li" w:date="2022-06-16T16:00:00Z">
        <w:r w:rsidR="006A018D">
          <w:rPr>
            <w:rFonts w:ascii="Times New Roman" w:eastAsia="宋体" w:hAnsi="Times New Roman" w:cs="Times New Roman"/>
            <w:kern w:val="0"/>
            <w:sz w:val="24"/>
            <w:szCs w:val="24"/>
          </w:rPr>
          <w:t xml:space="preserve"> can verify the </w:t>
        </w:r>
      </w:ins>
      <w:ins w:id="1141" w:author="Zhang Li" w:date="2022-06-16T16:59:00Z">
        <w:r w:rsidR="00802D31">
          <w:rPr>
            <w:rFonts w:ascii="Times New Roman" w:eastAsia="宋体" w:hAnsi="Times New Roman" w:cs="Times New Roman"/>
            <w:kern w:val="0"/>
            <w:sz w:val="24"/>
            <w:szCs w:val="24"/>
          </w:rPr>
          <w:t xml:space="preserve">full </w:t>
        </w:r>
      </w:ins>
      <w:ins w:id="1142" w:author="Zhang Li" w:date="2022-06-16T16:02:00Z">
        <w:r w:rsidR="006A018D">
          <w:rPr>
            <w:rFonts w:ascii="Times New Roman" w:eastAsia="宋体" w:hAnsi="Times New Roman" w:cs="Times New Roman"/>
            <w:kern w:val="0"/>
            <w:sz w:val="24"/>
            <w:szCs w:val="24"/>
          </w:rPr>
          <w:t xml:space="preserve">signature </w:t>
        </w:r>
      </w:ins>
      <w:ins w:id="1143" w:author="Zhang Li" w:date="2022-06-16T16:03:00Z">
        <w:r w:rsidR="006A018D">
          <w:rPr>
            <w:rFonts w:ascii="Times New Roman" w:eastAsia="宋体" w:hAnsi="Times New Roman" w:cs="Times New Roman"/>
            <w:kern w:val="0"/>
            <w:sz w:val="24"/>
            <w:szCs w:val="24"/>
          </w:rPr>
          <w:t>by the</w:t>
        </w:r>
      </w:ins>
      <w:ins w:id="1144" w:author="Zhang Li" w:date="2022-06-16T16:59:00Z">
        <w:r w:rsidR="00802D31">
          <w:rPr>
            <w:rFonts w:ascii="Times New Roman" w:eastAsia="宋体" w:hAnsi="Times New Roman" w:cs="Times New Roman"/>
            <w:kern w:val="0"/>
            <w:sz w:val="24"/>
            <w:szCs w:val="24"/>
          </w:rPr>
          <w:t xml:space="preserve"> </w:t>
        </w:r>
      </w:ins>
      <w:ins w:id="1145" w:author="Zhang Li" w:date="2022-06-16T16:23:00Z">
        <w:r w:rsidR="003C0AC9">
          <w:rPr>
            <w:rFonts w:ascii="Times New Roman" w:eastAsia="宋体" w:hAnsi="Times New Roman" w:cs="Times New Roman"/>
            <w:kern w:val="0"/>
            <w:sz w:val="24"/>
            <w:szCs w:val="24"/>
          </w:rPr>
          <w:t>main</w:t>
        </w:r>
      </w:ins>
      <w:ins w:id="1146" w:author="Zhang Li" w:date="2022-06-16T16:03:00Z">
        <w:r w:rsidR="006A018D">
          <w:rPr>
            <w:rFonts w:ascii="Times New Roman" w:eastAsia="宋体" w:hAnsi="Times New Roman" w:cs="Times New Roman"/>
            <w:kern w:val="0"/>
            <w:sz w:val="24"/>
            <w:szCs w:val="24"/>
          </w:rPr>
          <w:t xml:space="preserve"> public key</w:t>
        </w:r>
      </w:ins>
      <w:ins w:id="1147" w:author="Zhang Li" w:date="2022-06-16T15:58:00Z">
        <w:r w:rsidR="00FE16AF">
          <w:rPr>
            <w:rFonts w:ascii="Times New Roman" w:eastAsia="宋体" w:hAnsi="Times New Roman" w:cs="Times New Roman"/>
            <w:kern w:val="0"/>
            <w:sz w:val="24"/>
            <w:szCs w:val="24"/>
          </w:rPr>
          <w:t>.</w:t>
        </w:r>
      </w:ins>
      <w:ins w:id="1148" w:author="Zhang Li" w:date="2022-06-16T16:13:00Z">
        <w:r w:rsidR="002F7D09">
          <w:rPr>
            <w:rFonts w:ascii="Times New Roman" w:eastAsia="宋体" w:hAnsi="Times New Roman" w:cs="Times New Roman" w:hint="eastAsia"/>
            <w:kern w:val="0"/>
            <w:sz w:val="24"/>
            <w:szCs w:val="24"/>
          </w:rPr>
          <w:t xml:space="preserve"> </w:t>
        </w:r>
        <w:r w:rsidR="002F7D09">
          <w:rPr>
            <w:rFonts w:ascii="Times New Roman" w:eastAsia="宋体" w:hAnsi="Times New Roman" w:cs="Times New Roman"/>
            <w:kern w:val="0"/>
            <w:sz w:val="24"/>
            <w:szCs w:val="24"/>
          </w:rPr>
          <w:t xml:space="preserve">Thus, </w:t>
        </w:r>
      </w:ins>
      <w:ins w:id="1149" w:author="Zhang Li" w:date="2022-06-16T15:27:00Z">
        <w:r w:rsidR="00C75CA6">
          <w:rPr>
            <w:rFonts w:ascii="Times New Roman" w:eastAsia="宋体" w:hAnsi="Times New Roman" w:cs="Times New Roman"/>
            <w:kern w:val="0"/>
            <w:sz w:val="24"/>
            <w:szCs w:val="24"/>
          </w:rPr>
          <w:t>a</w:t>
        </w:r>
      </w:ins>
      <w:ins w:id="1150" w:author="Zhang Li" w:date="2022-06-12T12:30:00Z">
        <w:r w:rsidR="006961A3">
          <w:rPr>
            <w:rFonts w:ascii="Times New Roman" w:eastAsia="宋体" w:hAnsi="Times New Roman" w:cs="Times New Roman"/>
            <w:kern w:val="0"/>
            <w:sz w:val="24"/>
            <w:szCs w:val="24"/>
          </w:rPr>
          <w:t xml:space="preserve"> group of </w:t>
        </w:r>
      </w:ins>
      <w:ins w:id="1151" w:author="Zhang Li" w:date="2022-06-16T15:09:00Z">
        <w:r w:rsidR="00346AA6">
          <w:rPr>
            <w:rFonts w:ascii="Times New Roman" w:eastAsia="宋体" w:hAnsi="Times New Roman" w:cs="Times New Roman"/>
            <w:kern w:val="0"/>
            <w:sz w:val="24"/>
            <w:szCs w:val="24"/>
          </w:rPr>
          <w:t>participants</w:t>
        </w:r>
      </w:ins>
      <w:ins w:id="1152" w:author="Zhang Li" w:date="2022-06-12T12:30:00Z">
        <w:r w:rsidR="006961A3">
          <w:rPr>
            <w:rFonts w:ascii="Times New Roman" w:eastAsia="宋体" w:hAnsi="Times New Roman" w:cs="Times New Roman"/>
            <w:kern w:val="0"/>
            <w:sz w:val="24"/>
            <w:szCs w:val="24"/>
          </w:rPr>
          <w:t xml:space="preserve"> </w:t>
        </w:r>
      </w:ins>
      <w:ins w:id="1153" w:author="Zhang Li" w:date="2022-06-16T15:06:00Z">
        <w:r w:rsidR="00E24FFA">
          <w:rPr>
            <w:rFonts w:ascii="Times New Roman" w:eastAsia="宋体" w:hAnsi="Times New Roman" w:cs="Times New Roman"/>
            <w:kern w:val="0"/>
            <w:sz w:val="24"/>
            <w:szCs w:val="24"/>
          </w:rPr>
          <w:t xml:space="preserve">can </w:t>
        </w:r>
      </w:ins>
      <w:ins w:id="1154" w:author="Zhang Li" w:date="2022-06-16T15:07:00Z">
        <w:r w:rsidR="00346AA6">
          <w:rPr>
            <w:rFonts w:ascii="Times New Roman" w:eastAsia="宋体" w:hAnsi="Times New Roman" w:cs="Times New Roman"/>
            <w:kern w:val="0"/>
            <w:sz w:val="24"/>
            <w:szCs w:val="24"/>
          </w:rPr>
          <w:t xml:space="preserve">collectively </w:t>
        </w:r>
      </w:ins>
      <w:ins w:id="1155" w:author="Zhang Li" w:date="2022-06-12T12:30:00Z">
        <w:r w:rsidR="006961A3" w:rsidRPr="004D06F6">
          <w:rPr>
            <w:rFonts w:ascii="Times New Roman" w:eastAsia="宋体" w:hAnsi="Times New Roman" w:cs="Times New Roman"/>
            <w:kern w:val="0"/>
            <w:sz w:val="24"/>
            <w:szCs w:val="24"/>
          </w:rPr>
          <w:t>construct a signature</w:t>
        </w:r>
        <w:r w:rsidR="006961A3">
          <w:rPr>
            <w:rFonts w:ascii="Times New Roman" w:eastAsia="宋体" w:hAnsi="Times New Roman" w:cs="Times New Roman"/>
            <w:kern w:val="0"/>
            <w:sz w:val="24"/>
            <w:szCs w:val="24"/>
          </w:rPr>
          <w:t xml:space="preserve"> without </w:t>
        </w:r>
      </w:ins>
      <w:ins w:id="1156" w:author="Zhang Li" w:date="2022-06-16T15:56:00Z">
        <w:r w:rsidR="00FE16AF">
          <w:rPr>
            <w:rFonts w:ascii="Times New Roman" w:eastAsia="宋体" w:hAnsi="Times New Roman" w:cs="Times New Roman"/>
            <w:kern w:val="0"/>
            <w:sz w:val="24"/>
            <w:szCs w:val="24"/>
          </w:rPr>
          <w:t>any</w:t>
        </w:r>
      </w:ins>
      <w:ins w:id="1157" w:author="Zhang Li" w:date="2022-06-12T12:30:00Z">
        <w:r w:rsidR="006961A3">
          <w:rPr>
            <w:rFonts w:ascii="Times New Roman" w:eastAsia="宋体" w:hAnsi="Times New Roman" w:cs="Times New Roman"/>
            <w:kern w:val="0"/>
            <w:sz w:val="24"/>
            <w:szCs w:val="24"/>
          </w:rPr>
          <w:t xml:space="preserve"> information about</w:t>
        </w:r>
        <w:r w:rsidR="006961A3" w:rsidRPr="004D06F6">
          <w:rPr>
            <w:rFonts w:ascii="Times New Roman" w:eastAsia="宋体" w:hAnsi="Times New Roman" w:cs="Times New Roman"/>
            <w:kern w:val="0"/>
            <w:sz w:val="24"/>
            <w:szCs w:val="24"/>
          </w:rPr>
          <w:t xml:space="preserve"> private</w:t>
        </w:r>
        <w:r w:rsidR="006961A3">
          <w:rPr>
            <w:rFonts w:ascii="Times New Roman" w:eastAsia="宋体" w:hAnsi="Times New Roman" w:cs="Times New Roman"/>
            <w:kern w:val="0"/>
            <w:sz w:val="24"/>
            <w:szCs w:val="24"/>
          </w:rPr>
          <w:t xml:space="preserve"> </w:t>
        </w:r>
        <w:r w:rsidR="006961A3" w:rsidRPr="004D06F6">
          <w:rPr>
            <w:rFonts w:ascii="Times New Roman" w:eastAsia="宋体" w:hAnsi="Times New Roman" w:cs="Times New Roman"/>
            <w:kern w:val="0"/>
            <w:sz w:val="24"/>
            <w:szCs w:val="24"/>
          </w:rPr>
          <w:t>key.</w:t>
        </w:r>
        <w:r w:rsidR="006961A3">
          <w:rPr>
            <w:rFonts w:ascii="Times New Roman" w:eastAsia="宋体" w:hAnsi="Times New Roman" w:cs="Times New Roman"/>
            <w:kern w:val="0"/>
            <w:sz w:val="24"/>
            <w:szCs w:val="24"/>
          </w:rPr>
          <w:t xml:space="preserve"> </w:t>
        </w:r>
      </w:ins>
      <w:ins w:id="1158" w:author="Zhang Li" w:date="2022-06-16T16:59:00Z">
        <w:r w:rsidR="00802D31">
          <w:rPr>
            <w:rFonts w:ascii="Times New Roman" w:eastAsia="宋体" w:hAnsi="Times New Roman" w:cs="Times New Roman"/>
            <w:kern w:val="0"/>
            <w:sz w:val="24"/>
            <w:szCs w:val="24"/>
          </w:rPr>
          <w:t>For example, i</w:t>
        </w:r>
      </w:ins>
      <w:ins w:id="1159" w:author="Zhang Li" w:date="2022-06-12T12:30:00Z">
        <w:r w:rsidR="006961A3">
          <w:rPr>
            <w:rFonts w:ascii="Times New Roman" w:eastAsia="宋体" w:hAnsi="Times New Roman" w:cs="Times New Roman"/>
            <w:kern w:val="0"/>
            <w:sz w:val="24"/>
            <w:szCs w:val="24"/>
          </w:rPr>
          <w:t xml:space="preserve">n a </w:t>
        </w:r>
      </w:ins>
      <m:oMath>
        <m:d>
          <m:dPr>
            <m:ctrlPr>
              <w:ins w:id="1160" w:author="Zhang Li" w:date="2022-06-12T12:30:00Z">
                <w:rPr>
                  <w:rFonts w:ascii="Cambria Math" w:eastAsia="宋体" w:hAnsi="Cambria Math" w:cs="Times New Roman"/>
                  <w:kern w:val="0"/>
                  <w:sz w:val="24"/>
                  <w:szCs w:val="24"/>
                </w:rPr>
              </w:ins>
            </m:ctrlPr>
          </m:dPr>
          <m:e>
            <m:r>
              <w:ins w:id="1161" w:author="Zhang Li" w:date="2022-06-12T12:30:00Z">
                <w:rPr>
                  <w:rFonts w:ascii="Cambria Math" w:eastAsia="宋体" w:hAnsi="Cambria Math" w:cs="Times New Roman"/>
                  <w:kern w:val="0"/>
                  <w:sz w:val="24"/>
                  <w:szCs w:val="24"/>
                </w:rPr>
                <m:t>t</m:t>
              </w:ins>
            </m:r>
            <m:r>
              <w:ins w:id="1162" w:author="Zhang Li" w:date="2022-06-12T12:30:00Z">
                <m:rPr>
                  <m:sty m:val="p"/>
                </m:rPr>
                <w:rPr>
                  <w:rFonts w:ascii="Cambria Math" w:eastAsia="宋体" w:hAnsi="Cambria Math" w:cs="Times New Roman"/>
                  <w:kern w:val="0"/>
                  <w:sz w:val="24"/>
                  <w:szCs w:val="24"/>
                </w:rPr>
                <m:t>,</m:t>
              </w:ins>
            </m:r>
            <m:r>
              <w:ins w:id="1163" w:author="Zhang Li" w:date="2022-06-12T12:30:00Z">
                <w:rPr>
                  <w:rFonts w:ascii="Cambria Math" w:eastAsia="宋体" w:hAnsi="Cambria Math" w:cs="Times New Roman"/>
                  <w:kern w:val="0"/>
                  <w:sz w:val="24"/>
                  <w:szCs w:val="24"/>
                </w:rPr>
                <m:t>n</m:t>
              </w:ins>
            </m:r>
          </m:e>
        </m:d>
      </m:oMath>
      <w:ins w:id="116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threshold signature scheme, </w:t>
        </w:r>
      </w:ins>
      <m:oMath>
        <m:r>
          <w:ins w:id="1165" w:author="Zhang Li" w:date="2022-06-12T12:30:00Z">
            <w:rPr>
              <w:rFonts w:ascii="Cambria Math" w:eastAsia="宋体" w:hAnsi="Cambria Math" w:cs="Times New Roman"/>
              <w:kern w:val="0"/>
              <w:sz w:val="24"/>
              <w:szCs w:val="24"/>
            </w:rPr>
            <m:t>n</m:t>
          </w:ins>
        </m:r>
      </m:oMath>
      <w:ins w:id="1166" w:author="Zhang Li" w:date="2022-06-12T12:30:00Z">
        <w:r w:rsidR="006961A3">
          <w:rPr>
            <w:rFonts w:ascii="Times New Roman" w:eastAsia="宋体" w:hAnsi="Times New Roman" w:cs="Times New Roman" w:hint="eastAsia"/>
            <w:kern w:val="0"/>
            <w:sz w:val="24"/>
            <w:szCs w:val="24"/>
          </w:rPr>
          <w:t xml:space="preserve"> </w:t>
        </w:r>
      </w:ins>
      <w:ins w:id="1167" w:author="Zhang Li" w:date="2022-06-16T16:19:00Z">
        <w:r w:rsidR="00E302D4">
          <w:rPr>
            <w:rFonts w:ascii="Times New Roman" w:eastAsia="宋体" w:hAnsi="Times New Roman" w:cs="Times New Roman"/>
            <w:kern w:val="0"/>
            <w:sz w:val="24"/>
            <w:szCs w:val="24"/>
          </w:rPr>
          <w:t>participants</w:t>
        </w:r>
      </w:ins>
      <w:ins w:id="1168" w:author="Zhang Li" w:date="2022-06-12T12:30:00Z">
        <w:r w:rsidR="006961A3">
          <w:rPr>
            <w:rFonts w:ascii="Times New Roman" w:eastAsia="宋体" w:hAnsi="Times New Roman" w:cs="Times New Roman"/>
            <w:kern w:val="0"/>
            <w:sz w:val="24"/>
            <w:szCs w:val="24"/>
          </w:rPr>
          <w:t xml:space="preserve"> hold distinct</w:t>
        </w:r>
      </w:ins>
      <w:ins w:id="1169" w:author="Zhang Li" w:date="2022-06-16T16:19:00Z">
        <w:r w:rsidR="00E302D4">
          <w:rPr>
            <w:rFonts w:ascii="Times New Roman" w:eastAsia="宋体" w:hAnsi="Times New Roman" w:cs="Times New Roman"/>
            <w:kern w:val="0"/>
            <w:sz w:val="24"/>
            <w:szCs w:val="24"/>
          </w:rPr>
          <w:t xml:space="preserve"> private</w:t>
        </w:r>
      </w:ins>
      <w:ins w:id="1170" w:author="Zhang Li" w:date="2022-06-12T12:30:00Z">
        <w:r w:rsidR="006961A3">
          <w:rPr>
            <w:rFonts w:ascii="Times New Roman" w:eastAsia="宋体" w:hAnsi="Times New Roman" w:cs="Times New Roman"/>
            <w:kern w:val="0"/>
            <w:sz w:val="24"/>
            <w:szCs w:val="24"/>
          </w:rPr>
          <w:t xml:space="preserve"> key </w:t>
        </w:r>
        <w:r w:rsidR="006961A3">
          <w:rPr>
            <w:rFonts w:ascii="Times New Roman" w:eastAsia="宋体" w:hAnsi="Times New Roman" w:cs="Times New Roman"/>
            <w:kern w:val="0"/>
            <w:sz w:val="24"/>
            <w:szCs w:val="24"/>
          </w:rPr>
          <w:lastRenderedPageBreak/>
          <w:t>shares</w:t>
        </w:r>
      </w:ins>
      <w:ins w:id="1171" w:author="Zhang Li" w:date="2022-06-16T17:00:00Z">
        <w:r w:rsidR="00802D31">
          <w:rPr>
            <w:rFonts w:ascii="Times New Roman" w:eastAsia="宋体" w:hAnsi="Times New Roman" w:cs="Times New Roman"/>
            <w:kern w:val="0"/>
            <w:sz w:val="24"/>
            <w:szCs w:val="24"/>
          </w:rPr>
          <w:t xml:space="preserve"> of the main private key</w:t>
        </w:r>
      </w:ins>
      <w:ins w:id="1172" w:author="Zhang Li" w:date="2022-06-16T17:01:00Z">
        <w:r w:rsidR="00802D31">
          <w:rPr>
            <w:rFonts w:ascii="Times New Roman" w:eastAsia="宋体" w:hAnsi="Times New Roman" w:cs="Times New Roman"/>
            <w:kern w:val="0"/>
            <w:sz w:val="24"/>
            <w:szCs w:val="24"/>
          </w:rPr>
          <w:t xml:space="preserve"> by executing a distributed key generation algorithm</w:t>
        </w:r>
      </w:ins>
      <w:ins w:id="1173" w:author="Zhang Li" w:date="2022-06-12T12:30:00Z">
        <w:r w:rsidR="006961A3">
          <w:rPr>
            <w:rFonts w:ascii="Times New Roman" w:eastAsia="宋体" w:hAnsi="Times New Roman" w:cs="Times New Roman"/>
            <w:kern w:val="0"/>
            <w:sz w:val="24"/>
            <w:szCs w:val="24"/>
          </w:rPr>
          <w:t>.</w:t>
        </w:r>
      </w:ins>
      <w:ins w:id="1174" w:author="Zhang Li" w:date="2022-06-16T17:09:00Z">
        <w:r w:rsidR="00FB5ECE">
          <w:rPr>
            <w:rFonts w:ascii="Times New Roman" w:eastAsia="宋体" w:hAnsi="Times New Roman" w:cs="Times New Roman"/>
            <w:kern w:val="0"/>
            <w:sz w:val="24"/>
            <w:szCs w:val="24"/>
          </w:rPr>
          <w:t xml:space="preserve"> Each participant can generate partial signature share by a </w:t>
        </w:r>
      </w:ins>
      <w:ins w:id="1175" w:author="Zhang Li" w:date="2022-06-16T17:10:00Z">
        <w:r w:rsidR="00FB5ECE">
          <w:rPr>
            <w:rFonts w:ascii="Times New Roman" w:eastAsia="宋体" w:hAnsi="Times New Roman" w:cs="Times New Roman"/>
            <w:kern w:val="0"/>
            <w:sz w:val="24"/>
            <w:szCs w:val="24"/>
          </w:rPr>
          <w:t xml:space="preserve">partial </w:t>
        </w:r>
      </w:ins>
      <w:ins w:id="1176" w:author="Zhang Li" w:date="2022-06-16T17:09:00Z">
        <w:r w:rsidR="00FB5ECE">
          <w:rPr>
            <w:rFonts w:ascii="Times New Roman" w:eastAsia="宋体" w:hAnsi="Times New Roman" w:cs="Times New Roman"/>
            <w:kern w:val="0"/>
            <w:sz w:val="24"/>
            <w:szCs w:val="24"/>
          </w:rPr>
          <w:t>signature gen</w:t>
        </w:r>
      </w:ins>
      <w:ins w:id="1177" w:author="Zhang Li" w:date="2022-06-16T17:10:00Z">
        <w:r w:rsidR="00FB5ECE">
          <w:rPr>
            <w:rFonts w:ascii="Times New Roman" w:eastAsia="宋体" w:hAnsi="Times New Roman" w:cs="Times New Roman"/>
            <w:kern w:val="0"/>
            <w:sz w:val="24"/>
            <w:szCs w:val="24"/>
          </w:rPr>
          <w:t xml:space="preserve">eration algorithm. </w:t>
        </w:r>
      </w:ins>
      <w:ins w:id="1178" w:author="Zhang Li" w:date="2022-06-16T17:03:00Z">
        <w:r w:rsidR="00637D57">
          <w:rPr>
            <w:rFonts w:ascii="Times New Roman" w:eastAsia="宋体" w:hAnsi="Times New Roman" w:cs="Times New Roman"/>
            <w:kern w:val="0"/>
            <w:sz w:val="24"/>
            <w:szCs w:val="24"/>
          </w:rPr>
          <w:t xml:space="preserve"> </w:t>
        </w:r>
      </w:ins>
      <w:ins w:id="1179" w:author="Zhang Li" w:date="2022-06-12T12:30:00Z">
        <w:r w:rsidR="006961A3">
          <w:rPr>
            <w:rFonts w:ascii="Times New Roman" w:eastAsia="宋体" w:hAnsi="Times New Roman" w:cs="Times New Roman"/>
            <w:kern w:val="0"/>
            <w:sz w:val="24"/>
            <w:szCs w:val="24"/>
          </w:rPr>
          <w:t xml:space="preserve"> And any subset of</w:t>
        </w:r>
      </w:ins>
      <w:ins w:id="1180" w:author="Zhang Li" w:date="2022-06-16T17:15:00Z">
        <w:r w:rsidR="00B350EA">
          <w:rPr>
            <w:rFonts w:ascii="Times New Roman" w:eastAsia="宋体" w:hAnsi="Times New Roman" w:cs="Times New Roman"/>
            <w:kern w:val="0"/>
            <w:sz w:val="24"/>
            <w:szCs w:val="24"/>
          </w:rPr>
          <w:t xml:space="preserve"> more than</w:t>
        </w:r>
      </w:ins>
      <w:ins w:id="1181" w:author="Zhang Li" w:date="2022-06-12T12:30:00Z">
        <w:r w:rsidR="006961A3">
          <w:rPr>
            <w:rFonts w:ascii="Times New Roman" w:eastAsia="宋体" w:hAnsi="Times New Roman" w:cs="Times New Roman"/>
            <w:kern w:val="0"/>
            <w:sz w:val="24"/>
            <w:szCs w:val="24"/>
          </w:rPr>
          <w:t xml:space="preserve"> </w:t>
        </w:r>
      </w:ins>
      <m:oMath>
        <m:r>
          <w:ins w:id="1182" w:author="Zhang Li" w:date="2022-06-16T17:15:00Z">
            <w:rPr>
              <w:rFonts w:ascii="Cambria Math" w:eastAsia="宋体" w:hAnsi="Cambria Math" w:cs="Times New Roman"/>
              <w:kern w:val="0"/>
              <w:sz w:val="24"/>
              <w:szCs w:val="24"/>
            </w:rPr>
            <m:t>t(</m:t>
          </w:ins>
        </m:r>
        <m:r>
          <w:ins w:id="1183" w:author="Zhang Li" w:date="2022-06-12T12:30:00Z">
            <w:rPr>
              <w:rFonts w:ascii="Cambria Math" w:eastAsia="宋体" w:hAnsi="Cambria Math" w:cs="Times New Roman"/>
              <w:kern w:val="0"/>
              <w:sz w:val="24"/>
              <w:szCs w:val="24"/>
            </w:rPr>
            <m:t>t</m:t>
          </w:ins>
        </m:r>
        <m:r>
          <w:ins w:id="1184" w:author="Zhang Li" w:date="2022-06-12T12:30:00Z">
            <m:rPr>
              <m:sty m:val="p"/>
            </m:rPr>
            <w:rPr>
              <w:rFonts w:ascii="Cambria Math" w:eastAsia="宋体" w:hAnsi="Cambria Math" w:cs="Times New Roman"/>
              <w:kern w:val="0"/>
              <w:sz w:val="24"/>
              <w:szCs w:val="24"/>
            </w:rPr>
            <m:t>≤</m:t>
          </w:ins>
        </m:r>
        <m:r>
          <w:ins w:id="1185" w:author="Zhang Li" w:date="2022-06-12T12:30:00Z">
            <w:rPr>
              <w:rFonts w:ascii="Cambria Math" w:eastAsia="宋体" w:hAnsi="Cambria Math" w:cs="Times New Roman"/>
              <w:kern w:val="0"/>
              <w:sz w:val="24"/>
              <w:szCs w:val="24"/>
            </w:rPr>
            <m:t>n</m:t>
          </w:ins>
        </m:r>
        <m:r>
          <w:ins w:id="1186" w:author="Zhang Li" w:date="2022-06-16T17:15:00Z">
            <w:rPr>
              <w:rFonts w:ascii="Cambria Math" w:eastAsia="宋体" w:hAnsi="Cambria Math" w:cs="Times New Roman"/>
              <w:kern w:val="0"/>
              <w:sz w:val="24"/>
              <w:szCs w:val="24"/>
            </w:rPr>
            <m:t>)</m:t>
          </w:ins>
        </m:r>
      </m:oMath>
      <w:ins w:id="1187"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distinct </w:t>
        </w:r>
      </w:ins>
      <w:ins w:id="1188" w:author="Zhang Li" w:date="2022-06-16T16:19:00Z">
        <w:r w:rsidR="00E302D4">
          <w:rPr>
            <w:rFonts w:ascii="Times New Roman" w:eastAsia="宋体" w:hAnsi="Times New Roman" w:cs="Times New Roman"/>
            <w:kern w:val="0"/>
            <w:sz w:val="24"/>
            <w:szCs w:val="24"/>
          </w:rPr>
          <w:t>participants</w:t>
        </w:r>
      </w:ins>
      <w:ins w:id="1189" w:author="Zhang Li" w:date="2022-06-12T12:30:00Z">
        <w:r w:rsidR="006961A3">
          <w:rPr>
            <w:rFonts w:ascii="Times New Roman" w:eastAsia="宋体" w:hAnsi="Times New Roman" w:cs="Times New Roman"/>
            <w:kern w:val="0"/>
            <w:sz w:val="24"/>
            <w:szCs w:val="24"/>
          </w:rPr>
          <w:t xml:space="preserve"> can issue a valid</w:t>
        </w:r>
      </w:ins>
      <w:ins w:id="1190" w:author="Zhang Li" w:date="2022-06-16T16:19:00Z">
        <w:r w:rsidR="00E302D4">
          <w:rPr>
            <w:rFonts w:ascii="Times New Roman" w:eastAsia="宋体" w:hAnsi="Times New Roman" w:cs="Times New Roman"/>
            <w:kern w:val="0"/>
            <w:sz w:val="24"/>
            <w:szCs w:val="24"/>
          </w:rPr>
          <w:t xml:space="preserve"> full</w:t>
        </w:r>
      </w:ins>
      <w:ins w:id="1191" w:author="Zhang Li" w:date="2022-06-12T12:30:00Z">
        <w:r w:rsidR="006961A3">
          <w:rPr>
            <w:rFonts w:ascii="Times New Roman" w:eastAsia="宋体" w:hAnsi="Times New Roman" w:cs="Times New Roman"/>
            <w:kern w:val="0"/>
            <w:sz w:val="24"/>
            <w:szCs w:val="24"/>
          </w:rPr>
          <w:t xml:space="preserve"> signature</w:t>
        </w:r>
      </w:ins>
      <w:ins w:id="1192" w:author="Zhang Li" w:date="2022-06-16T17:10:00Z">
        <w:r w:rsidR="00FB5ECE">
          <w:rPr>
            <w:rFonts w:ascii="Times New Roman" w:eastAsia="宋体" w:hAnsi="Times New Roman" w:cs="Times New Roman"/>
            <w:kern w:val="0"/>
            <w:sz w:val="24"/>
            <w:szCs w:val="24"/>
          </w:rPr>
          <w:t xml:space="preserve"> through an interactive </w:t>
        </w:r>
      </w:ins>
      <w:ins w:id="1193" w:author="Zhang Li" w:date="2022-06-16T17:11:00Z">
        <w:r w:rsidR="00FB5ECE">
          <w:rPr>
            <w:rFonts w:ascii="Times New Roman" w:eastAsia="宋体" w:hAnsi="Times New Roman" w:cs="Times New Roman"/>
            <w:kern w:val="0"/>
            <w:sz w:val="24"/>
            <w:szCs w:val="24"/>
          </w:rPr>
          <w:t xml:space="preserve">full </w:t>
        </w:r>
      </w:ins>
      <w:ins w:id="1194" w:author="Zhang Li" w:date="2022-06-16T17:10:00Z">
        <w:r w:rsidR="00FB5ECE">
          <w:rPr>
            <w:rFonts w:ascii="Times New Roman" w:eastAsia="宋体" w:hAnsi="Times New Roman" w:cs="Times New Roman"/>
            <w:kern w:val="0"/>
            <w:sz w:val="24"/>
            <w:szCs w:val="24"/>
          </w:rPr>
          <w:t>signature generation algorithm</w:t>
        </w:r>
      </w:ins>
      <w:ins w:id="1195" w:author="Zhang Li" w:date="2022-06-12T12:30:00Z">
        <w:r w:rsidR="006961A3">
          <w:rPr>
            <w:rFonts w:ascii="Times New Roman" w:eastAsia="宋体" w:hAnsi="Times New Roman" w:cs="Times New Roman"/>
            <w:kern w:val="0"/>
            <w:sz w:val="24"/>
            <w:szCs w:val="24"/>
          </w:rPr>
          <w:t>, wh</w:t>
        </w:r>
      </w:ins>
      <w:ins w:id="1196" w:author="Zhang Li" w:date="2022-06-16T15:29:00Z">
        <w:r w:rsidR="00C75CA6">
          <w:rPr>
            <w:rFonts w:ascii="Times New Roman" w:eastAsia="宋体" w:hAnsi="Times New Roman" w:cs="Times New Roman"/>
            <w:kern w:val="0"/>
            <w:sz w:val="24"/>
            <w:szCs w:val="24"/>
          </w:rPr>
          <w:t>ile</w:t>
        </w:r>
      </w:ins>
      <w:ins w:id="1197" w:author="Zhang Li" w:date="2022-06-12T12:30:00Z">
        <w:r w:rsidR="006961A3">
          <w:rPr>
            <w:rFonts w:ascii="Times New Roman" w:eastAsia="宋体" w:hAnsi="Times New Roman" w:cs="Times New Roman"/>
            <w:kern w:val="0"/>
            <w:sz w:val="24"/>
            <w:szCs w:val="24"/>
          </w:rPr>
          <w:t xml:space="preserve"> as any subset </w:t>
        </w:r>
      </w:ins>
      <m:oMath>
        <m:r>
          <w:ins w:id="1198" w:author="Zhang Li" w:date="2022-06-12T12:30:00Z">
            <w:rPr>
              <w:rFonts w:ascii="Cambria Math" w:eastAsia="宋体" w:hAnsi="Cambria Math" w:cs="Times New Roman"/>
              <w:kern w:val="0"/>
              <w:sz w:val="24"/>
              <w:szCs w:val="24"/>
            </w:rPr>
            <m:t>t</m:t>
          </w:ins>
        </m:r>
        <m:r>
          <w:ins w:id="1199" w:author="Zhang Li" w:date="2022-06-12T12:30:00Z">
            <m:rPr>
              <m:sty m:val="p"/>
            </m:rPr>
            <w:rPr>
              <w:rFonts w:ascii="Cambria Math" w:eastAsia="宋体" w:hAnsi="Cambria Math" w:cs="Times New Roman"/>
              <w:kern w:val="0"/>
              <w:sz w:val="24"/>
              <w:szCs w:val="24"/>
            </w:rPr>
            <m:t>-1</m:t>
          </w:ins>
        </m:r>
      </m:oMath>
      <w:ins w:id="1200"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or fewer </w:t>
        </w:r>
      </w:ins>
      <w:ins w:id="1201" w:author="Zhang Li" w:date="2022-06-16T17:00:00Z">
        <w:r w:rsidR="00802D31">
          <w:rPr>
            <w:rFonts w:ascii="Times New Roman" w:eastAsia="宋体" w:hAnsi="Times New Roman" w:cs="Times New Roman"/>
            <w:kern w:val="0"/>
            <w:sz w:val="24"/>
            <w:szCs w:val="24"/>
          </w:rPr>
          <w:t>participants</w:t>
        </w:r>
      </w:ins>
      <w:ins w:id="1202" w:author="Zhang Li" w:date="2022-06-12T12:30:00Z">
        <w:r w:rsidR="006961A3">
          <w:rPr>
            <w:rFonts w:ascii="Times New Roman" w:eastAsia="宋体" w:hAnsi="Times New Roman" w:cs="Times New Roman"/>
            <w:kern w:val="0"/>
            <w:sz w:val="24"/>
            <w:szCs w:val="24"/>
          </w:rPr>
          <w:t xml:space="preserve"> can't</w:t>
        </w:r>
        <w:r w:rsidR="006961A3" w:rsidRPr="004D06F6">
          <w:rPr>
            <w:rFonts w:ascii="Times New Roman" w:eastAsia="宋体" w:hAnsi="Times New Roman" w:cs="Times New Roman"/>
            <w:kern w:val="0"/>
            <w:sz w:val="24"/>
            <w:szCs w:val="24"/>
          </w:rPr>
          <w:t>.</w:t>
        </w:r>
        <w:r w:rsidR="006961A3">
          <w:rPr>
            <w:rFonts w:ascii="Times New Roman" w:eastAsia="宋体" w:hAnsi="Times New Roman" w:cs="Times New Roman"/>
            <w:kern w:val="0"/>
            <w:sz w:val="24"/>
            <w:szCs w:val="24"/>
          </w:rPr>
          <w:t xml:space="preserve"> </w:t>
        </w:r>
      </w:ins>
      <w:ins w:id="1203" w:author="Zhang Li" w:date="2022-06-16T17:11:00Z">
        <w:r w:rsidR="00FB5ECE">
          <w:rPr>
            <w:rFonts w:ascii="Times New Roman" w:eastAsia="宋体" w:hAnsi="Times New Roman" w:cs="Times New Roman"/>
            <w:kern w:val="0"/>
            <w:sz w:val="24"/>
            <w:szCs w:val="24"/>
          </w:rPr>
          <w:t>The full signature can be verified by any participant using the unique main public</w:t>
        </w:r>
      </w:ins>
      <w:ins w:id="1204" w:author="Zhang Li" w:date="2022-06-16T17:12:00Z">
        <w:r w:rsidR="00FB5ECE">
          <w:rPr>
            <w:rFonts w:ascii="Times New Roman" w:eastAsia="宋体" w:hAnsi="Times New Roman" w:cs="Times New Roman"/>
            <w:kern w:val="0"/>
            <w:sz w:val="24"/>
            <w:szCs w:val="24"/>
          </w:rPr>
          <w:t xml:space="preserve"> key.</w:t>
        </w:r>
      </w:ins>
    </w:p>
    <w:p w14:paraId="6DE5A1A8" w14:textId="32E0E157" w:rsidR="006961A3" w:rsidRPr="002B26EC" w:rsidRDefault="006961A3" w:rsidP="008A511D">
      <w:pPr>
        <w:spacing w:afterLines="100" w:after="312"/>
        <w:ind w:firstLine="420"/>
        <w:rPr>
          <w:ins w:id="1205" w:author="Zhang Li" w:date="2022-06-12T12:30:00Z"/>
          <w:rFonts w:ascii="Times New Roman" w:eastAsia="宋体" w:hAnsi="Times New Roman" w:cs="Times New Roman"/>
          <w:kern w:val="0"/>
          <w:sz w:val="24"/>
          <w:szCs w:val="24"/>
        </w:rPr>
      </w:pPr>
      <w:bookmarkStart w:id="1206" w:name="_Hlk101971789"/>
      <w:ins w:id="1207" w:author="Zhang Li" w:date="2022-06-12T12:30:00Z">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w:t>
        </w:r>
      </w:ins>
      <w:ins w:id="1208" w:author="Zhang Li" w:date="2022-06-16T15:43:00Z">
        <w:r w:rsidR="007E33DE">
          <w:rPr>
            <w:rFonts w:ascii="Times New Roman" w:eastAsia="宋体" w:hAnsi="Times New Roman" w:cs="Times New Roman"/>
            <w:kern w:val="0"/>
            <w:sz w:val="24"/>
            <w:szCs w:val="24"/>
          </w:rPr>
          <w:t>uses</w:t>
        </w:r>
      </w:ins>
      <w:ins w:id="1209" w:author="Zhang Li" w:date="2022-06-16T15:37:00Z">
        <w:r w:rsidR="00E754FA">
          <w:rPr>
            <w:rFonts w:ascii="Times New Roman" w:eastAsia="宋体" w:hAnsi="Times New Roman" w:cs="Times New Roman"/>
            <w:kern w:val="0"/>
            <w:sz w:val="24"/>
            <w:szCs w:val="24"/>
          </w:rPr>
          <w:t xml:space="preserve"> </w:t>
        </w:r>
      </w:ins>
      <w:ins w:id="1210" w:author="Zhang Li" w:date="2022-06-16T15:49:00Z">
        <w:r w:rsidR="008A511D">
          <w:rPr>
            <w:rFonts w:ascii="Times New Roman" w:eastAsia="宋体" w:hAnsi="Times New Roman" w:cs="Times New Roman"/>
            <w:kern w:val="0"/>
            <w:sz w:val="24"/>
            <w:szCs w:val="24"/>
          </w:rPr>
          <w:t xml:space="preserve">bilinear maps and </w:t>
        </w:r>
      </w:ins>
      <w:ins w:id="1211" w:author="Zhang Li" w:date="2022-06-16T15:38:00Z">
        <w:r w:rsidR="00E754FA">
          <w:rPr>
            <w:rFonts w:ascii="Times New Roman" w:eastAsia="宋体" w:hAnsi="Times New Roman" w:cs="Times New Roman"/>
            <w:kern w:val="0"/>
            <w:sz w:val="24"/>
            <w:szCs w:val="24"/>
          </w:rPr>
          <w:t>Gap</w:t>
        </w:r>
      </w:ins>
      <w:ins w:id="1212" w:author="Zhang Li" w:date="2022-06-16T15:37:00Z">
        <w:r w:rsidR="00E754FA">
          <w:rPr>
            <w:rFonts w:ascii="Times New Roman" w:eastAsia="宋体" w:hAnsi="Times New Roman" w:cs="Times New Roman"/>
            <w:kern w:val="0"/>
            <w:sz w:val="24"/>
            <w:szCs w:val="24"/>
          </w:rPr>
          <w:t xml:space="preserve"> Diffie-Hellman</w:t>
        </w:r>
      </w:ins>
      <w:ins w:id="1213" w:author="Zhang Li" w:date="2022-06-16T15:38:00Z">
        <w:r w:rsidR="00E754FA">
          <w:rPr>
            <w:rFonts w:ascii="Times New Roman" w:eastAsia="宋体" w:hAnsi="Times New Roman" w:cs="Times New Roman"/>
            <w:kern w:val="0"/>
            <w:sz w:val="24"/>
            <w:szCs w:val="24"/>
          </w:rPr>
          <w:t xml:space="preserve"> groups</w:t>
        </w:r>
      </w:ins>
      <w:ins w:id="1214" w:author="Zhang Li" w:date="2022-06-16T15:47:00Z">
        <w:r w:rsidR="008A511D">
          <w:rPr>
            <w:rFonts w:ascii="Times New Roman" w:eastAsia="宋体" w:hAnsi="Times New Roman" w:cs="Times New Roman"/>
            <w:kern w:val="0"/>
            <w:sz w:val="24"/>
            <w:szCs w:val="24"/>
          </w:rPr>
          <w:t xml:space="preserve"> where </w:t>
        </w:r>
      </w:ins>
      <w:ins w:id="1215" w:author="Zhang Li" w:date="2022-06-16T15:44:00Z">
        <w:r w:rsidR="007E33DE">
          <w:rPr>
            <w:rFonts w:ascii="Times New Roman" w:eastAsia="宋体" w:hAnsi="Times New Roman" w:cs="Times New Roman"/>
            <w:kern w:val="0"/>
            <w:sz w:val="24"/>
            <w:szCs w:val="24"/>
          </w:rPr>
          <w:t>Computational Diffi</w:t>
        </w:r>
      </w:ins>
      <w:ins w:id="1216" w:author="Zhang Li" w:date="2022-06-16T15:45:00Z">
        <w:r w:rsidR="007E33DE">
          <w:rPr>
            <w:rFonts w:ascii="Times New Roman" w:eastAsia="宋体" w:hAnsi="Times New Roman" w:cs="Times New Roman"/>
            <w:kern w:val="0"/>
            <w:sz w:val="24"/>
            <w:szCs w:val="24"/>
          </w:rPr>
          <w:t>e-Hellman</w:t>
        </w:r>
      </w:ins>
      <w:ins w:id="1217" w:author="Zhang Li" w:date="2022-06-16T15:43:00Z">
        <w:r w:rsidR="007E33DE">
          <w:rPr>
            <w:rFonts w:ascii="Times New Roman" w:eastAsia="宋体" w:hAnsi="Times New Roman" w:cs="Times New Roman"/>
            <w:kern w:val="0"/>
            <w:sz w:val="24"/>
            <w:szCs w:val="24"/>
          </w:rPr>
          <w:t xml:space="preserve"> problem is hard</w:t>
        </w:r>
      </w:ins>
      <w:ins w:id="1218" w:author="Zhang Li" w:date="2022-06-16T15:46:00Z">
        <w:r w:rsidR="008A511D">
          <w:rPr>
            <w:rFonts w:ascii="Times New Roman" w:eastAsia="宋体" w:hAnsi="Times New Roman" w:cs="Times New Roman"/>
            <w:kern w:val="0"/>
            <w:sz w:val="24"/>
            <w:szCs w:val="24"/>
          </w:rPr>
          <w:t>, but Decision Diffie-Hellman problem is easy</w:t>
        </w:r>
      </w:ins>
      <w:ins w:id="1219" w:author="Zhang Li" w:date="2022-06-16T15:47:00Z">
        <w:r w:rsidR="008A511D">
          <w:rPr>
            <w:rFonts w:ascii="Times New Roman" w:eastAsia="宋体" w:hAnsi="Times New Roman" w:cs="Times New Roman"/>
            <w:kern w:val="0"/>
            <w:sz w:val="24"/>
            <w:szCs w:val="24"/>
          </w:rPr>
          <w:t>.</w:t>
        </w:r>
      </w:ins>
      <w:ins w:id="1220" w:author="Zhang Li" w:date="2022-06-16T15:50:00Z">
        <w:r w:rsidR="008A511D">
          <w:rPr>
            <w:rFonts w:ascii="Times New Roman" w:eastAsia="宋体" w:hAnsi="Times New Roman" w:cs="Times New Roman"/>
            <w:kern w:val="0"/>
            <w:sz w:val="24"/>
            <w:szCs w:val="24"/>
          </w:rPr>
          <w:t xml:space="preserve"> </w:t>
        </w:r>
      </w:ins>
      <w:ins w:id="1221" w:author="Zhang Li" w:date="2022-06-12T12:30:00Z">
        <w:r>
          <w:rPr>
            <w:rFonts w:ascii="Times New Roman" w:eastAsia="宋体" w:hAnsi="Times New Roman" w:cs="Times New Roman"/>
            <w:kern w:val="0"/>
            <w:sz w:val="24"/>
            <w:szCs w:val="24"/>
          </w:rPr>
          <w:t xml:space="preserve">BLS signature scheme consists of signature generation algorithm and signature verification algorithm. Let </w:t>
        </w:r>
      </w:ins>
      <m:oMath>
        <m:sSub>
          <m:sSubPr>
            <m:ctrlPr>
              <w:ins w:id="1222" w:author="Zhang Li" w:date="2022-06-12T12:30:00Z">
                <w:rPr>
                  <w:rFonts w:ascii="Cambria Math" w:eastAsia="宋体" w:hAnsi="Cambria Math" w:cs="Times New Roman"/>
                  <w:kern w:val="0"/>
                  <w:sz w:val="24"/>
                  <w:szCs w:val="24"/>
                </w:rPr>
              </w:ins>
            </m:ctrlPr>
          </m:sSubPr>
          <m:e>
            <m:r>
              <w:ins w:id="1223" w:author="Zhang Li" w:date="2022-06-12T12:30:00Z">
                <m:rPr>
                  <m:sty m:val="p"/>
                </m:rPr>
                <w:rPr>
                  <w:rFonts w:ascii="Cambria Math" w:eastAsia="宋体" w:hAnsi="Cambria Math" w:cs="Times New Roman"/>
                  <w:kern w:val="0"/>
                  <w:sz w:val="24"/>
                  <w:szCs w:val="24"/>
                </w:rPr>
                <m:t>G</m:t>
              </w:ins>
            </m:r>
          </m:e>
          <m:sub>
            <m:r>
              <w:ins w:id="1224" w:author="Zhang Li" w:date="2022-06-12T12:30:00Z">
                <m:rPr>
                  <m:sty m:val="p"/>
                </m:rPr>
                <w:rPr>
                  <w:rFonts w:ascii="Cambria Math" w:eastAsia="宋体" w:hAnsi="Cambria Math" w:cs="Times New Roman"/>
                  <w:kern w:val="0"/>
                  <w:sz w:val="24"/>
                  <w:szCs w:val="24"/>
                </w:rPr>
                <m:t>1</m:t>
              </w:ins>
            </m:r>
          </m:sub>
        </m:sSub>
      </m:oMath>
      <w:ins w:id="1225" w:author="Zhang Li" w:date="2022-06-12T12:30:00Z">
        <w:r>
          <w:rPr>
            <w:rFonts w:ascii="Times New Roman" w:eastAsia="宋体" w:hAnsi="Times New Roman" w:cs="Times New Roman"/>
            <w:kern w:val="0"/>
            <w:sz w:val="24"/>
            <w:szCs w:val="24"/>
          </w:rPr>
          <w:t xml:space="preserve"> be a </w:t>
        </w:r>
      </w:ins>
      <w:ins w:id="1226" w:author="Zhang Li" w:date="2022-06-16T15:51:00Z">
        <w:r w:rsidR="008B44ED">
          <w:rPr>
            <w:rFonts w:ascii="Times New Roman" w:eastAsia="宋体" w:hAnsi="Times New Roman" w:cs="Times New Roman"/>
            <w:kern w:val="0"/>
            <w:sz w:val="24"/>
            <w:szCs w:val="24"/>
          </w:rPr>
          <w:t>Gap Diffie-Hellman</w:t>
        </w:r>
      </w:ins>
      <w:ins w:id="1227" w:author="Zhang Li" w:date="2022-06-12T12:30:00Z">
        <w:r>
          <w:rPr>
            <w:rFonts w:ascii="Times New Roman" w:eastAsia="宋体" w:hAnsi="Times New Roman" w:cs="Times New Roman"/>
            <w:kern w:val="0"/>
            <w:sz w:val="24"/>
            <w:szCs w:val="24"/>
          </w:rPr>
          <w:t xml:space="preserve"> group with prime order</w:t>
        </w:r>
        <w:r w:rsidRPr="004947E8">
          <w:rPr>
            <w:rFonts w:ascii="Times New Roman" w:eastAsia="宋体" w:hAnsi="Times New Roman" w:cs="Times New Roman"/>
            <w:kern w:val="0"/>
            <w:sz w:val="24"/>
            <w:szCs w:val="24"/>
          </w:rPr>
          <w:t xml:space="preserve"> </w:t>
        </w:r>
      </w:ins>
      <m:oMath>
        <m:r>
          <w:ins w:id="1228" w:author="Zhang Li" w:date="2022-06-12T12:30:00Z">
            <w:rPr>
              <w:rFonts w:ascii="Cambria Math" w:eastAsia="宋体" w:hAnsi="Cambria Math" w:cs="Times New Roman"/>
              <w:kern w:val="0"/>
              <w:sz w:val="24"/>
              <w:szCs w:val="24"/>
            </w:rPr>
            <m:t>p</m:t>
          </w:ins>
        </m:r>
      </m:oMath>
      <w:ins w:id="1229" w:author="Zhang Li" w:date="2022-06-12T12:30:00Z">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w:ins>
      <m:oMath>
        <m:sSub>
          <m:sSubPr>
            <m:ctrlPr>
              <w:ins w:id="1230" w:author="Zhang Li" w:date="2022-06-12T12:30:00Z">
                <w:rPr>
                  <w:rFonts w:ascii="Cambria Math" w:eastAsia="宋体" w:hAnsi="Cambria Math" w:cs="Times New Roman"/>
                  <w:kern w:val="0"/>
                  <w:sz w:val="24"/>
                  <w:szCs w:val="24"/>
                </w:rPr>
              </w:ins>
            </m:ctrlPr>
          </m:sSubPr>
          <m:e>
            <m:r>
              <w:ins w:id="1231" w:author="Zhang Li" w:date="2022-06-12T12:30:00Z">
                <w:rPr>
                  <w:rFonts w:ascii="Cambria Math" w:eastAsia="宋体" w:hAnsi="Cambria Math" w:cs="Times New Roman"/>
                  <w:kern w:val="0"/>
                  <w:sz w:val="24"/>
                  <w:szCs w:val="24"/>
                </w:rPr>
                <m:t>g</m:t>
              </w:ins>
            </m:r>
          </m:e>
          <m:sub>
            <m:r>
              <w:ins w:id="1232" w:author="Zhang Li" w:date="2022-06-12T12:30:00Z">
                <m:rPr>
                  <m:sty m:val="p"/>
                </m:rPr>
                <w:rPr>
                  <w:rFonts w:ascii="Cambria Math" w:eastAsia="宋体" w:hAnsi="Cambria Math" w:cs="Times New Roman"/>
                  <w:kern w:val="0"/>
                  <w:sz w:val="24"/>
                  <w:szCs w:val="24"/>
                </w:rPr>
                <m:t>1</m:t>
              </w:ins>
            </m:r>
          </m:sub>
        </m:sSub>
      </m:oMath>
      <w:ins w:id="1233"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w:ins>
      <m:oMath>
        <m:r>
          <w:ins w:id="1234" w:author="Zhang Li" w:date="2022-06-12T12:30:00Z">
            <w:rPr>
              <w:rFonts w:ascii="Cambria Math" w:eastAsia="宋体" w:hAnsi="Cambria Math" w:cs="Times New Roman"/>
              <w:kern w:val="0"/>
              <w:sz w:val="24"/>
              <w:szCs w:val="24"/>
            </w:rPr>
            <m:t>H</m:t>
          </w:ins>
        </m:r>
        <m:r>
          <w:ins w:id="1235" w:author="Zhang Li" w:date="2022-06-12T12:30:00Z">
            <m:rPr>
              <m:sty m:val="p"/>
            </m:rPr>
            <w:rPr>
              <w:rFonts w:ascii="Cambria Math" w:eastAsia="宋体" w:hAnsi="Cambria Math" w:cs="Times New Roman"/>
              <w:kern w:val="0"/>
              <w:sz w:val="24"/>
              <w:szCs w:val="24"/>
            </w:rPr>
            <m:t>:{0,1</m:t>
          </w:ins>
        </m:r>
        <m:sSup>
          <m:sSupPr>
            <m:ctrlPr>
              <w:ins w:id="1236" w:author="Zhang Li" w:date="2022-06-12T12:30:00Z">
                <w:rPr>
                  <w:rFonts w:ascii="Cambria Math" w:eastAsia="宋体" w:hAnsi="Cambria Math" w:cs="Times New Roman"/>
                  <w:kern w:val="0"/>
                  <w:sz w:val="24"/>
                  <w:szCs w:val="24"/>
                </w:rPr>
              </w:ins>
            </m:ctrlPr>
          </m:sSupPr>
          <m:e>
            <m:r>
              <w:ins w:id="1237" w:author="Zhang Li" w:date="2022-06-12T12:30:00Z">
                <m:rPr>
                  <m:sty m:val="p"/>
                </m:rPr>
                <w:rPr>
                  <w:rFonts w:ascii="Cambria Math" w:eastAsia="宋体" w:hAnsi="Cambria Math" w:cs="Times New Roman"/>
                  <w:kern w:val="0"/>
                  <w:sz w:val="24"/>
                  <w:szCs w:val="24"/>
                </w:rPr>
                <m:t>}</m:t>
              </w:ins>
            </m:r>
          </m:e>
          <m:sup>
            <m:r>
              <w:ins w:id="1238" w:author="Zhang Li" w:date="2022-06-12T12:30:00Z">
                <m:rPr>
                  <m:sty m:val="p"/>
                </m:rPr>
                <w:rPr>
                  <w:rFonts w:ascii="Cambria Math" w:eastAsia="宋体" w:hAnsi="Cambria Math" w:cs="Times New Roman"/>
                  <w:kern w:val="0"/>
                  <w:sz w:val="24"/>
                  <w:szCs w:val="24"/>
                </w:rPr>
                <m:t>*</m:t>
              </w:ins>
            </m:r>
          </m:sup>
        </m:sSup>
        <m:r>
          <w:ins w:id="1239" w:author="Zhang Li" w:date="2022-06-12T12:30:00Z">
            <m:rPr>
              <m:sty m:val="p"/>
            </m:rPr>
            <w:rPr>
              <w:rFonts w:ascii="Cambria Math" w:eastAsia="宋体" w:hAnsi="Cambria Math" w:cs="Times New Roman" w:hint="eastAsia"/>
              <w:kern w:val="0"/>
              <w:sz w:val="24"/>
              <w:szCs w:val="24"/>
            </w:rPr>
            <m:t>→</m:t>
          </w:ins>
        </m:r>
        <m:sSub>
          <m:sSubPr>
            <m:ctrlPr>
              <w:ins w:id="1240" w:author="Zhang Li" w:date="2022-06-12T12:30:00Z">
                <w:rPr>
                  <w:rFonts w:ascii="Cambria Math" w:eastAsia="宋体" w:hAnsi="Cambria Math" w:cs="Times New Roman"/>
                  <w:kern w:val="0"/>
                  <w:sz w:val="24"/>
                  <w:szCs w:val="24"/>
                </w:rPr>
              </w:ins>
            </m:ctrlPr>
          </m:sSubPr>
          <m:e>
            <m:r>
              <w:ins w:id="1241" w:author="Zhang Li" w:date="2022-06-12T12:30:00Z">
                <w:rPr>
                  <w:rFonts w:ascii="Cambria Math" w:eastAsia="宋体" w:hAnsi="Cambria Math" w:cs="Times New Roman"/>
                  <w:kern w:val="0"/>
                  <w:sz w:val="24"/>
                  <w:szCs w:val="24"/>
                </w:rPr>
                <m:t>G</m:t>
              </w:ins>
            </m:r>
          </m:e>
          <m:sub>
            <m:r>
              <w:ins w:id="1242" w:author="Zhang Li" w:date="2022-06-12T12:30:00Z">
                <m:rPr>
                  <m:sty m:val="p"/>
                </m:rPr>
                <w:rPr>
                  <w:rFonts w:ascii="Cambria Math" w:eastAsia="宋体" w:hAnsi="Cambria Math" w:cs="Times New Roman"/>
                  <w:kern w:val="0"/>
                  <w:sz w:val="24"/>
                  <w:szCs w:val="24"/>
                </w:rPr>
                <m:t>1</m:t>
              </w:ins>
            </m:r>
          </m:sub>
        </m:sSub>
      </m:oMath>
      <w:ins w:id="1243" w:author="Zhang Li" w:date="2022-06-12T12:30:00Z">
        <w:r>
          <w:rPr>
            <w:rFonts w:ascii="Times New Roman" w:eastAsia="宋体" w:hAnsi="Times New Roman" w:cs="Times New Roman" w:hint="eastAsia"/>
            <w:kern w:val="0"/>
            <w:sz w:val="24"/>
            <w:szCs w:val="24"/>
          </w:rPr>
          <w:t xml:space="preserve"> </w:t>
        </w:r>
      </w:ins>
      <w:ins w:id="1244" w:author="Zhang Li" w:date="2022-06-16T15:51:00Z">
        <w:r w:rsidR="008B44ED">
          <w:rPr>
            <w:rFonts w:ascii="Times New Roman" w:eastAsia="宋体" w:hAnsi="Times New Roman" w:cs="Times New Roman"/>
            <w:kern w:val="0"/>
            <w:sz w:val="24"/>
            <w:szCs w:val="24"/>
          </w:rPr>
          <w:t>is</w:t>
        </w:r>
      </w:ins>
      <w:ins w:id="1245" w:author="Zhang Li" w:date="2022-06-12T12:30:00Z">
        <w:r>
          <w:rPr>
            <w:rFonts w:ascii="Times New Roman" w:eastAsia="宋体" w:hAnsi="Times New Roman" w:cs="Times New Roman"/>
            <w:kern w:val="0"/>
            <w:sz w:val="24"/>
            <w:szCs w:val="24"/>
          </w:rPr>
          <w:t xml:space="preserve"> a secure hash function. Tuple</w:t>
        </w:r>
        <w:r w:rsidRPr="004947E8">
          <w:rPr>
            <w:rFonts w:ascii="Times New Roman" w:eastAsia="宋体" w:hAnsi="Times New Roman" w:cs="Times New Roman"/>
            <w:kern w:val="0"/>
            <w:sz w:val="24"/>
            <w:szCs w:val="24"/>
          </w:rPr>
          <w:t xml:space="preserve"> </w:t>
        </w:r>
      </w:ins>
      <m:oMath>
        <m:d>
          <m:dPr>
            <m:ctrlPr>
              <w:ins w:id="1246" w:author="Zhang Li" w:date="2022-06-12T12:30:00Z">
                <w:rPr>
                  <w:rFonts w:ascii="Cambria Math" w:eastAsia="宋体" w:hAnsi="Cambria Math" w:cs="Times New Roman"/>
                  <w:kern w:val="0"/>
                  <w:sz w:val="24"/>
                  <w:szCs w:val="24"/>
                </w:rPr>
              </w:ins>
            </m:ctrlPr>
          </m:dPr>
          <m:e>
            <m:sSub>
              <m:sSubPr>
                <m:ctrlPr>
                  <w:ins w:id="1247" w:author="Zhang Li" w:date="2022-06-12T12:30:00Z">
                    <w:rPr>
                      <w:rFonts w:ascii="Cambria Math" w:eastAsia="宋体" w:hAnsi="Cambria Math" w:cs="Times New Roman"/>
                      <w:kern w:val="0"/>
                      <w:sz w:val="24"/>
                      <w:szCs w:val="24"/>
                    </w:rPr>
                  </w:ins>
                </m:ctrlPr>
              </m:sSubPr>
              <m:e>
                <m:r>
                  <w:ins w:id="1248" w:author="Zhang Li" w:date="2022-06-12T12:30:00Z">
                    <w:rPr>
                      <w:rFonts w:ascii="Cambria Math" w:eastAsia="宋体" w:hAnsi="Cambria Math" w:cs="Times New Roman"/>
                      <w:kern w:val="0"/>
                      <w:sz w:val="24"/>
                      <w:szCs w:val="24"/>
                    </w:rPr>
                    <m:t>G</m:t>
                  </w:ins>
                </m:r>
              </m:e>
              <m:sub>
                <m:r>
                  <w:ins w:id="1249" w:author="Zhang Li" w:date="2022-06-12T12:30:00Z">
                    <m:rPr>
                      <m:sty m:val="p"/>
                    </m:rPr>
                    <w:rPr>
                      <w:rFonts w:ascii="Cambria Math" w:eastAsia="宋体" w:hAnsi="Cambria Math" w:cs="Times New Roman"/>
                      <w:kern w:val="0"/>
                      <w:sz w:val="24"/>
                      <w:szCs w:val="24"/>
                    </w:rPr>
                    <m:t>1</m:t>
                  </w:ins>
                </m:r>
              </m:sub>
            </m:sSub>
            <m:r>
              <w:ins w:id="1250" w:author="Zhang Li" w:date="2022-06-12T12:30:00Z">
                <m:rPr>
                  <m:sty m:val="p"/>
                </m:rPr>
                <w:rPr>
                  <w:rFonts w:ascii="Cambria Math" w:eastAsia="宋体" w:hAnsi="Cambria Math" w:cs="Times New Roman"/>
                  <w:kern w:val="0"/>
                  <w:sz w:val="24"/>
                  <w:szCs w:val="24"/>
                </w:rPr>
                <m:t>,</m:t>
              </w:ins>
            </m:r>
            <m:sSub>
              <m:sSubPr>
                <m:ctrlPr>
                  <w:ins w:id="1251" w:author="Zhang Li" w:date="2022-06-12T12:30:00Z">
                    <w:rPr>
                      <w:rFonts w:ascii="Cambria Math" w:eastAsia="宋体" w:hAnsi="Cambria Math" w:cs="Times New Roman"/>
                      <w:kern w:val="0"/>
                      <w:sz w:val="24"/>
                      <w:szCs w:val="24"/>
                    </w:rPr>
                  </w:ins>
                </m:ctrlPr>
              </m:sSubPr>
              <m:e>
                <m:r>
                  <w:ins w:id="1252" w:author="Zhang Li" w:date="2022-06-12T12:30:00Z">
                    <w:rPr>
                      <w:rFonts w:ascii="Cambria Math" w:eastAsia="宋体" w:hAnsi="Cambria Math" w:cs="Times New Roman"/>
                      <w:kern w:val="0"/>
                      <w:sz w:val="24"/>
                      <w:szCs w:val="24"/>
                    </w:rPr>
                    <m:t>g</m:t>
                  </w:ins>
                </m:r>
              </m:e>
              <m:sub>
                <m:r>
                  <w:ins w:id="1253" w:author="Zhang Li" w:date="2022-06-12T12:30:00Z">
                    <m:rPr>
                      <m:sty m:val="p"/>
                    </m:rPr>
                    <w:rPr>
                      <w:rFonts w:ascii="Cambria Math" w:eastAsia="宋体" w:hAnsi="Cambria Math" w:cs="Times New Roman"/>
                      <w:kern w:val="0"/>
                      <w:sz w:val="24"/>
                      <w:szCs w:val="24"/>
                    </w:rPr>
                    <m:t>1</m:t>
                  </w:ins>
                </m:r>
              </m:sub>
            </m:sSub>
            <m:r>
              <w:ins w:id="1254" w:author="Zhang Li" w:date="2022-06-12T12:30:00Z">
                <m:rPr>
                  <m:sty m:val="p"/>
                </m:rPr>
                <w:rPr>
                  <w:rFonts w:ascii="Cambria Math" w:eastAsia="宋体" w:hAnsi="Cambria Math" w:cs="Times New Roman"/>
                  <w:kern w:val="0"/>
                  <w:sz w:val="24"/>
                  <w:szCs w:val="24"/>
                </w:rPr>
                <m:t>,</m:t>
              </w:ins>
            </m:r>
            <m:r>
              <w:ins w:id="1255" w:author="Zhang Li" w:date="2022-06-12T12:30:00Z">
                <w:rPr>
                  <w:rFonts w:ascii="Cambria Math" w:eastAsia="宋体" w:hAnsi="Cambria Math" w:cs="Times New Roman"/>
                  <w:kern w:val="0"/>
                  <w:sz w:val="24"/>
                  <w:szCs w:val="24"/>
                </w:rPr>
                <m:t>p</m:t>
              </w:ins>
            </m:r>
            <m:r>
              <w:ins w:id="1256" w:author="Zhang Li" w:date="2022-06-12T12:30:00Z">
                <m:rPr>
                  <m:sty m:val="p"/>
                </m:rPr>
                <w:rPr>
                  <w:rFonts w:ascii="Cambria Math" w:eastAsia="宋体" w:hAnsi="Cambria Math" w:cs="Times New Roman"/>
                  <w:kern w:val="0"/>
                  <w:sz w:val="24"/>
                  <w:szCs w:val="24"/>
                </w:rPr>
                <m:t>,</m:t>
              </w:ins>
            </m:r>
            <m:r>
              <w:ins w:id="1257" w:author="Zhang Li" w:date="2022-06-12T12:30:00Z">
                <w:rPr>
                  <w:rFonts w:ascii="Cambria Math" w:eastAsia="宋体" w:hAnsi="Cambria Math" w:cs="Times New Roman"/>
                  <w:kern w:val="0"/>
                  <w:sz w:val="24"/>
                  <w:szCs w:val="24"/>
                </w:rPr>
                <m:t>H</m:t>
              </w:ins>
            </m:r>
          </m:e>
        </m:d>
      </m:oMath>
      <w:ins w:id="1258"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w:ins>
      <m:oMath>
        <m:r>
          <w:ins w:id="1259" w:author="Zhang Li" w:date="2022-06-12T12:30:00Z">
            <w:rPr>
              <w:rFonts w:ascii="Cambria Math" w:eastAsia="宋体" w:hAnsi="Cambria Math" w:cs="Times New Roman"/>
              <w:kern w:val="0"/>
              <w:sz w:val="24"/>
              <w:szCs w:val="24"/>
            </w:rPr>
            <m:t>i</m:t>
          </w:ins>
        </m:r>
      </m:oMath>
      <w:ins w:id="1260" w:author="Zhang Li" w:date="2022-06-12T12:30:00Z">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w:ins>
      <m:oMath>
        <m:d>
          <m:dPr>
            <m:ctrlPr>
              <w:ins w:id="1261" w:author="Zhang Li" w:date="2022-06-12T12:30:00Z">
                <w:rPr>
                  <w:rFonts w:ascii="Cambria Math" w:eastAsia="宋体" w:hAnsi="Cambria Math" w:cs="Times New Roman"/>
                  <w:kern w:val="0"/>
                  <w:sz w:val="24"/>
                  <w:szCs w:val="24"/>
                </w:rPr>
              </w:ins>
            </m:ctrlPr>
          </m:dPr>
          <m:e>
            <m:r>
              <w:ins w:id="1262" w:author="Zhang Li" w:date="2022-06-12T12:30:00Z">
                <w:rPr>
                  <w:rFonts w:ascii="Cambria Math" w:eastAsia="宋体" w:hAnsi="Cambria Math" w:cs="Times New Roman"/>
                  <w:kern w:val="0"/>
                  <w:sz w:val="24"/>
                  <w:szCs w:val="24"/>
                </w:rPr>
                <m:t>s</m:t>
              </w:ins>
            </m:r>
            <m:sSub>
              <m:sSubPr>
                <m:ctrlPr>
                  <w:ins w:id="1263" w:author="Zhang Li" w:date="2022-06-12T12:30:00Z">
                    <w:rPr>
                      <w:rFonts w:ascii="Cambria Math" w:eastAsia="宋体" w:hAnsi="Cambria Math" w:cs="Times New Roman"/>
                      <w:kern w:val="0"/>
                      <w:sz w:val="24"/>
                      <w:szCs w:val="24"/>
                    </w:rPr>
                  </w:ins>
                </m:ctrlPr>
              </m:sSubPr>
              <m:e>
                <m:r>
                  <w:ins w:id="1264" w:author="Zhang Li" w:date="2022-06-12T12:30:00Z">
                    <w:rPr>
                      <w:rFonts w:ascii="Cambria Math" w:eastAsia="宋体" w:hAnsi="Cambria Math" w:cs="Times New Roman"/>
                      <w:kern w:val="0"/>
                      <w:sz w:val="24"/>
                      <w:szCs w:val="24"/>
                    </w:rPr>
                    <m:t>k</m:t>
                  </w:ins>
                </m:r>
              </m:e>
              <m:sub>
                <m:r>
                  <w:ins w:id="1265" w:author="Zhang Li" w:date="2022-06-12T12:30:00Z">
                    <w:rPr>
                      <w:rFonts w:ascii="Cambria Math" w:eastAsia="宋体" w:hAnsi="Cambria Math" w:cs="Times New Roman"/>
                      <w:kern w:val="0"/>
                      <w:sz w:val="24"/>
                      <w:szCs w:val="24"/>
                    </w:rPr>
                    <m:t>i</m:t>
                  </w:ins>
                </m:r>
              </m:sub>
            </m:sSub>
            <m:r>
              <w:ins w:id="1266" w:author="Zhang Li" w:date="2022-06-12T12:30:00Z">
                <m:rPr>
                  <m:sty m:val="p"/>
                </m:rPr>
                <w:rPr>
                  <w:rFonts w:ascii="Cambria Math" w:eastAsia="宋体" w:hAnsi="Cambria Math" w:cs="Times New Roman"/>
                  <w:kern w:val="0"/>
                  <w:sz w:val="24"/>
                  <w:szCs w:val="24"/>
                </w:rPr>
                <m:t>,</m:t>
              </w:ins>
            </m:r>
            <m:r>
              <w:ins w:id="1267" w:author="Zhang Li" w:date="2022-06-12T12:30:00Z">
                <w:rPr>
                  <w:rFonts w:ascii="Cambria Math" w:eastAsia="宋体" w:hAnsi="Cambria Math" w:cs="Times New Roman"/>
                  <w:kern w:val="0"/>
                  <w:sz w:val="24"/>
                  <w:szCs w:val="24"/>
                </w:rPr>
                <m:t>p</m:t>
              </w:ins>
            </m:r>
            <m:sSub>
              <m:sSubPr>
                <m:ctrlPr>
                  <w:ins w:id="1268" w:author="Zhang Li" w:date="2022-06-12T12:30:00Z">
                    <w:rPr>
                      <w:rFonts w:ascii="Cambria Math" w:eastAsia="宋体" w:hAnsi="Cambria Math" w:cs="Times New Roman"/>
                      <w:kern w:val="0"/>
                      <w:sz w:val="24"/>
                      <w:szCs w:val="24"/>
                    </w:rPr>
                  </w:ins>
                </m:ctrlPr>
              </m:sSubPr>
              <m:e>
                <m:r>
                  <w:ins w:id="1269" w:author="Zhang Li" w:date="2022-06-12T12:30:00Z">
                    <w:rPr>
                      <w:rFonts w:ascii="Cambria Math" w:eastAsia="宋体" w:hAnsi="Cambria Math" w:cs="Times New Roman"/>
                      <w:kern w:val="0"/>
                      <w:sz w:val="24"/>
                      <w:szCs w:val="24"/>
                    </w:rPr>
                    <m:t>k</m:t>
                  </w:ins>
                </m:r>
              </m:e>
              <m:sub>
                <m:r>
                  <w:ins w:id="1270" w:author="Zhang Li" w:date="2022-06-12T12:30:00Z">
                    <w:rPr>
                      <w:rFonts w:ascii="Cambria Math" w:eastAsia="宋体" w:hAnsi="Cambria Math" w:cs="Times New Roman"/>
                      <w:kern w:val="0"/>
                      <w:sz w:val="24"/>
                      <w:szCs w:val="24"/>
                    </w:rPr>
                    <m:t>i</m:t>
                  </w:ins>
                </m:r>
              </m:sub>
            </m:sSub>
          </m:e>
        </m:d>
      </m:oMath>
      <w:ins w:id="1271" w:author="Zhang Li" w:date="2022-06-12T12:30:00Z">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w:ins>
      <m:oMath>
        <m:r>
          <w:ins w:id="1272" w:author="Zhang Li" w:date="2022-06-12T12:30:00Z">
            <w:rPr>
              <w:rFonts w:ascii="Cambria Math" w:eastAsia="宋体" w:hAnsi="Cambria Math" w:cs="Times New Roman" w:hint="eastAsia"/>
              <w:kern w:val="0"/>
              <w:sz w:val="24"/>
              <w:szCs w:val="24"/>
            </w:rPr>
            <m:t>s</m:t>
          </w:ins>
        </m:r>
        <m:sSub>
          <m:sSubPr>
            <m:ctrlPr>
              <w:ins w:id="1273" w:author="Zhang Li" w:date="2022-06-12T12:30:00Z">
                <w:rPr>
                  <w:rFonts w:ascii="Cambria Math" w:eastAsia="宋体" w:hAnsi="Cambria Math" w:cs="Times New Roman"/>
                  <w:kern w:val="0"/>
                  <w:sz w:val="24"/>
                  <w:szCs w:val="24"/>
                </w:rPr>
              </w:ins>
            </m:ctrlPr>
          </m:sSubPr>
          <m:e>
            <m:r>
              <w:ins w:id="1274" w:author="Zhang Li" w:date="2022-06-12T12:30:00Z">
                <w:rPr>
                  <w:rFonts w:ascii="Cambria Math" w:eastAsia="宋体" w:hAnsi="Cambria Math" w:cs="Times New Roman" w:hint="eastAsia"/>
                  <w:kern w:val="0"/>
                  <w:sz w:val="24"/>
                  <w:szCs w:val="24"/>
                </w:rPr>
                <m:t>k</m:t>
              </w:ins>
            </m:r>
            <m:ctrlPr>
              <w:ins w:id="1275" w:author="Zhang Li" w:date="2022-06-12T12:30:00Z">
                <w:rPr>
                  <w:rFonts w:ascii="Cambria Math" w:eastAsia="宋体" w:hAnsi="Cambria Math" w:cs="Times New Roman" w:hint="eastAsia"/>
                  <w:kern w:val="0"/>
                  <w:sz w:val="24"/>
                  <w:szCs w:val="24"/>
                </w:rPr>
              </w:ins>
            </m:ctrlPr>
          </m:e>
          <m:sub>
            <m:r>
              <w:ins w:id="1276" w:author="Zhang Li" w:date="2022-06-12T12:30:00Z">
                <w:rPr>
                  <w:rFonts w:ascii="Cambria Math" w:eastAsia="宋体" w:hAnsi="Cambria Math" w:cs="Times New Roman" w:hint="eastAsia"/>
                  <w:kern w:val="0"/>
                  <w:sz w:val="24"/>
                  <w:szCs w:val="24"/>
                </w:rPr>
                <m:t>i</m:t>
              </w:ins>
            </m:r>
          </m:sub>
        </m:sSub>
      </m:oMath>
      <w:ins w:id="1277" w:author="Zhang Li" w:date="2022-06-12T12:30: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w:t>
        </w:r>
      </w:ins>
      <w:ins w:id="1278" w:author="Zhang Li" w:date="2022-06-16T16:22:00Z">
        <w:r w:rsidR="003C0AC9">
          <w:rPr>
            <w:rFonts w:ascii="Times New Roman" w:eastAsia="宋体" w:hAnsi="Times New Roman" w:cs="Times New Roman"/>
            <w:kern w:val="0"/>
            <w:sz w:val="24"/>
            <w:szCs w:val="24"/>
          </w:rPr>
          <w:t xml:space="preserve"> </w:t>
        </w:r>
      </w:ins>
      <w:ins w:id="1279" w:author="Zhang Li" w:date="2022-06-12T12:30:00Z">
        <w:r>
          <w:rPr>
            <w:rFonts w:ascii="Times New Roman" w:eastAsia="宋体" w:hAnsi="Times New Roman" w:cs="Times New Roman"/>
            <w:kern w:val="0"/>
            <w:sz w:val="24"/>
            <w:szCs w:val="24"/>
          </w:rPr>
          <w:t>that used to compute public key</w:t>
        </w:r>
        <w:r w:rsidRPr="007B3D51">
          <w:rPr>
            <w:rFonts w:ascii="Times New Roman" w:eastAsia="宋体" w:hAnsi="Times New Roman" w:cs="Times New Roman"/>
            <w:kern w:val="0"/>
            <w:sz w:val="24"/>
            <w:szCs w:val="24"/>
          </w:rPr>
          <w:t xml:space="preserve"> </w:t>
        </w:r>
      </w:ins>
      <m:oMath>
        <m:r>
          <w:ins w:id="1280" w:author="Zhang Li" w:date="2022-06-12T12:30:00Z">
            <w:rPr>
              <w:rFonts w:ascii="Cambria Math" w:eastAsia="宋体" w:hAnsi="Cambria Math" w:cs="Times New Roman"/>
              <w:kern w:val="0"/>
              <w:sz w:val="24"/>
              <w:szCs w:val="24"/>
            </w:rPr>
            <m:t>p</m:t>
          </w:ins>
        </m:r>
        <m:sSub>
          <m:sSubPr>
            <m:ctrlPr>
              <w:ins w:id="1281" w:author="Zhang Li" w:date="2022-06-12T12:30:00Z">
                <w:rPr>
                  <w:rFonts w:ascii="Cambria Math" w:eastAsia="宋体" w:hAnsi="Cambria Math" w:cs="Times New Roman"/>
                  <w:kern w:val="0"/>
                  <w:sz w:val="24"/>
                  <w:szCs w:val="24"/>
                </w:rPr>
              </w:ins>
            </m:ctrlPr>
          </m:sSubPr>
          <m:e>
            <m:r>
              <w:ins w:id="1282" w:author="Zhang Li" w:date="2022-06-12T12:30:00Z">
                <w:rPr>
                  <w:rFonts w:ascii="Cambria Math" w:eastAsia="宋体" w:hAnsi="Cambria Math" w:cs="Times New Roman"/>
                  <w:kern w:val="0"/>
                  <w:sz w:val="24"/>
                  <w:szCs w:val="24"/>
                </w:rPr>
                <m:t>k</m:t>
              </w:ins>
            </m:r>
          </m:e>
          <m:sub>
            <m:r>
              <w:ins w:id="1283" w:author="Zhang Li" w:date="2022-06-12T12:30:00Z">
                <w:rPr>
                  <w:rFonts w:ascii="Cambria Math" w:eastAsia="宋体" w:hAnsi="Cambria Math" w:cs="Times New Roman"/>
                  <w:kern w:val="0"/>
                  <w:sz w:val="24"/>
                  <w:szCs w:val="24"/>
                </w:rPr>
                <m:t>i</m:t>
              </w:ins>
            </m:r>
          </m:sub>
        </m:sSub>
        <m:r>
          <w:ins w:id="1284" w:author="Zhang Li" w:date="2022-06-12T12:30:00Z">
            <m:rPr>
              <m:sty m:val="p"/>
            </m:rPr>
            <w:rPr>
              <w:rFonts w:ascii="Cambria Math" w:eastAsia="宋体" w:hAnsi="Cambria Math" w:cs="Times New Roman"/>
              <w:kern w:val="0"/>
              <w:sz w:val="24"/>
              <w:szCs w:val="24"/>
            </w:rPr>
            <m:t>=</m:t>
          </w:ins>
        </m:r>
        <m:r>
          <w:ins w:id="1285" w:author="Zhang Li" w:date="2022-06-12T12:30:00Z">
            <w:rPr>
              <w:rFonts w:ascii="Cambria Math" w:eastAsia="宋体" w:hAnsi="Cambria Math" w:cs="Times New Roman"/>
              <w:kern w:val="0"/>
              <w:sz w:val="24"/>
              <w:szCs w:val="24"/>
            </w:rPr>
            <m:t>s</m:t>
          </w:ins>
        </m:r>
        <m:sSub>
          <m:sSubPr>
            <m:ctrlPr>
              <w:ins w:id="1286" w:author="Zhang Li" w:date="2022-06-12T12:30:00Z">
                <w:rPr>
                  <w:rFonts w:ascii="Cambria Math" w:eastAsia="宋体" w:hAnsi="Cambria Math" w:cs="Times New Roman"/>
                  <w:kern w:val="0"/>
                  <w:sz w:val="24"/>
                  <w:szCs w:val="24"/>
                </w:rPr>
              </w:ins>
            </m:ctrlPr>
          </m:sSubPr>
          <m:e>
            <m:r>
              <w:ins w:id="1287" w:author="Zhang Li" w:date="2022-06-12T12:30:00Z">
                <w:rPr>
                  <w:rFonts w:ascii="Cambria Math" w:eastAsia="宋体" w:hAnsi="Cambria Math" w:cs="Times New Roman"/>
                  <w:kern w:val="0"/>
                  <w:sz w:val="24"/>
                  <w:szCs w:val="24"/>
                </w:rPr>
                <m:t>k</m:t>
              </w:ins>
            </m:r>
          </m:e>
          <m:sub>
            <m:r>
              <w:ins w:id="1288" w:author="Zhang Li" w:date="2022-06-12T12:30:00Z">
                <w:rPr>
                  <w:rFonts w:ascii="Cambria Math" w:eastAsia="宋体" w:hAnsi="Cambria Math" w:cs="Times New Roman"/>
                  <w:kern w:val="0"/>
                  <w:sz w:val="24"/>
                  <w:szCs w:val="24"/>
                </w:rPr>
                <m:t>i</m:t>
              </w:ins>
            </m:r>
          </m:sub>
        </m:sSub>
        <m:r>
          <w:ins w:id="1289" w:author="Zhang Li" w:date="2022-06-12T12:30:00Z">
            <m:rPr>
              <m:sty m:val="p"/>
            </m:rPr>
            <w:rPr>
              <w:rFonts w:ascii="Cambria Math" w:eastAsia="宋体" w:hAnsi="Cambria Math" w:cs="Times New Roman" w:hint="eastAsia"/>
              <w:kern w:val="0"/>
              <w:sz w:val="24"/>
              <w:szCs w:val="24"/>
            </w:rPr>
            <m:t>×</m:t>
          </w:ins>
        </m:r>
        <m:sSub>
          <m:sSubPr>
            <m:ctrlPr>
              <w:ins w:id="1290" w:author="Zhang Li" w:date="2022-06-12T12:30:00Z">
                <w:rPr>
                  <w:rFonts w:ascii="Cambria Math" w:eastAsia="宋体" w:hAnsi="Cambria Math" w:cs="Times New Roman"/>
                  <w:kern w:val="0"/>
                  <w:sz w:val="24"/>
                  <w:szCs w:val="24"/>
                </w:rPr>
              </w:ins>
            </m:ctrlPr>
          </m:sSubPr>
          <m:e>
            <m:r>
              <w:ins w:id="1291" w:author="Zhang Li" w:date="2022-06-12T12:30:00Z">
                <w:rPr>
                  <w:rFonts w:ascii="Cambria Math" w:eastAsia="宋体" w:hAnsi="Cambria Math" w:cs="Times New Roman"/>
                  <w:kern w:val="0"/>
                  <w:sz w:val="24"/>
                  <w:szCs w:val="24"/>
                </w:rPr>
                <m:t>G</m:t>
              </w:ins>
            </m:r>
          </m:e>
          <m:sub>
            <m:r>
              <w:ins w:id="1292" w:author="Zhang Li" w:date="2022-06-12T12:30:00Z">
                <m:rPr>
                  <m:sty m:val="p"/>
                </m:rPr>
                <w:rPr>
                  <w:rFonts w:ascii="Cambria Math" w:eastAsia="宋体" w:hAnsi="Cambria Math" w:cs="Times New Roman"/>
                  <w:kern w:val="0"/>
                  <w:sz w:val="24"/>
                  <w:szCs w:val="24"/>
                </w:rPr>
                <m:t>1</m:t>
              </w:ins>
            </m:r>
          </m:sub>
        </m:sSub>
      </m:oMath>
      <w:ins w:id="1293"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w:ins>
      <m:oMath>
        <m:r>
          <w:ins w:id="1294" w:author="Zhang Li" w:date="2022-06-12T12:30:00Z">
            <w:rPr>
              <w:rFonts w:ascii="Cambria Math" w:eastAsia="宋体" w:hAnsi="Cambria Math" w:cs="Times New Roman"/>
              <w:kern w:val="0"/>
              <w:sz w:val="24"/>
              <w:szCs w:val="24"/>
            </w:rPr>
            <m:t>si</m:t>
          </w:ins>
        </m:r>
        <m:sSub>
          <m:sSubPr>
            <m:ctrlPr>
              <w:ins w:id="1295" w:author="Zhang Li" w:date="2022-06-12T12:30:00Z">
                <w:rPr>
                  <w:rFonts w:ascii="Cambria Math" w:eastAsia="宋体" w:hAnsi="Cambria Math" w:cs="Times New Roman"/>
                  <w:kern w:val="0"/>
                  <w:sz w:val="24"/>
                  <w:szCs w:val="24"/>
                </w:rPr>
              </w:ins>
            </m:ctrlPr>
          </m:sSubPr>
          <m:e>
            <m:r>
              <w:ins w:id="1296" w:author="Zhang Li" w:date="2022-06-12T12:30:00Z">
                <w:rPr>
                  <w:rFonts w:ascii="Cambria Math" w:eastAsia="宋体" w:hAnsi="Cambria Math" w:cs="Times New Roman"/>
                  <w:kern w:val="0"/>
                  <w:sz w:val="24"/>
                  <w:szCs w:val="24"/>
                </w:rPr>
                <m:t>g</m:t>
              </w:ins>
            </m:r>
          </m:e>
          <m:sub>
            <m:r>
              <w:ins w:id="1297" w:author="Zhang Li" w:date="2022-06-12T12:30:00Z">
                <w:rPr>
                  <w:rFonts w:ascii="Cambria Math" w:eastAsia="宋体" w:hAnsi="Cambria Math" w:cs="Times New Roman"/>
                  <w:kern w:val="0"/>
                  <w:sz w:val="24"/>
                  <w:szCs w:val="24"/>
                </w:rPr>
                <m:t>i</m:t>
              </w:ins>
            </m:r>
          </m:sub>
        </m:sSub>
      </m:oMath>
      <w:ins w:id="1298" w:author="Zhang Li" w:date="2022-06-12T12:30:00Z">
        <w:r>
          <w:rPr>
            <w:rFonts w:ascii="Times New Roman" w:eastAsia="宋体" w:hAnsi="Times New Roman" w:cs="Times New Roman"/>
            <w:kern w:val="0"/>
            <w:sz w:val="24"/>
            <w:szCs w:val="24"/>
          </w:rPr>
          <w:t xml:space="preserve"> of message </w:t>
        </w:r>
      </w:ins>
      <m:oMath>
        <m:r>
          <w:ins w:id="1299" w:author="Zhang Li" w:date="2022-06-12T12:30:00Z">
            <w:rPr>
              <w:rFonts w:ascii="Cambria Math" w:eastAsia="宋体" w:hAnsi="Cambria Math" w:cs="Times New Roman"/>
              <w:kern w:val="0"/>
              <w:sz w:val="24"/>
              <w:szCs w:val="24"/>
            </w:rPr>
            <m:t>MSG</m:t>
          </w:ins>
        </m:r>
      </m:oMath>
      <w:ins w:id="130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w:ins>
      <m:oMath>
        <m:r>
          <w:ins w:id="1301" w:author="Zhang Li" w:date="2022-06-12T12:30:00Z">
            <m:rPr>
              <m:sty m:val="p"/>
            </m:rPr>
            <w:rPr>
              <w:rFonts w:ascii="Cambria Math" w:eastAsia="宋体" w:hAnsi="Cambria Math" w:cs="Times New Roman"/>
              <w:kern w:val="0"/>
              <w:sz w:val="24"/>
              <w:szCs w:val="24"/>
            </w:rPr>
            <m:t xml:space="preserve"> </m:t>
          </w:ins>
        </m:r>
        <m:r>
          <w:ins w:id="1302" w:author="Zhang Li" w:date="2022-06-12T12:30:00Z">
            <w:rPr>
              <w:rFonts w:ascii="Cambria Math" w:eastAsia="宋体" w:hAnsi="Cambria Math" w:cs="Times New Roman"/>
              <w:kern w:val="0"/>
              <w:sz w:val="24"/>
              <w:szCs w:val="24"/>
            </w:rPr>
            <m:t>si</m:t>
          </w:ins>
        </m:r>
        <m:sSub>
          <m:sSubPr>
            <m:ctrlPr>
              <w:ins w:id="1303" w:author="Zhang Li" w:date="2022-06-12T12:30:00Z">
                <w:rPr>
                  <w:rFonts w:ascii="Cambria Math" w:eastAsia="宋体" w:hAnsi="Cambria Math" w:cs="Times New Roman"/>
                  <w:kern w:val="0"/>
                  <w:sz w:val="24"/>
                  <w:szCs w:val="24"/>
                </w:rPr>
              </w:ins>
            </m:ctrlPr>
          </m:sSubPr>
          <m:e>
            <m:r>
              <w:ins w:id="1304" w:author="Zhang Li" w:date="2022-06-12T12:30:00Z">
                <w:rPr>
                  <w:rFonts w:ascii="Cambria Math" w:eastAsia="宋体" w:hAnsi="Cambria Math" w:cs="Times New Roman"/>
                  <w:kern w:val="0"/>
                  <w:sz w:val="24"/>
                  <w:szCs w:val="24"/>
                </w:rPr>
                <m:t>g</m:t>
              </w:ins>
            </m:r>
          </m:e>
          <m:sub>
            <m:r>
              <w:ins w:id="1305" w:author="Zhang Li" w:date="2022-06-12T12:30:00Z">
                <w:rPr>
                  <w:rFonts w:ascii="Cambria Math" w:eastAsia="宋体" w:hAnsi="Cambria Math" w:cs="Times New Roman"/>
                  <w:kern w:val="0"/>
                  <w:sz w:val="24"/>
                  <w:szCs w:val="24"/>
                </w:rPr>
                <m:t>i</m:t>
              </w:ins>
            </m:r>
          </m:sub>
        </m:sSub>
        <m:r>
          <w:ins w:id="1306" w:author="Zhang Li" w:date="2022-06-12T12:30:00Z">
            <m:rPr>
              <m:sty m:val="p"/>
            </m:rPr>
            <w:rPr>
              <w:rFonts w:ascii="Cambria Math" w:eastAsia="宋体" w:hAnsi="Cambria Math" w:cs="Times New Roman"/>
              <w:kern w:val="0"/>
              <w:sz w:val="24"/>
              <w:szCs w:val="24"/>
            </w:rPr>
            <m:t>=</m:t>
          </w:ins>
        </m:r>
        <m:r>
          <w:ins w:id="1307" w:author="Zhang Li" w:date="2022-06-12T12:30:00Z">
            <w:rPr>
              <w:rFonts w:ascii="Cambria Math" w:eastAsia="宋体" w:hAnsi="Cambria Math" w:cs="Times New Roman"/>
              <w:kern w:val="0"/>
              <w:sz w:val="24"/>
              <w:szCs w:val="24"/>
            </w:rPr>
            <m:t>s</m:t>
          </w:ins>
        </m:r>
        <m:sSub>
          <m:sSubPr>
            <m:ctrlPr>
              <w:ins w:id="1308" w:author="Zhang Li" w:date="2022-06-12T12:30:00Z">
                <w:rPr>
                  <w:rFonts w:ascii="Cambria Math" w:eastAsia="宋体" w:hAnsi="Cambria Math" w:cs="Times New Roman"/>
                  <w:kern w:val="0"/>
                  <w:sz w:val="24"/>
                  <w:szCs w:val="24"/>
                </w:rPr>
              </w:ins>
            </m:ctrlPr>
          </m:sSubPr>
          <m:e>
            <m:r>
              <w:ins w:id="1309" w:author="Zhang Li" w:date="2022-06-12T12:30:00Z">
                <w:rPr>
                  <w:rFonts w:ascii="Cambria Math" w:eastAsia="宋体" w:hAnsi="Cambria Math" w:cs="Times New Roman"/>
                  <w:kern w:val="0"/>
                  <w:sz w:val="24"/>
                  <w:szCs w:val="24"/>
                </w:rPr>
                <m:t>k</m:t>
              </w:ins>
            </m:r>
          </m:e>
          <m:sub>
            <m:r>
              <w:ins w:id="1310" w:author="Zhang Li" w:date="2022-06-12T12:30:00Z">
                <w:rPr>
                  <w:rFonts w:ascii="Cambria Math" w:eastAsia="宋体" w:hAnsi="Cambria Math" w:cs="Times New Roman"/>
                  <w:kern w:val="0"/>
                  <w:sz w:val="24"/>
                  <w:szCs w:val="24"/>
                </w:rPr>
                <m:t>i</m:t>
              </w:ins>
            </m:r>
          </m:sub>
        </m:sSub>
        <m:r>
          <w:ins w:id="1311" w:author="Zhang Li" w:date="2022-06-12T12:30:00Z">
            <m:rPr>
              <m:sty m:val="p"/>
            </m:rPr>
            <w:rPr>
              <w:rFonts w:ascii="Cambria Math" w:eastAsia="宋体" w:hAnsi="Cambria Math" w:cs="Times New Roman" w:hint="eastAsia"/>
              <w:kern w:val="0"/>
              <w:sz w:val="24"/>
              <w:szCs w:val="24"/>
            </w:rPr>
            <m:t>×</m:t>
          </w:ins>
        </m:r>
        <m:r>
          <w:ins w:id="1312" w:author="Zhang Li" w:date="2022-06-12T12:30:00Z">
            <w:rPr>
              <w:rFonts w:ascii="Cambria Math" w:eastAsia="宋体" w:hAnsi="Cambria Math" w:cs="Times New Roman"/>
              <w:kern w:val="0"/>
              <w:sz w:val="24"/>
              <w:szCs w:val="24"/>
            </w:rPr>
            <m:t>H</m:t>
          </w:ins>
        </m:r>
        <m:sSub>
          <m:sSubPr>
            <m:ctrlPr>
              <w:ins w:id="1313" w:author="Zhang Li" w:date="2022-06-12T12:30:00Z">
                <w:rPr>
                  <w:rFonts w:ascii="Cambria Math" w:eastAsia="宋体" w:hAnsi="Cambria Math" w:cs="Times New Roman"/>
                  <w:kern w:val="0"/>
                  <w:sz w:val="24"/>
                  <w:szCs w:val="24"/>
                </w:rPr>
              </w:ins>
            </m:ctrlPr>
          </m:sSubPr>
          <m:e>
            <m:d>
              <m:dPr>
                <m:ctrlPr>
                  <w:ins w:id="1314" w:author="Zhang Li" w:date="2022-06-12T12:30:00Z">
                    <w:rPr>
                      <w:rFonts w:ascii="Cambria Math" w:eastAsia="宋体" w:hAnsi="Cambria Math" w:cs="Times New Roman"/>
                      <w:kern w:val="0"/>
                      <w:sz w:val="24"/>
                      <w:szCs w:val="24"/>
                    </w:rPr>
                  </w:ins>
                </m:ctrlPr>
              </m:dPr>
              <m:e>
                <m:r>
                  <w:ins w:id="1315" w:author="Zhang Li" w:date="2022-06-12T12:30:00Z">
                    <w:rPr>
                      <w:rFonts w:ascii="Cambria Math" w:eastAsia="宋体" w:hAnsi="Cambria Math" w:cs="Times New Roman"/>
                      <w:kern w:val="0"/>
                      <w:sz w:val="24"/>
                      <w:szCs w:val="24"/>
                    </w:rPr>
                    <m:t>MSG</m:t>
                  </w:ins>
                </m:r>
              </m:e>
            </m:d>
          </m:e>
          <m:sub>
            <m:r>
              <w:ins w:id="1316" w:author="Zhang Li" w:date="2022-06-12T12:30:00Z">
                <w:rPr>
                  <w:rFonts w:ascii="Cambria Math" w:eastAsia="宋体" w:hAnsi="Cambria Math" w:cs="Times New Roman"/>
                  <w:kern w:val="0"/>
                  <w:sz w:val="24"/>
                  <w:szCs w:val="24"/>
                </w:rPr>
                <m:t>i</m:t>
              </w:ins>
            </m:r>
          </m:sub>
        </m:sSub>
      </m:oMath>
      <w:ins w:id="1317" w:author="Zhang Li" w:date="2022-06-16T16:23:00Z">
        <w:r w:rsidR="003C0AC9">
          <w:rPr>
            <w:rFonts w:ascii="Times New Roman" w:eastAsia="宋体" w:hAnsi="Times New Roman" w:cs="Times New Roman"/>
            <w:kern w:val="0"/>
            <w:sz w:val="24"/>
            <w:szCs w:val="24"/>
          </w:rPr>
          <w:t xml:space="preserve">, </w:t>
        </w:r>
      </w:ins>
      <w:ins w:id="1318" w:author="Zhang Li" w:date="2022-06-12T12:30:00Z">
        <w:r>
          <w:rPr>
            <w:rFonts w:ascii="Times New Roman" w:eastAsia="宋体" w:hAnsi="Times New Roman" w:cs="Times New Roman"/>
            <w:kern w:val="0"/>
            <w:sz w:val="24"/>
            <w:szCs w:val="24"/>
          </w:rPr>
          <w:t xml:space="preserve">where </w:t>
        </w:r>
      </w:ins>
      <m:oMath>
        <m:r>
          <w:ins w:id="1319" w:author="Zhang Li" w:date="2022-06-12T12:30:00Z">
            <w:rPr>
              <w:rFonts w:ascii="Cambria Math" w:eastAsia="宋体" w:hAnsi="Cambria Math" w:cs="Times New Roman"/>
              <w:kern w:val="0"/>
              <w:sz w:val="24"/>
              <w:szCs w:val="24"/>
            </w:rPr>
            <m:t>H</m:t>
          </w:ins>
        </m:r>
        <m:sSub>
          <m:sSubPr>
            <m:ctrlPr>
              <w:ins w:id="1320" w:author="Zhang Li" w:date="2022-06-12T12:30:00Z">
                <w:rPr>
                  <w:rFonts w:ascii="Cambria Math" w:eastAsia="宋体" w:hAnsi="Cambria Math" w:cs="Times New Roman"/>
                  <w:kern w:val="0"/>
                  <w:sz w:val="24"/>
                  <w:szCs w:val="24"/>
                </w:rPr>
              </w:ins>
            </m:ctrlPr>
          </m:sSubPr>
          <m:e>
            <m:d>
              <m:dPr>
                <m:ctrlPr>
                  <w:ins w:id="1321" w:author="Zhang Li" w:date="2022-06-12T12:30:00Z">
                    <w:rPr>
                      <w:rFonts w:ascii="Cambria Math" w:eastAsia="宋体" w:hAnsi="Cambria Math" w:cs="Times New Roman"/>
                      <w:kern w:val="0"/>
                      <w:sz w:val="24"/>
                      <w:szCs w:val="24"/>
                    </w:rPr>
                  </w:ins>
                </m:ctrlPr>
              </m:dPr>
              <m:e>
                <m:r>
                  <w:ins w:id="1322" w:author="Zhang Li" w:date="2022-06-12T12:30:00Z">
                    <w:rPr>
                      <w:rFonts w:ascii="Cambria Math" w:eastAsia="宋体" w:hAnsi="Cambria Math" w:cs="Times New Roman"/>
                      <w:kern w:val="0"/>
                      <w:sz w:val="24"/>
                      <w:szCs w:val="24"/>
                    </w:rPr>
                    <m:t>MSG</m:t>
                  </w:ins>
                </m:r>
              </m:e>
            </m:d>
          </m:e>
          <m:sub>
            <m:r>
              <w:ins w:id="1323" w:author="Zhang Li" w:date="2022-06-12T12:30:00Z">
                <w:rPr>
                  <w:rFonts w:ascii="Cambria Math" w:eastAsia="宋体" w:hAnsi="Cambria Math" w:cs="Times New Roman"/>
                  <w:kern w:val="0"/>
                  <w:sz w:val="24"/>
                  <w:szCs w:val="24"/>
                </w:rPr>
                <m:t>i</m:t>
              </w:ins>
            </m:r>
          </m:sub>
        </m:sSub>
      </m:oMath>
      <w:ins w:id="132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w:ins>
      <m:oMath>
        <m:r>
          <w:ins w:id="1325" w:author="Zhang Li" w:date="2022-06-12T12:30:00Z">
            <w:rPr>
              <w:rFonts w:ascii="Cambria Math" w:eastAsia="宋体" w:hAnsi="Cambria Math" w:cs="Times New Roman"/>
              <w:kern w:val="0"/>
              <w:sz w:val="24"/>
              <w:szCs w:val="24"/>
            </w:rPr>
            <m:t>MSG</m:t>
          </w:ins>
        </m:r>
        <m:r>
          <w:ins w:id="1326" w:author="Zhang Li" w:date="2022-06-12T12:30:00Z">
            <m:rPr>
              <m:sty m:val="p"/>
            </m:rPr>
            <w:rPr>
              <w:rFonts w:ascii="Cambria Math" w:eastAsia="宋体" w:hAnsi="Cambria Math" w:cs="Times New Roman"/>
              <w:kern w:val="0"/>
              <w:sz w:val="24"/>
              <w:szCs w:val="24"/>
            </w:rPr>
            <m:t>.</m:t>
          </w:ins>
        </m:r>
      </m:oMath>
      <w:ins w:id="1327" w:author="Zhang Li" w:date="2022-06-12T12:30:00Z">
        <w:r>
          <w:rPr>
            <w:rFonts w:ascii="Times New Roman" w:eastAsia="宋体" w:hAnsi="Times New Roman" w:cs="Times New Roman"/>
            <w:kern w:val="0"/>
            <w:sz w:val="24"/>
            <w:szCs w:val="24"/>
          </w:rPr>
          <w:t xml:space="preserve">Verifiers can verify the signature by checking whether </w:t>
        </w:r>
      </w:ins>
      <m:oMath>
        <m:r>
          <w:ins w:id="1328" w:author="Zhang Li" w:date="2022-06-12T12:30:00Z">
            <m:rPr>
              <m:sty m:val="p"/>
            </m:rPr>
            <w:rPr>
              <w:rFonts w:ascii="Cambria Math" w:eastAsia="宋体" w:hAnsi="Cambria Math" w:cs="Times New Roman"/>
              <w:kern w:val="0"/>
              <w:sz w:val="24"/>
              <w:szCs w:val="24"/>
            </w:rPr>
            <m:t xml:space="preserve"> </m:t>
          </w:ins>
        </m:r>
        <m:d>
          <m:dPr>
            <m:ctrlPr>
              <w:ins w:id="1329" w:author="Zhang Li" w:date="2022-06-12T12:30:00Z">
                <w:rPr>
                  <w:rFonts w:ascii="Cambria Math" w:eastAsia="宋体" w:hAnsi="Cambria Math" w:cs="Times New Roman"/>
                  <w:kern w:val="0"/>
                  <w:sz w:val="24"/>
                  <w:szCs w:val="24"/>
                </w:rPr>
              </w:ins>
            </m:ctrlPr>
          </m:dPr>
          <m:e>
            <m:sSub>
              <m:sSubPr>
                <m:ctrlPr>
                  <w:ins w:id="1330" w:author="Zhang Li" w:date="2022-06-12T12:30:00Z">
                    <w:rPr>
                      <w:rFonts w:ascii="Cambria Math" w:eastAsia="宋体" w:hAnsi="Cambria Math" w:cs="Times New Roman"/>
                      <w:kern w:val="0"/>
                      <w:sz w:val="24"/>
                      <w:szCs w:val="24"/>
                    </w:rPr>
                  </w:ins>
                </m:ctrlPr>
              </m:sSubPr>
              <m:e>
                <m:r>
                  <w:ins w:id="1331" w:author="Zhang Li" w:date="2022-06-12T12:30:00Z">
                    <w:rPr>
                      <w:rFonts w:ascii="Cambria Math" w:eastAsia="宋体" w:hAnsi="Cambria Math" w:cs="Times New Roman"/>
                      <w:kern w:val="0"/>
                      <w:sz w:val="24"/>
                      <w:szCs w:val="24"/>
                    </w:rPr>
                    <m:t>g</m:t>
                  </w:ins>
                </m:r>
              </m:e>
              <m:sub>
                <m:r>
                  <w:ins w:id="1332" w:author="Zhang Li" w:date="2022-06-12T12:30:00Z">
                    <m:rPr>
                      <m:sty m:val="p"/>
                    </m:rPr>
                    <w:rPr>
                      <w:rFonts w:ascii="Cambria Math" w:eastAsia="宋体" w:hAnsi="Cambria Math" w:cs="Times New Roman"/>
                      <w:kern w:val="0"/>
                      <w:sz w:val="24"/>
                      <w:szCs w:val="24"/>
                    </w:rPr>
                    <m:t>1</m:t>
                  </w:ins>
                </m:r>
              </m:sub>
            </m:sSub>
            <m:r>
              <w:ins w:id="1333" w:author="Zhang Li" w:date="2022-06-12T12:30:00Z">
                <m:rPr>
                  <m:sty m:val="p"/>
                </m:rPr>
                <w:rPr>
                  <w:rFonts w:ascii="Cambria Math" w:eastAsia="宋体" w:hAnsi="Cambria Math" w:cs="Times New Roman"/>
                  <w:kern w:val="0"/>
                  <w:sz w:val="24"/>
                  <w:szCs w:val="24"/>
                </w:rPr>
                <m:t>,</m:t>
              </w:ins>
            </m:r>
            <m:r>
              <w:ins w:id="1334" w:author="Zhang Li" w:date="2022-06-12T12:30:00Z">
                <w:rPr>
                  <w:rFonts w:ascii="Cambria Math" w:eastAsia="宋体" w:hAnsi="Cambria Math" w:cs="Times New Roman"/>
                  <w:kern w:val="0"/>
                  <w:sz w:val="24"/>
                  <w:szCs w:val="24"/>
                </w:rPr>
                <m:t>p</m:t>
              </w:ins>
            </m:r>
            <m:sSub>
              <m:sSubPr>
                <m:ctrlPr>
                  <w:ins w:id="1335" w:author="Zhang Li" w:date="2022-06-12T12:30:00Z">
                    <w:rPr>
                      <w:rFonts w:ascii="Cambria Math" w:eastAsia="宋体" w:hAnsi="Cambria Math" w:cs="Times New Roman"/>
                      <w:kern w:val="0"/>
                      <w:sz w:val="24"/>
                      <w:szCs w:val="24"/>
                    </w:rPr>
                  </w:ins>
                </m:ctrlPr>
              </m:sSubPr>
              <m:e>
                <m:r>
                  <w:ins w:id="1336" w:author="Zhang Li" w:date="2022-06-12T12:30:00Z">
                    <w:rPr>
                      <w:rFonts w:ascii="Cambria Math" w:eastAsia="宋体" w:hAnsi="Cambria Math" w:cs="Times New Roman"/>
                      <w:kern w:val="0"/>
                      <w:sz w:val="24"/>
                      <w:szCs w:val="24"/>
                    </w:rPr>
                    <m:t>k</m:t>
                  </w:ins>
                </m:r>
              </m:e>
              <m:sub>
                <m:r>
                  <w:ins w:id="1337" w:author="Zhang Li" w:date="2022-06-12T12:30:00Z">
                    <w:rPr>
                      <w:rFonts w:ascii="Cambria Math" w:eastAsia="宋体" w:hAnsi="Cambria Math" w:cs="Times New Roman"/>
                      <w:kern w:val="0"/>
                      <w:sz w:val="24"/>
                      <w:szCs w:val="24"/>
                    </w:rPr>
                    <m:t>i</m:t>
                  </w:ins>
                </m:r>
              </m:sub>
            </m:sSub>
            <m:r>
              <w:ins w:id="1338" w:author="Zhang Li" w:date="2022-06-12T12:30:00Z">
                <m:rPr>
                  <m:sty m:val="p"/>
                </m:rPr>
                <w:rPr>
                  <w:rFonts w:ascii="Cambria Math" w:eastAsia="宋体" w:hAnsi="Cambria Math" w:cs="Times New Roman"/>
                  <w:kern w:val="0"/>
                  <w:sz w:val="24"/>
                  <w:szCs w:val="24"/>
                </w:rPr>
                <m:t>,</m:t>
              </w:ins>
            </m:r>
            <m:r>
              <w:ins w:id="1339" w:author="Zhang Li" w:date="2022-06-12T12:30:00Z">
                <w:rPr>
                  <w:rFonts w:ascii="Cambria Math" w:eastAsia="宋体" w:hAnsi="Cambria Math" w:cs="Times New Roman"/>
                  <w:kern w:val="0"/>
                  <w:sz w:val="24"/>
                  <w:szCs w:val="24"/>
                </w:rPr>
                <m:t>H</m:t>
              </w:ins>
            </m:r>
            <m:sSub>
              <m:sSubPr>
                <m:ctrlPr>
                  <w:ins w:id="1340" w:author="Zhang Li" w:date="2022-06-12T12:30:00Z">
                    <w:rPr>
                      <w:rFonts w:ascii="Cambria Math" w:eastAsia="宋体" w:hAnsi="Cambria Math" w:cs="Times New Roman"/>
                      <w:kern w:val="0"/>
                      <w:sz w:val="24"/>
                      <w:szCs w:val="24"/>
                    </w:rPr>
                  </w:ins>
                </m:ctrlPr>
              </m:sSubPr>
              <m:e>
                <m:d>
                  <m:dPr>
                    <m:ctrlPr>
                      <w:ins w:id="1341" w:author="Zhang Li" w:date="2022-06-12T12:30:00Z">
                        <w:rPr>
                          <w:rFonts w:ascii="Cambria Math" w:eastAsia="宋体" w:hAnsi="Cambria Math" w:cs="Times New Roman"/>
                          <w:kern w:val="0"/>
                          <w:sz w:val="24"/>
                          <w:szCs w:val="24"/>
                        </w:rPr>
                      </w:ins>
                    </m:ctrlPr>
                  </m:dPr>
                  <m:e>
                    <m:r>
                      <w:ins w:id="1342" w:author="Zhang Li" w:date="2022-06-12T12:30:00Z">
                        <w:rPr>
                          <w:rFonts w:ascii="Cambria Math" w:eastAsia="宋体" w:hAnsi="Cambria Math" w:cs="Times New Roman"/>
                          <w:kern w:val="0"/>
                          <w:sz w:val="24"/>
                          <w:szCs w:val="24"/>
                        </w:rPr>
                        <m:t>MSG</m:t>
                      </w:ins>
                    </m:r>
                  </m:e>
                </m:d>
              </m:e>
              <m:sub>
                <m:r>
                  <w:ins w:id="1343" w:author="Zhang Li" w:date="2022-06-12T12:30:00Z">
                    <w:rPr>
                      <w:rFonts w:ascii="Cambria Math" w:eastAsia="宋体" w:hAnsi="Cambria Math" w:cs="Times New Roman"/>
                      <w:kern w:val="0"/>
                      <w:sz w:val="24"/>
                      <w:szCs w:val="24"/>
                    </w:rPr>
                    <m:t>i</m:t>
                  </w:ins>
                </m:r>
              </m:sub>
            </m:sSub>
            <m:r>
              <w:ins w:id="1344" w:author="Zhang Li" w:date="2022-06-12T12:30:00Z">
                <m:rPr>
                  <m:sty m:val="p"/>
                </m:rPr>
                <w:rPr>
                  <w:rFonts w:ascii="Cambria Math" w:eastAsia="宋体" w:hAnsi="Cambria Math" w:cs="Times New Roman"/>
                  <w:kern w:val="0"/>
                  <w:sz w:val="24"/>
                  <w:szCs w:val="24"/>
                </w:rPr>
                <m:t>,</m:t>
              </w:ins>
            </m:r>
            <m:r>
              <w:ins w:id="1345" w:author="Zhang Li" w:date="2022-06-12T12:30:00Z">
                <w:rPr>
                  <w:rFonts w:ascii="Cambria Math" w:eastAsia="宋体" w:hAnsi="Cambria Math" w:cs="Times New Roman"/>
                  <w:kern w:val="0"/>
                  <w:sz w:val="24"/>
                  <w:szCs w:val="24"/>
                </w:rPr>
                <m:t>si</m:t>
              </w:ins>
            </m:r>
            <m:sSub>
              <m:sSubPr>
                <m:ctrlPr>
                  <w:ins w:id="1346" w:author="Zhang Li" w:date="2022-06-12T12:30:00Z">
                    <w:rPr>
                      <w:rFonts w:ascii="Cambria Math" w:eastAsia="宋体" w:hAnsi="Cambria Math" w:cs="Times New Roman"/>
                      <w:kern w:val="0"/>
                      <w:sz w:val="24"/>
                      <w:szCs w:val="24"/>
                    </w:rPr>
                  </w:ins>
                </m:ctrlPr>
              </m:sSubPr>
              <m:e>
                <m:r>
                  <w:ins w:id="1347" w:author="Zhang Li" w:date="2022-06-12T12:30:00Z">
                    <w:rPr>
                      <w:rFonts w:ascii="Cambria Math" w:eastAsia="宋体" w:hAnsi="Cambria Math" w:cs="Times New Roman"/>
                      <w:kern w:val="0"/>
                      <w:sz w:val="24"/>
                      <w:szCs w:val="24"/>
                    </w:rPr>
                    <m:t>g</m:t>
                  </w:ins>
                </m:r>
              </m:e>
              <m:sub>
                <m:r>
                  <w:ins w:id="1348" w:author="Zhang Li" w:date="2022-06-12T12:30:00Z">
                    <w:rPr>
                      <w:rFonts w:ascii="Cambria Math" w:eastAsia="宋体" w:hAnsi="Cambria Math" w:cs="Times New Roman"/>
                      <w:kern w:val="0"/>
                      <w:sz w:val="24"/>
                      <w:szCs w:val="24"/>
                    </w:rPr>
                    <m:t>i</m:t>
                  </w:ins>
                </m:r>
              </m:sub>
            </m:sSub>
          </m:e>
        </m:d>
      </m:oMath>
      <w:ins w:id="134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ins>
    </w:p>
    <w:bookmarkEnd w:id="1206"/>
    <w:p w14:paraId="6A97539D" w14:textId="482F5DF2" w:rsidR="006961A3" w:rsidRPr="006961A3" w:rsidRDefault="006961A3" w:rsidP="006961A3">
      <w:pPr>
        <w:spacing w:afterLines="100" w:after="312"/>
        <w:ind w:firstLine="420"/>
        <w:rPr>
          <w:rFonts w:ascii="Times New Roman" w:eastAsia="宋体" w:hAnsi="Times New Roman" w:cs="Times New Roman"/>
          <w:kern w:val="0"/>
          <w:sz w:val="24"/>
          <w:szCs w:val="24"/>
        </w:rPr>
      </w:pPr>
      <w:ins w:id="1350"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ins>
      <w:ins w:id="1351" w:author="Zhang Li" w:date="2022-06-16T16:26:00Z">
        <w:r w:rsidR="005A1449" w:rsidRPr="005A1449">
          <w:rPr>
            <w:rFonts w:ascii="Times New Roman" w:eastAsia="宋体" w:hAnsi="Times New Roman" w:cs="Times New Roman"/>
            <w:kern w:val="0"/>
            <w:sz w:val="24"/>
            <w:szCs w:val="24"/>
          </w:rPr>
          <w:t xml:space="preserve"> </w:t>
        </w:r>
      </w:ins>
      <w:ins w:id="1352"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ins>
      <w:ins w:id="1353" w:author="Zhang Li" w:date="2022-06-16T16:29:00Z">
        <w:r w:rsidR="005A1449">
          <w:rPr>
            <w:rFonts w:ascii="Times New Roman" w:eastAsia="宋体" w:hAnsi="Times New Roman" w:cs="Times New Roman"/>
            <w:kern w:val="0"/>
            <w:sz w:val="24"/>
            <w:szCs w:val="24"/>
          </w:rPr>
          <w:t xml:space="preserve">All participants work in non-interactive manner. </w:t>
        </w:r>
      </w:ins>
      <w:ins w:id="1354" w:author="Zhang Li" w:date="2022-06-12T12:30:00Z">
        <w:r>
          <w:rPr>
            <w:rFonts w:ascii="Times New Roman" w:eastAsia="宋体" w:hAnsi="Times New Roman" w:cs="Times New Roman"/>
            <w:kern w:val="0"/>
            <w:sz w:val="24"/>
            <w:szCs w:val="24"/>
          </w:rPr>
          <w:t>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w:ins>
      <m:oMath>
        <m:d>
          <m:dPr>
            <m:ctrlPr>
              <w:ins w:id="1355" w:author="Zhang Li" w:date="2022-06-12T12:30:00Z">
                <w:rPr>
                  <w:rFonts w:ascii="Cambria Math" w:eastAsia="宋体" w:hAnsi="Cambria Math" w:cs="Times New Roman"/>
                  <w:kern w:val="0"/>
                  <w:sz w:val="24"/>
                  <w:szCs w:val="24"/>
                </w:rPr>
              </w:ins>
            </m:ctrlPr>
          </m:dPr>
          <m:e>
            <m:r>
              <w:ins w:id="1356" w:author="Zhang Li" w:date="2022-06-12T12:30:00Z">
                <w:rPr>
                  <w:rFonts w:ascii="Cambria Math" w:eastAsia="宋体" w:hAnsi="Cambria Math" w:cs="Times New Roman"/>
                  <w:kern w:val="0"/>
                  <w:sz w:val="24"/>
                  <w:szCs w:val="24"/>
                </w:rPr>
                <m:t>s</m:t>
              </w:ins>
            </m:r>
            <m:sSub>
              <m:sSubPr>
                <m:ctrlPr>
                  <w:ins w:id="1357" w:author="Zhang Li" w:date="2022-06-12T12:30:00Z">
                    <w:rPr>
                      <w:rFonts w:ascii="Cambria Math" w:eastAsia="宋体" w:hAnsi="Cambria Math" w:cs="Times New Roman"/>
                      <w:kern w:val="0"/>
                      <w:sz w:val="24"/>
                      <w:szCs w:val="24"/>
                    </w:rPr>
                  </w:ins>
                </m:ctrlPr>
              </m:sSubPr>
              <m:e>
                <m:r>
                  <w:ins w:id="1358" w:author="Zhang Li" w:date="2022-06-12T12:30:00Z">
                    <w:rPr>
                      <w:rFonts w:ascii="Cambria Math" w:eastAsia="宋体" w:hAnsi="Cambria Math" w:cs="Times New Roman"/>
                      <w:kern w:val="0"/>
                      <w:sz w:val="24"/>
                      <w:szCs w:val="24"/>
                    </w:rPr>
                    <m:t>k</m:t>
                  </w:ins>
                </m:r>
              </m:e>
              <m:sub>
                <m:r>
                  <w:ins w:id="1359" w:author="Zhang Li" w:date="2022-06-12T12:30:00Z">
                    <w:rPr>
                      <w:rFonts w:ascii="Cambria Math" w:eastAsia="宋体" w:hAnsi="Cambria Math" w:cs="Times New Roman"/>
                      <w:kern w:val="0"/>
                      <w:sz w:val="24"/>
                      <w:szCs w:val="24"/>
                    </w:rPr>
                    <m:t>i</m:t>
                  </w:ins>
                </m:r>
              </m:sub>
            </m:sSub>
            <m:r>
              <w:ins w:id="1360" w:author="Zhang Li" w:date="2022-06-12T12:30:00Z">
                <m:rPr>
                  <m:sty m:val="p"/>
                </m:rPr>
                <w:rPr>
                  <w:rFonts w:ascii="Cambria Math" w:eastAsia="宋体" w:hAnsi="Cambria Math" w:cs="Times New Roman"/>
                  <w:kern w:val="0"/>
                  <w:sz w:val="24"/>
                  <w:szCs w:val="24"/>
                </w:rPr>
                <m:t>,</m:t>
              </w:ins>
            </m:r>
            <m:r>
              <w:ins w:id="1361" w:author="Zhang Li" w:date="2022-06-12T12:30:00Z">
                <w:rPr>
                  <w:rFonts w:ascii="Cambria Math" w:eastAsia="宋体" w:hAnsi="Cambria Math" w:cs="Times New Roman"/>
                  <w:kern w:val="0"/>
                  <w:sz w:val="24"/>
                  <w:szCs w:val="24"/>
                </w:rPr>
                <m:t>p</m:t>
              </w:ins>
            </m:r>
            <m:sSub>
              <m:sSubPr>
                <m:ctrlPr>
                  <w:ins w:id="1362" w:author="Zhang Li" w:date="2022-06-12T12:30:00Z">
                    <w:rPr>
                      <w:rFonts w:ascii="Cambria Math" w:eastAsia="宋体" w:hAnsi="Cambria Math" w:cs="Times New Roman"/>
                      <w:kern w:val="0"/>
                      <w:sz w:val="24"/>
                      <w:szCs w:val="24"/>
                    </w:rPr>
                  </w:ins>
                </m:ctrlPr>
              </m:sSubPr>
              <m:e>
                <m:r>
                  <w:ins w:id="1363" w:author="Zhang Li" w:date="2022-06-12T12:30:00Z">
                    <w:rPr>
                      <w:rFonts w:ascii="Cambria Math" w:eastAsia="宋体" w:hAnsi="Cambria Math" w:cs="Times New Roman"/>
                      <w:kern w:val="0"/>
                      <w:sz w:val="24"/>
                      <w:szCs w:val="24"/>
                    </w:rPr>
                    <m:t>k</m:t>
                  </w:ins>
                </m:r>
              </m:e>
              <m:sub>
                <m:r>
                  <w:ins w:id="1364" w:author="Zhang Li" w:date="2022-06-12T12:30:00Z">
                    <w:rPr>
                      <w:rFonts w:ascii="Cambria Math" w:eastAsia="宋体" w:hAnsi="Cambria Math" w:cs="Times New Roman"/>
                      <w:kern w:val="0"/>
                      <w:sz w:val="24"/>
                      <w:szCs w:val="24"/>
                    </w:rPr>
                    <m:t>i</m:t>
                  </w:ins>
                </m:r>
              </m:sub>
            </m:sSub>
          </m:e>
        </m:d>
      </m:oMath>
      <w:ins w:id="1365" w:author="Zhang Li" w:date="2022-06-12T12:30:00Z">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w:ins>
      <m:oMath>
        <m:r>
          <w:ins w:id="1366" w:author="Zhang Li" w:date="2022-06-12T12:30:00Z">
            <w:rPr>
              <w:rFonts w:ascii="Cambria Math" w:eastAsia="宋体" w:hAnsi="Cambria Math" w:cs="Times New Roman"/>
              <w:kern w:val="0"/>
              <w:sz w:val="24"/>
              <w:szCs w:val="24"/>
            </w:rPr>
            <m:t>pk</m:t>
          </w:ins>
        </m:r>
      </m:oMath>
      <w:ins w:id="1367" w:author="Zhang Li" w:date="2022-06-12T12:30:00Z">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w:ins>
      <m:oMath>
        <m:r>
          <w:ins w:id="1368" w:author="Zhang Li" w:date="2022-06-12T12:30:00Z">
            <w:rPr>
              <w:rFonts w:ascii="Cambria Math" w:eastAsia="宋体" w:hAnsi="Cambria Math" w:cs="Times New Roman"/>
              <w:kern w:val="0"/>
              <w:sz w:val="24"/>
              <w:szCs w:val="24"/>
            </w:rPr>
            <m:t>p</m:t>
          </w:ins>
        </m:r>
        <m:sSub>
          <m:sSubPr>
            <m:ctrlPr>
              <w:ins w:id="1369" w:author="Zhang Li" w:date="2022-06-12T12:30:00Z">
                <w:rPr>
                  <w:rFonts w:ascii="Cambria Math" w:eastAsia="宋体" w:hAnsi="Cambria Math" w:cs="Times New Roman"/>
                  <w:kern w:val="0"/>
                  <w:sz w:val="24"/>
                  <w:szCs w:val="24"/>
                </w:rPr>
              </w:ins>
            </m:ctrlPr>
          </m:sSubPr>
          <m:e>
            <m:r>
              <w:ins w:id="1370" w:author="Zhang Li" w:date="2022-06-12T12:30:00Z">
                <w:rPr>
                  <w:rFonts w:ascii="Cambria Math" w:eastAsia="宋体" w:hAnsi="Cambria Math" w:cs="Times New Roman"/>
                  <w:kern w:val="0"/>
                  <w:sz w:val="24"/>
                  <w:szCs w:val="24"/>
                </w:rPr>
                <m:t>k</m:t>
              </w:ins>
            </m:r>
          </m:e>
          <m:sub>
            <m:r>
              <w:ins w:id="1371" w:author="Zhang Li" w:date="2022-06-12T12:30:00Z">
                <w:rPr>
                  <w:rFonts w:ascii="Cambria Math" w:eastAsia="宋体" w:hAnsi="Cambria Math" w:cs="Times New Roman"/>
                  <w:kern w:val="0"/>
                  <w:sz w:val="24"/>
                  <w:szCs w:val="24"/>
                </w:rPr>
                <m:t>j</m:t>
              </w:ins>
            </m:r>
          </m:sub>
        </m:sSub>
        <m:r>
          <w:ins w:id="1372" w:author="Zhang Li" w:date="2022-06-12T12:30:00Z">
            <m:rPr>
              <m:sty m:val="p"/>
            </m:rPr>
            <w:rPr>
              <w:rFonts w:ascii="Cambria Math" w:eastAsia="宋体" w:hAnsi="Cambria Math" w:cs="Times New Roman"/>
              <w:kern w:val="0"/>
              <w:sz w:val="24"/>
              <w:szCs w:val="24"/>
            </w:rPr>
            <m:t>(</m:t>
          </w:ins>
        </m:r>
        <m:r>
          <w:ins w:id="1373" w:author="Zhang Li" w:date="2022-06-12T12:30:00Z">
            <w:rPr>
              <w:rFonts w:ascii="Cambria Math" w:eastAsia="宋体" w:hAnsi="Cambria Math" w:cs="Times New Roman"/>
              <w:kern w:val="0"/>
              <w:sz w:val="24"/>
              <w:szCs w:val="24"/>
            </w:rPr>
            <m:t>j</m:t>
          </w:ins>
        </m:r>
        <m:r>
          <w:ins w:id="1374" w:author="Zhang Li" w:date="2022-06-12T12:30:00Z">
            <m:rPr>
              <m:sty m:val="p"/>
            </m:rPr>
            <w:rPr>
              <w:rFonts w:ascii="Cambria Math" w:eastAsia="宋体" w:hAnsi="Cambria Math" w:cs="Times New Roman"/>
              <w:kern w:val="0"/>
              <w:sz w:val="24"/>
              <w:szCs w:val="24"/>
            </w:rPr>
            <m:t>≠</m:t>
          </w:ins>
        </m:r>
        <m:r>
          <w:ins w:id="1375" w:author="Zhang Li" w:date="2022-06-12T12:30:00Z">
            <w:rPr>
              <w:rFonts w:ascii="Cambria Math" w:eastAsia="宋体" w:hAnsi="Cambria Math" w:cs="Times New Roman"/>
              <w:kern w:val="0"/>
              <w:sz w:val="24"/>
              <w:szCs w:val="24"/>
            </w:rPr>
            <m:t>i</m:t>
          </w:ins>
        </m:r>
        <m:r>
          <w:ins w:id="1376" w:author="Zhang Li" w:date="2022-06-12T12:30:00Z">
            <m:rPr>
              <m:sty m:val="p"/>
            </m:rPr>
            <w:rPr>
              <w:rFonts w:ascii="Cambria Math" w:eastAsia="宋体" w:hAnsi="Cambria Math" w:cs="Times New Roman"/>
              <w:kern w:val="0"/>
              <w:sz w:val="24"/>
              <w:szCs w:val="24"/>
            </w:rPr>
            <m:t>)</m:t>
          </w:ins>
        </m:r>
      </m:oMath>
      <w:ins w:id="1377" w:author="Zhang Li" w:date="2022-06-12T12:30:00Z">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w:t>
        </w:r>
      </w:ins>
      <w:ins w:id="1378" w:author="Zhang Li" w:date="2022-06-16T16:29:00Z">
        <w:r w:rsidR="005A1449">
          <w:rPr>
            <w:rFonts w:ascii="Times New Roman" w:eastAsia="宋体" w:hAnsi="Times New Roman" w:cs="Times New Roman"/>
            <w:kern w:val="0"/>
            <w:sz w:val="24"/>
            <w:szCs w:val="24"/>
          </w:rPr>
          <w:t>full</w:t>
        </w:r>
      </w:ins>
      <w:ins w:id="1379" w:author="Zhang Li" w:date="2022-06-12T12:30:00Z">
        <w:r>
          <w:rPr>
            <w:rFonts w:ascii="Times New Roman" w:eastAsia="宋体" w:hAnsi="Times New Roman" w:cs="Times New Roman"/>
            <w:kern w:val="0"/>
            <w:sz w:val="24"/>
            <w:szCs w:val="24"/>
          </w:rPr>
          <w:t xml:space="preserve"> signature. Discrete log-based distributed key generation scheme is a common key generation algorithm of threshold BLS signature scheme. Let </w:t>
        </w:r>
      </w:ins>
      <m:oMath>
        <m:sSub>
          <m:sSubPr>
            <m:ctrlPr>
              <w:ins w:id="1380" w:author="Zhang Li" w:date="2022-06-12T12:30:00Z">
                <w:rPr>
                  <w:rFonts w:ascii="Cambria Math" w:eastAsia="宋体" w:hAnsi="Cambria Math" w:cs="Times New Roman"/>
                  <w:kern w:val="0"/>
                  <w:sz w:val="24"/>
                  <w:szCs w:val="24"/>
                </w:rPr>
              </w:ins>
            </m:ctrlPr>
          </m:sSubPr>
          <m:e>
            <m:r>
              <w:ins w:id="1381" w:author="Zhang Li" w:date="2022-06-12T12:30:00Z">
                <w:rPr>
                  <w:rFonts w:ascii="Cambria Math" w:eastAsia="宋体" w:hAnsi="Cambria Math" w:cs="Times New Roman"/>
                  <w:kern w:val="0"/>
                  <w:sz w:val="24"/>
                  <w:szCs w:val="24"/>
                </w:rPr>
                <m:t>p</m:t>
              </w:ins>
            </m:r>
          </m:e>
          <m:sub>
            <m:r>
              <w:ins w:id="1382" w:author="Zhang Li" w:date="2022-06-12T12:30:00Z">
                <m:rPr>
                  <m:sty m:val="p"/>
                </m:rPr>
                <w:rPr>
                  <w:rFonts w:ascii="Cambria Math" w:eastAsia="宋体" w:hAnsi="Cambria Math" w:cs="Times New Roman"/>
                  <w:kern w:val="0"/>
                  <w:sz w:val="24"/>
                  <w:szCs w:val="24"/>
                </w:rPr>
                <m:t>2</m:t>
              </w:ins>
            </m:r>
          </m:sub>
        </m:sSub>
      </m:oMath>
      <w:ins w:id="138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1384" w:author="Zhang Li" w:date="2022-06-12T12:30:00Z">
                <w:rPr>
                  <w:rFonts w:ascii="Cambria Math" w:eastAsia="宋体" w:hAnsi="Cambria Math" w:cs="Times New Roman"/>
                  <w:kern w:val="0"/>
                  <w:sz w:val="24"/>
                  <w:szCs w:val="24"/>
                </w:rPr>
              </w:ins>
            </m:ctrlPr>
          </m:sSubPr>
          <m:e>
            <m:r>
              <w:ins w:id="1385" w:author="Zhang Li" w:date="2022-06-12T12:30:00Z">
                <w:rPr>
                  <w:rFonts w:ascii="Cambria Math" w:eastAsia="宋体" w:hAnsi="Cambria Math" w:cs="Times New Roman"/>
                  <w:kern w:val="0"/>
                  <w:sz w:val="24"/>
                  <w:szCs w:val="24"/>
                </w:rPr>
                <m:t>g</m:t>
              </w:ins>
            </m:r>
          </m:e>
          <m:sub>
            <m:r>
              <w:ins w:id="1386" w:author="Zhang Li" w:date="2022-06-12T12:30:00Z">
                <m:rPr>
                  <m:sty m:val="p"/>
                </m:rPr>
                <w:rPr>
                  <w:rFonts w:ascii="Cambria Math" w:eastAsia="宋体" w:hAnsi="Cambria Math" w:cs="Times New Roman"/>
                  <w:kern w:val="0"/>
                  <w:sz w:val="24"/>
                  <w:szCs w:val="24"/>
                </w:rPr>
                <m:t>2</m:t>
              </w:ins>
            </m:r>
          </m:sub>
        </m:sSub>
      </m:oMath>
      <w:ins w:id="138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1388" w:author="Zhang Li" w:date="2022-06-12T12:30:00Z">
                <w:rPr>
                  <w:rFonts w:ascii="Cambria Math" w:eastAsia="宋体" w:hAnsi="Cambria Math" w:cs="Times New Roman"/>
                  <w:kern w:val="0"/>
                  <w:sz w:val="24"/>
                  <w:szCs w:val="24"/>
                </w:rPr>
              </w:ins>
            </m:ctrlPr>
          </m:sSubPr>
          <m:e>
            <m:r>
              <w:ins w:id="1389" w:author="Zhang Li" w:date="2022-06-12T12:30:00Z">
                <m:rPr>
                  <m:sty m:val="p"/>
                </m:rPr>
                <w:rPr>
                  <w:rFonts w:ascii="Cambria Math" w:eastAsia="宋体" w:hAnsi="Cambria Math" w:cs="Times New Roman"/>
                  <w:kern w:val="0"/>
                  <w:sz w:val="24"/>
                  <w:szCs w:val="24"/>
                </w:rPr>
                <m:t xml:space="preserve"> </m:t>
              </w:ins>
            </m:r>
            <m:r>
              <w:ins w:id="1390" w:author="Zhang Li" w:date="2022-06-12T12:30:00Z">
                <w:rPr>
                  <w:rFonts w:ascii="Cambria Math" w:eastAsia="宋体" w:hAnsi="Cambria Math" w:cs="Times New Roman"/>
                  <w:kern w:val="0"/>
                  <w:sz w:val="24"/>
                  <w:szCs w:val="24"/>
                </w:rPr>
                <m:t>G</m:t>
              </w:ins>
            </m:r>
          </m:e>
          <m:sub>
            <m:r>
              <w:ins w:id="1391" w:author="Zhang Li" w:date="2022-06-12T12:30:00Z">
                <m:rPr>
                  <m:sty m:val="p"/>
                </m:rPr>
                <w:rPr>
                  <w:rFonts w:ascii="Cambria Math" w:eastAsia="宋体" w:hAnsi="Cambria Math" w:cs="Times New Roman"/>
                  <w:kern w:val="0"/>
                  <w:sz w:val="24"/>
                  <w:szCs w:val="24"/>
                </w:rPr>
                <m:t>2</m:t>
              </w:ins>
            </m:r>
          </m:sub>
        </m:sSub>
      </m:oMath>
      <w:ins w:id="139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1393" w:author="Zhang Li" w:date="2022-06-12T12:30:00Z">
                <w:rPr>
                  <w:rFonts w:ascii="Cambria Math" w:eastAsia="宋体" w:hAnsi="Cambria Math" w:cs="Times New Roman"/>
                  <w:kern w:val="0"/>
                  <w:sz w:val="24"/>
                  <w:szCs w:val="24"/>
                </w:rPr>
              </w:ins>
            </m:ctrlPr>
          </m:dPr>
          <m:e>
            <m:sSub>
              <m:sSubPr>
                <m:ctrlPr>
                  <w:ins w:id="1394" w:author="Zhang Li" w:date="2022-06-12T12:30:00Z">
                    <w:rPr>
                      <w:rFonts w:ascii="Cambria Math" w:eastAsia="宋体" w:hAnsi="Cambria Math" w:cs="Times New Roman"/>
                      <w:kern w:val="0"/>
                      <w:sz w:val="24"/>
                      <w:szCs w:val="24"/>
                    </w:rPr>
                  </w:ins>
                </m:ctrlPr>
              </m:sSubPr>
              <m:e>
                <m:r>
                  <w:ins w:id="1395" w:author="Zhang Li" w:date="2022-06-12T12:30:00Z">
                    <w:rPr>
                      <w:rFonts w:ascii="Cambria Math" w:eastAsia="宋体" w:hAnsi="Cambria Math" w:cs="Times New Roman"/>
                      <w:kern w:val="0"/>
                      <w:sz w:val="24"/>
                      <w:szCs w:val="24"/>
                    </w:rPr>
                    <m:t>G</m:t>
                  </w:ins>
                </m:r>
              </m:e>
              <m:sub>
                <m:r>
                  <w:ins w:id="1396" w:author="Zhang Li" w:date="2022-06-12T12:30:00Z">
                    <m:rPr>
                      <m:sty m:val="p"/>
                    </m:rPr>
                    <w:rPr>
                      <w:rFonts w:ascii="Cambria Math" w:eastAsia="宋体" w:hAnsi="Cambria Math" w:cs="Times New Roman"/>
                      <w:kern w:val="0"/>
                      <w:sz w:val="24"/>
                      <w:szCs w:val="24"/>
                    </w:rPr>
                    <m:t>2</m:t>
                  </w:ins>
                </m:r>
              </m:sub>
            </m:sSub>
            <m:r>
              <w:ins w:id="1397" w:author="Zhang Li" w:date="2022-06-12T12:30:00Z">
                <m:rPr>
                  <m:sty m:val="p"/>
                </m:rPr>
                <w:rPr>
                  <w:rFonts w:ascii="Cambria Math" w:eastAsia="宋体" w:hAnsi="Cambria Math" w:cs="Times New Roman"/>
                  <w:kern w:val="0"/>
                  <w:sz w:val="24"/>
                  <w:szCs w:val="24"/>
                </w:rPr>
                <m:t>,</m:t>
              </w:ins>
            </m:r>
            <m:sSub>
              <m:sSubPr>
                <m:ctrlPr>
                  <w:ins w:id="1398" w:author="Zhang Li" w:date="2022-06-12T12:30:00Z">
                    <w:rPr>
                      <w:rFonts w:ascii="Cambria Math" w:eastAsia="宋体" w:hAnsi="Cambria Math" w:cs="Times New Roman"/>
                      <w:kern w:val="0"/>
                      <w:sz w:val="24"/>
                      <w:szCs w:val="24"/>
                    </w:rPr>
                  </w:ins>
                </m:ctrlPr>
              </m:sSubPr>
              <m:e>
                <m:r>
                  <w:ins w:id="1399" w:author="Zhang Li" w:date="2022-06-12T12:30:00Z">
                    <w:rPr>
                      <w:rFonts w:ascii="Cambria Math" w:eastAsia="宋体" w:hAnsi="Cambria Math" w:cs="Times New Roman"/>
                      <w:kern w:val="0"/>
                      <w:sz w:val="24"/>
                      <w:szCs w:val="24"/>
                    </w:rPr>
                    <m:t>g</m:t>
                  </w:ins>
                </m:r>
              </m:e>
              <m:sub>
                <m:r>
                  <w:ins w:id="1400" w:author="Zhang Li" w:date="2022-06-12T12:30:00Z">
                    <m:rPr>
                      <m:sty m:val="p"/>
                    </m:rPr>
                    <w:rPr>
                      <w:rFonts w:ascii="Cambria Math" w:eastAsia="宋体" w:hAnsi="Cambria Math" w:cs="Times New Roman"/>
                      <w:kern w:val="0"/>
                      <w:sz w:val="24"/>
                      <w:szCs w:val="24"/>
                    </w:rPr>
                    <m:t>2</m:t>
                  </w:ins>
                </m:r>
              </m:sub>
            </m:sSub>
            <m:r>
              <w:ins w:id="1401" w:author="Zhang Li" w:date="2022-06-12T12:30:00Z">
                <m:rPr>
                  <m:sty m:val="p"/>
                </m:rPr>
                <w:rPr>
                  <w:rFonts w:ascii="Cambria Math" w:eastAsia="宋体" w:hAnsi="Cambria Math" w:cs="Times New Roman"/>
                  <w:kern w:val="0"/>
                  <w:sz w:val="24"/>
                  <w:szCs w:val="24"/>
                </w:rPr>
                <m:t>,</m:t>
              </w:ins>
            </m:r>
            <m:sSub>
              <m:sSubPr>
                <m:ctrlPr>
                  <w:ins w:id="1402" w:author="Zhang Li" w:date="2022-06-12T12:30:00Z">
                    <w:rPr>
                      <w:rFonts w:ascii="Cambria Math" w:eastAsia="宋体" w:hAnsi="Cambria Math" w:cs="Times New Roman"/>
                      <w:kern w:val="0"/>
                      <w:sz w:val="24"/>
                      <w:szCs w:val="24"/>
                    </w:rPr>
                  </w:ins>
                </m:ctrlPr>
              </m:sSubPr>
              <m:e>
                <m:r>
                  <w:ins w:id="1403" w:author="Zhang Li" w:date="2022-06-12T12:30:00Z">
                    <w:rPr>
                      <w:rFonts w:ascii="Cambria Math" w:eastAsia="宋体" w:hAnsi="Cambria Math" w:cs="Times New Roman"/>
                      <w:kern w:val="0"/>
                      <w:sz w:val="24"/>
                      <w:szCs w:val="24"/>
                    </w:rPr>
                    <m:t>p</m:t>
                  </w:ins>
                </m:r>
              </m:e>
              <m:sub>
                <m:r>
                  <w:ins w:id="1404" w:author="Zhang Li" w:date="2022-06-12T12:30:00Z">
                    <m:rPr>
                      <m:sty m:val="p"/>
                    </m:rPr>
                    <w:rPr>
                      <w:rFonts w:ascii="Cambria Math" w:eastAsia="宋体" w:hAnsi="Cambria Math" w:cs="Times New Roman"/>
                      <w:kern w:val="0"/>
                      <w:sz w:val="24"/>
                      <w:szCs w:val="24"/>
                    </w:rPr>
                    <m:t>2</m:t>
                  </w:ins>
                </m:r>
              </m:sub>
            </m:sSub>
            <m:r>
              <w:ins w:id="1405" w:author="Zhang Li" w:date="2022-06-12T12:30:00Z">
                <m:rPr>
                  <m:sty m:val="p"/>
                </m:rPr>
                <w:rPr>
                  <w:rFonts w:ascii="Cambria Math" w:eastAsia="宋体" w:hAnsi="Cambria Math" w:cs="Times New Roman"/>
                  <w:kern w:val="0"/>
                  <w:sz w:val="24"/>
                  <w:szCs w:val="24"/>
                </w:rPr>
                <m:t>,</m:t>
              </w:ins>
            </m:r>
            <m:r>
              <w:ins w:id="1406" w:author="Zhang Li" w:date="2022-06-12T12:30:00Z">
                <w:rPr>
                  <w:rFonts w:ascii="Cambria Math" w:eastAsia="宋体" w:hAnsi="Cambria Math" w:cs="Times New Roman"/>
                  <w:kern w:val="0"/>
                  <w:sz w:val="24"/>
                  <w:szCs w:val="24"/>
                </w:rPr>
                <m:t>H</m:t>
              </w:ins>
            </m:r>
          </m:e>
        </m:d>
      </m:oMath>
      <w:ins w:id="140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1408" w:author="Zhang Li" w:date="2022-06-12T12:30:00Z">
            <m:rPr>
              <m:sty m:val="p"/>
            </m:rPr>
            <w:rPr>
              <w:rFonts w:ascii="Cambria Math" w:eastAsia="宋体" w:hAnsi="Cambria Math" w:cs="Times New Roman"/>
              <w:kern w:val="0"/>
              <w:sz w:val="24"/>
              <w:szCs w:val="24"/>
            </w:rPr>
            <m:t xml:space="preserve"> </m:t>
          </w:ins>
        </m:r>
        <m:r>
          <w:ins w:id="1409" w:author="Zhang Li" w:date="2022-06-12T12:30:00Z">
            <w:rPr>
              <w:rFonts w:ascii="Cambria Math" w:eastAsia="宋体" w:hAnsi="Cambria Math" w:cs="Times New Roman"/>
              <w:kern w:val="0"/>
              <w:sz w:val="24"/>
              <w:szCs w:val="24"/>
            </w:rPr>
            <m:t>sk</m:t>
          </w:ins>
        </m:r>
      </m:oMath>
      <w:ins w:id="1410" w:author="Zhang Li" w:date="2022-06-16T16:30:00Z">
        <w:r w:rsidR="005A1449">
          <w:rPr>
            <w:rFonts w:ascii="Times New Roman" w:eastAsia="宋体" w:hAnsi="Times New Roman" w:cs="Times New Roman" w:hint="eastAsia"/>
            <w:kern w:val="0"/>
            <w:sz w:val="24"/>
            <w:szCs w:val="24"/>
          </w:rPr>
          <w:t>(</w:t>
        </w:r>
        <w:r w:rsidR="005A1449">
          <w:rPr>
            <w:rFonts w:ascii="Times New Roman" w:eastAsia="宋体" w:hAnsi="Times New Roman" w:cs="Times New Roman"/>
            <w:kern w:val="0"/>
            <w:sz w:val="24"/>
            <w:szCs w:val="24"/>
          </w:rPr>
          <w:t>the main private key)</w:t>
        </w:r>
      </w:ins>
      <w:ins w:id="1411" w:author="Zhang Li" w:date="2022-06-12T12:30:00Z">
        <w:r>
          <w:rPr>
            <w:rFonts w:ascii="Times New Roman" w:eastAsia="宋体" w:hAnsi="Times New Roman" w:cs="Times New Roman"/>
            <w:kern w:val="0"/>
            <w:sz w:val="24"/>
            <w:szCs w:val="24"/>
          </w:rPr>
          <w:t xml:space="preserve"> of </w:t>
        </w:r>
      </w:ins>
      <m:oMath>
        <m:r>
          <w:ins w:id="1412" w:author="Zhang Li" w:date="2022-06-12T12:30:00Z">
            <w:rPr>
              <w:rFonts w:ascii="Cambria Math" w:eastAsia="宋体" w:hAnsi="Cambria Math" w:cs="Times New Roman"/>
              <w:kern w:val="0"/>
              <w:sz w:val="24"/>
              <w:szCs w:val="24"/>
            </w:rPr>
            <m:t>t</m:t>
          </w:ins>
        </m:r>
      </m:oMath>
      <w:ins w:id="1413" w:author="Zhang Li" w:date="2022-06-12T12:30:00Z">
        <w:r>
          <w:rPr>
            <w:rFonts w:ascii="Times New Roman" w:eastAsia="宋体" w:hAnsi="Times New Roman" w:cs="Times New Roman"/>
            <w:kern w:val="0"/>
            <w:sz w:val="24"/>
            <w:szCs w:val="24"/>
          </w:rPr>
          <w:t xml:space="preserve">-degree polynomial </w:t>
        </w:r>
      </w:ins>
      <m:oMath>
        <m:r>
          <w:ins w:id="1414" w:author="Zhang Li" w:date="2022-06-12T12:30:00Z">
            <w:rPr>
              <w:rFonts w:ascii="Cambria Math" w:eastAsia="宋体" w:hAnsi="Cambria Math" w:cs="Times New Roman"/>
              <w:kern w:val="0"/>
              <w:sz w:val="24"/>
              <w:szCs w:val="24"/>
            </w:rPr>
            <m:t>P</m:t>
          </w:ins>
        </m:r>
      </m:oMath>
      <w:ins w:id="1415" w:author="Zhang Li" w:date="2022-06-12T12:30:00Z">
        <w:r>
          <w:rPr>
            <w:rFonts w:ascii="Times New Roman" w:eastAsia="宋体" w:hAnsi="Times New Roman" w:cs="Times New Roman"/>
            <w:kern w:val="0"/>
            <w:sz w:val="24"/>
            <w:szCs w:val="24"/>
          </w:rPr>
          <w:t xml:space="preserve"> to generate main complete public key </w:t>
        </w:r>
      </w:ins>
      <m:oMath>
        <m:r>
          <w:ins w:id="1416" w:author="Zhang Li" w:date="2022-06-12T12:30:00Z">
            <w:rPr>
              <w:rFonts w:ascii="Cambria Math" w:eastAsia="宋体" w:hAnsi="Cambria Math" w:cs="Times New Roman"/>
              <w:kern w:val="0"/>
              <w:sz w:val="24"/>
              <w:szCs w:val="24"/>
            </w:rPr>
            <m:t>pk</m:t>
          </w:ins>
        </m:r>
        <m:r>
          <w:ins w:id="1417" w:author="Zhang Li" w:date="2022-06-12T12:30:00Z">
            <m:rPr>
              <m:sty m:val="p"/>
            </m:rPr>
            <w:rPr>
              <w:rFonts w:ascii="Cambria Math" w:eastAsia="宋体" w:hAnsi="Cambria Math" w:cs="Times New Roman"/>
              <w:kern w:val="0"/>
              <w:sz w:val="24"/>
              <w:szCs w:val="24"/>
            </w:rPr>
            <m:t>=</m:t>
          </w:ins>
        </m:r>
        <m:r>
          <w:ins w:id="1418" w:author="Zhang Li" w:date="2022-06-12T12:30:00Z">
            <w:rPr>
              <w:rFonts w:ascii="Cambria Math" w:eastAsia="宋体" w:hAnsi="Cambria Math" w:cs="Times New Roman"/>
              <w:kern w:val="0"/>
              <w:sz w:val="24"/>
              <w:szCs w:val="24"/>
            </w:rPr>
            <m:t>sk</m:t>
          </w:ins>
        </m:r>
        <m:r>
          <w:ins w:id="1419" w:author="Zhang Li" w:date="2022-06-12T12:30:00Z">
            <m:rPr>
              <m:sty m:val="p"/>
            </m:rPr>
            <w:rPr>
              <w:rFonts w:ascii="Cambria Math" w:eastAsia="宋体" w:hAnsi="Cambria Math" w:cs="Times New Roman"/>
              <w:kern w:val="0"/>
              <w:sz w:val="24"/>
              <w:szCs w:val="24"/>
            </w:rPr>
            <m:t>×</m:t>
          </w:ins>
        </m:r>
        <m:sSub>
          <m:sSubPr>
            <m:ctrlPr>
              <w:ins w:id="1420" w:author="Zhang Li" w:date="2022-06-12T12:30:00Z">
                <w:rPr>
                  <w:rFonts w:ascii="Cambria Math" w:eastAsia="宋体" w:hAnsi="Cambria Math" w:cs="Times New Roman"/>
                  <w:kern w:val="0"/>
                  <w:sz w:val="24"/>
                  <w:szCs w:val="24"/>
                </w:rPr>
              </w:ins>
            </m:ctrlPr>
          </m:sSubPr>
          <m:e>
            <m:r>
              <w:ins w:id="1421" w:author="Zhang Li" w:date="2022-06-12T12:30:00Z">
                <w:rPr>
                  <w:rFonts w:ascii="Cambria Math" w:eastAsia="宋体" w:hAnsi="Cambria Math" w:cs="Times New Roman"/>
                  <w:kern w:val="0"/>
                  <w:sz w:val="24"/>
                  <w:szCs w:val="24"/>
                </w:rPr>
                <m:t>G</m:t>
              </w:ins>
            </m:r>
          </m:e>
          <m:sub>
            <m:r>
              <w:ins w:id="1422" w:author="Zhang Li" w:date="2022-06-12T12:30:00Z">
                <m:rPr>
                  <m:sty m:val="p"/>
                </m:rPr>
                <w:rPr>
                  <w:rFonts w:ascii="Cambria Math" w:eastAsia="宋体" w:hAnsi="Cambria Math" w:cs="Times New Roman"/>
                  <w:kern w:val="0"/>
                  <w:sz w:val="24"/>
                  <w:szCs w:val="24"/>
                </w:rPr>
                <m:t>2</m:t>
              </w:ins>
            </m:r>
          </m:sub>
        </m:sSub>
      </m:oMath>
      <w:ins w:id="1423" w:author="Zhang Li" w:date="2022-06-12T12:30:00Z">
        <w:r w:rsidRPr="007B3D51">
          <w:rPr>
            <w:rFonts w:ascii="Times New Roman" w:eastAsia="宋体" w:hAnsi="Times New Roman" w:cs="Times New Roman"/>
            <w:kern w:val="0"/>
            <w:sz w:val="24"/>
            <w:szCs w:val="24"/>
          </w:rPr>
          <w:t xml:space="preserve">, which is usually used to verify </w:t>
        </w:r>
      </w:ins>
      <w:ins w:id="1424" w:author="Zhang Li" w:date="2022-06-16T16:31:00Z">
        <w:r w:rsidR="00D93F9B">
          <w:rPr>
            <w:rFonts w:ascii="Times New Roman" w:eastAsia="宋体" w:hAnsi="Times New Roman" w:cs="Times New Roman"/>
            <w:kern w:val="0"/>
            <w:sz w:val="24"/>
            <w:szCs w:val="24"/>
          </w:rPr>
          <w:t>full</w:t>
        </w:r>
      </w:ins>
      <w:ins w:id="1425" w:author="Zhang Li" w:date="2022-06-12T12:30:00Z">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w:ins>
      <m:oMath>
        <m:sSub>
          <m:sSubPr>
            <m:ctrlPr>
              <w:ins w:id="1426" w:author="Zhang Li" w:date="2022-06-12T12:30:00Z">
                <w:rPr>
                  <w:rFonts w:ascii="Cambria Math" w:eastAsia="宋体" w:hAnsi="Cambria Math" w:cs="Times New Roman"/>
                  <w:kern w:val="0"/>
                  <w:sz w:val="24"/>
                  <w:szCs w:val="24"/>
                </w:rPr>
              </w:ins>
            </m:ctrlPr>
          </m:sSubPr>
          <m:e>
            <m:r>
              <w:ins w:id="1427" w:author="Zhang Li" w:date="2022-06-12T12:30:00Z">
                <w:rPr>
                  <w:rFonts w:ascii="Cambria Math" w:eastAsia="宋体" w:hAnsi="Cambria Math" w:cs="Times New Roman"/>
                  <w:kern w:val="0"/>
                  <w:sz w:val="24"/>
                  <w:szCs w:val="24"/>
                </w:rPr>
                <m:t>sk</m:t>
              </w:ins>
            </m:r>
          </m:e>
          <m:sub>
            <m:r>
              <w:ins w:id="1428" w:author="Zhang Li" w:date="2022-06-12T12:30:00Z">
                <w:rPr>
                  <w:rFonts w:ascii="Cambria Math" w:eastAsia="宋体" w:hAnsi="Cambria Math" w:cs="Times New Roman"/>
                  <w:kern w:val="0"/>
                  <w:sz w:val="24"/>
                  <w:szCs w:val="24"/>
                </w:rPr>
                <m:t>i</m:t>
              </w:ins>
            </m:r>
          </m:sub>
        </m:sSub>
      </m:oMath>
      <w:ins w:id="1429"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430" w:author="Zhang Li" w:date="2022-06-12T12:30:00Z">
                <w:rPr>
                  <w:rFonts w:ascii="Cambria Math" w:eastAsia="宋体" w:hAnsi="Cambria Math" w:cs="Times New Roman"/>
                  <w:kern w:val="0"/>
                  <w:sz w:val="24"/>
                  <w:szCs w:val="24"/>
                </w:rPr>
              </w:ins>
            </m:ctrlPr>
          </m:dPr>
          <m:e>
            <m:r>
              <w:ins w:id="1431" w:author="Zhang Li" w:date="2022-06-12T12:30:00Z">
                <w:rPr>
                  <w:rFonts w:ascii="Cambria Math" w:eastAsia="宋体" w:hAnsi="Cambria Math" w:cs="Times New Roman"/>
                  <w:kern w:val="0"/>
                  <w:sz w:val="24"/>
                  <w:szCs w:val="24"/>
                </w:rPr>
                <m:t>s</m:t>
              </w:ins>
            </m:r>
            <m:sSub>
              <m:sSubPr>
                <m:ctrlPr>
                  <w:ins w:id="1432" w:author="Zhang Li" w:date="2022-06-12T12:30:00Z">
                    <w:rPr>
                      <w:rFonts w:ascii="Cambria Math" w:eastAsia="宋体" w:hAnsi="Cambria Math" w:cs="Times New Roman"/>
                      <w:kern w:val="0"/>
                      <w:sz w:val="24"/>
                      <w:szCs w:val="24"/>
                    </w:rPr>
                  </w:ins>
                </m:ctrlPr>
              </m:sSubPr>
              <m:e>
                <m:r>
                  <w:ins w:id="1433" w:author="Zhang Li" w:date="2022-06-12T12:30:00Z">
                    <w:rPr>
                      <w:rFonts w:ascii="Cambria Math" w:eastAsia="宋体" w:hAnsi="Cambria Math" w:cs="Times New Roman"/>
                      <w:kern w:val="0"/>
                      <w:sz w:val="24"/>
                      <w:szCs w:val="24"/>
                    </w:rPr>
                    <m:t>k</m:t>
                  </w:ins>
                </m:r>
              </m:e>
              <m:sub>
                <m:r>
                  <w:ins w:id="1434" w:author="Zhang Li" w:date="2022-06-12T12:30:00Z">
                    <w:rPr>
                      <w:rFonts w:ascii="Cambria Math" w:eastAsia="宋体" w:hAnsi="Cambria Math" w:cs="Times New Roman"/>
                      <w:kern w:val="0"/>
                      <w:sz w:val="24"/>
                      <w:szCs w:val="24"/>
                    </w:rPr>
                    <m:t>i</m:t>
                  </w:ins>
                </m:r>
              </m:sub>
            </m:sSub>
            <m:r>
              <w:ins w:id="1435" w:author="Zhang Li" w:date="2022-06-12T12:30:00Z">
                <m:rPr>
                  <m:sty m:val="p"/>
                </m:rPr>
                <w:rPr>
                  <w:rFonts w:ascii="Cambria Math" w:eastAsia="宋体" w:hAnsi="Cambria Math" w:cs="Times New Roman"/>
                  <w:kern w:val="0"/>
                  <w:sz w:val="24"/>
                  <w:szCs w:val="24"/>
                </w:rPr>
                <m:t>,</m:t>
              </w:ins>
            </m:r>
            <m:r>
              <w:ins w:id="1436" w:author="Zhang Li" w:date="2022-06-12T12:30:00Z">
                <w:rPr>
                  <w:rFonts w:ascii="Cambria Math" w:eastAsia="宋体" w:hAnsi="Cambria Math" w:cs="Times New Roman"/>
                  <w:kern w:val="0"/>
                  <w:sz w:val="24"/>
                  <w:szCs w:val="24"/>
                </w:rPr>
                <m:t>p</m:t>
              </w:ins>
            </m:r>
            <m:sSub>
              <m:sSubPr>
                <m:ctrlPr>
                  <w:ins w:id="1437" w:author="Zhang Li" w:date="2022-06-12T12:30:00Z">
                    <w:rPr>
                      <w:rFonts w:ascii="Cambria Math" w:eastAsia="宋体" w:hAnsi="Cambria Math" w:cs="Times New Roman"/>
                      <w:kern w:val="0"/>
                      <w:sz w:val="24"/>
                      <w:szCs w:val="24"/>
                    </w:rPr>
                  </w:ins>
                </m:ctrlPr>
              </m:sSubPr>
              <m:e>
                <m:r>
                  <w:ins w:id="1438" w:author="Zhang Li" w:date="2022-06-12T12:30:00Z">
                    <w:rPr>
                      <w:rFonts w:ascii="Cambria Math" w:eastAsia="宋体" w:hAnsi="Cambria Math" w:cs="Times New Roman"/>
                      <w:kern w:val="0"/>
                      <w:sz w:val="24"/>
                      <w:szCs w:val="24"/>
                    </w:rPr>
                    <m:t>k</m:t>
                  </w:ins>
                </m:r>
              </m:e>
              <m:sub>
                <m:r>
                  <w:ins w:id="1439" w:author="Zhang Li" w:date="2022-06-12T12:30:00Z">
                    <w:rPr>
                      <w:rFonts w:ascii="Cambria Math" w:eastAsia="宋体" w:hAnsi="Cambria Math" w:cs="Times New Roman"/>
                      <w:kern w:val="0"/>
                      <w:sz w:val="24"/>
                      <w:szCs w:val="24"/>
                    </w:rPr>
                    <m:t>i</m:t>
                  </w:ins>
                </m:r>
              </m:sub>
            </m:sSub>
          </m:e>
        </m:d>
      </m:oMath>
      <w:ins w:id="1440"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w:t>
        </w:r>
      </w:ins>
      <w:ins w:id="1441" w:author="Zhang Li" w:date="2022-06-16T16:31:00Z">
        <w:r w:rsidR="00D93F9B">
          <w:rPr>
            <w:rFonts w:ascii="Times New Roman" w:eastAsia="宋体" w:hAnsi="Times New Roman" w:cs="Times New Roman"/>
            <w:kern w:val="0"/>
            <w:sz w:val="24"/>
            <w:szCs w:val="24"/>
          </w:rPr>
          <w:t>T</w:t>
        </w:r>
      </w:ins>
      <w:ins w:id="1442" w:author="Zhang Li" w:date="2022-06-12T12:30:00Z">
        <w:r>
          <w:rPr>
            <w:rFonts w:ascii="Times New Roman" w:eastAsia="宋体" w:hAnsi="Times New Roman" w:cs="Times New Roman"/>
            <w:kern w:val="0"/>
            <w:sz w:val="24"/>
            <w:szCs w:val="24"/>
          </w:rPr>
          <w:t xml:space="preserve">he full signature recovery method will recover unique full signature, i.e., a unique special value </w:t>
        </w:r>
      </w:ins>
      <m:oMath>
        <m:r>
          <w:ins w:id="1443" w:author="Zhang Li" w:date="2022-06-16T17:17:00Z">
            <w:rPr>
              <w:rFonts w:ascii="Cambria Math" w:eastAsia="宋体" w:hAnsi="Cambria Math" w:cs="Times New Roman" w:hint="eastAsia"/>
              <w:kern w:val="0"/>
              <w:sz w:val="24"/>
              <w:szCs w:val="24"/>
            </w:rPr>
            <m:t>s</m:t>
          </w:ins>
        </m:r>
      </m:oMath>
      <w:ins w:id="1444" w:author="Zhang Li" w:date="2022-06-12T12:30:00Z">
        <w:r>
          <w:rPr>
            <w:rFonts w:ascii="Times New Roman" w:eastAsia="宋体" w:hAnsi="Times New Roman" w:cs="Times New Roman"/>
            <w:kern w:val="0"/>
            <w:sz w:val="24"/>
            <w:szCs w:val="24"/>
          </w:rPr>
          <w:t xml:space="preserve"> of Lagrange interpolation polynomial of partial signature</w:t>
        </w:r>
      </w:ins>
      <w:ins w:id="1445" w:author="Zhang Li" w:date="2022-06-16T16:33:00Z">
        <w:r w:rsidR="00D93F9B">
          <w:rPr>
            <w:rFonts w:ascii="Times New Roman" w:eastAsia="宋体" w:hAnsi="Times New Roman" w:cs="Times New Roman"/>
            <w:kern w:val="0"/>
            <w:sz w:val="24"/>
            <w:szCs w:val="24"/>
          </w:rPr>
          <w:t xml:space="preserve"> share</w:t>
        </w:r>
      </w:ins>
      <w:ins w:id="1446" w:author="Zhang Li" w:date="2022-06-12T12:30:00Z">
        <w:r>
          <w:rPr>
            <w:rFonts w:ascii="Times New Roman" w:eastAsia="宋体" w:hAnsi="Times New Roman" w:cs="Times New Roman"/>
            <w:kern w:val="0"/>
            <w:sz w:val="24"/>
            <w:szCs w:val="24"/>
          </w:rPr>
          <w:t xml:space="preserve">s. Besides, the verification algorithm of threshold BLS signature scheme uses the main public key </w:t>
        </w:r>
      </w:ins>
      <m:oMath>
        <m:r>
          <w:ins w:id="1447" w:author="Zhang Li" w:date="2022-06-12T12:30:00Z">
            <w:rPr>
              <w:rFonts w:ascii="Cambria Math" w:eastAsia="宋体" w:hAnsi="Cambria Math" w:cs="Times New Roman" w:hint="eastAsia"/>
              <w:kern w:val="0"/>
              <w:sz w:val="24"/>
              <w:szCs w:val="24"/>
            </w:rPr>
            <m:t>pk</m:t>
          </w:ins>
        </m:r>
      </m:oMath>
      <w:ins w:id="1448"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43951793"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w:t>
      </w:r>
      <w:del w:id="1449" w:author="Zhang Li" w:date="2022-06-16T16:34:00Z">
        <w:r w:rsidDel="000E7DB9">
          <w:rPr>
            <w:rFonts w:ascii="Times New Roman" w:eastAsia="宋体" w:hAnsi="Times New Roman" w:cs="Times New Roman"/>
            <w:kern w:val="0"/>
            <w:sz w:val="24"/>
            <w:szCs w:val="24"/>
          </w:rPr>
          <w:delText xml:space="preserve">creation </w:delText>
        </w:r>
      </w:del>
      <w:ins w:id="1450" w:author="Zhang Li" w:date="2022-06-16T16:34:00Z">
        <w:r w:rsidR="000E7DB9">
          <w:rPr>
            <w:rFonts w:ascii="Times New Roman" w:eastAsia="宋体" w:hAnsi="Times New Roman" w:cs="Times New Roman"/>
            <w:kern w:val="0"/>
            <w:sz w:val="24"/>
            <w:szCs w:val="24"/>
          </w:rPr>
          <w:t xml:space="preserve">creating </w:t>
        </w:r>
      </w:ins>
      <w:del w:id="1451" w:author="Zhang Li" w:date="2022-06-16T16:34:00Z">
        <w:r w:rsidDel="000E7DB9">
          <w:rPr>
            <w:rFonts w:ascii="Times New Roman" w:eastAsia="宋体" w:hAnsi="Times New Roman" w:cs="Times New Roman"/>
            <w:kern w:val="0"/>
            <w:sz w:val="24"/>
            <w:szCs w:val="24"/>
          </w:rPr>
          <w:delText xml:space="preserve">of </w:delText>
        </w:r>
      </w:del>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w:t>
      </w:r>
      <w:del w:id="1452" w:author="Zhang Li" w:date="2022-06-16T16:35:00Z">
        <w:r w:rsidRPr="00254F91" w:rsidDel="000E7DB9">
          <w:rPr>
            <w:rFonts w:ascii="Times New Roman" w:eastAsia="宋体" w:hAnsi="Times New Roman" w:cs="Times New Roman"/>
            <w:kern w:val="0"/>
            <w:sz w:val="24"/>
            <w:szCs w:val="24"/>
          </w:rPr>
          <w:delText xml:space="preserve">not </w:delText>
        </w:r>
        <w:r w:rsidDel="000E7DB9">
          <w:rPr>
            <w:rFonts w:ascii="Times New Roman" w:eastAsia="宋体" w:hAnsi="Times New Roman" w:cs="Times New Roman"/>
            <w:kern w:val="0"/>
            <w:sz w:val="24"/>
            <w:szCs w:val="24"/>
          </w:rPr>
          <w:delText>vote for valid block</w:delText>
        </w:r>
        <w:r w:rsidRPr="00254F91" w:rsidDel="000E7DB9">
          <w:rPr>
            <w:rFonts w:ascii="Times New Roman" w:eastAsia="宋体" w:hAnsi="Times New Roman" w:cs="Times New Roman"/>
            <w:kern w:val="0"/>
            <w:sz w:val="24"/>
            <w:szCs w:val="24"/>
          </w:rPr>
          <w:delText xml:space="preserve"> or </w:delText>
        </w:r>
      </w:del>
      <w:r w:rsidRPr="00254F91">
        <w:rPr>
          <w:rFonts w:ascii="Times New Roman" w:eastAsia="宋体" w:hAnsi="Times New Roman" w:cs="Times New Roman"/>
          <w:kern w:val="0"/>
          <w:sz w:val="24"/>
          <w:szCs w:val="24"/>
        </w:rPr>
        <w:t xml:space="preserve">generate </w:t>
      </w:r>
      <w:del w:id="1453" w:author="Zhang Li" w:date="2022-06-16T16:35:00Z">
        <w:r w:rsidRPr="00254F91" w:rsidDel="000E7DB9">
          <w:rPr>
            <w:rFonts w:ascii="Times New Roman" w:eastAsia="宋体" w:hAnsi="Times New Roman" w:cs="Times New Roman"/>
            <w:kern w:val="0"/>
            <w:sz w:val="24"/>
            <w:szCs w:val="24"/>
          </w:rPr>
          <w:delText xml:space="preserve">valid </w:delText>
        </w:r>
      </w:del>
      <w:ins w:id="1454" w:author="Zhang Li" w:date="2022-06-16T16:35:00Z">
        <w:r w:rsidR="000E7DB9">
          <w:rPr>
            <w:rFonts w:ascii="Times New Roman" w:eastAsia="宋体" w:hAnsi="Times New Roman" w:cs="Times New Roman"/>
            <w:kern w:val="0"/>
            <w:sz w:val="24"/>
            <w:szCs w:val="24"/>
          </w:rPr>
          <w:t>invalid</w:t>
        </w:r>
        <w:r w:rsidR="000E7DB9" w:rsidRPr="00254F91">
          <w:rPr>
            <w:rFonts w:ascii="Times New Roman" w:eastAsia="宋体" w:hAnsi="Times New Roman" w:cs="Times New Roman"/>
            <w:kern w:val="0"/>
            <w:sz w:val="24"/>
            <w:szCs w:val="24"/>
          </w:rPr>
          <w:t xml:space="preserve"> </w:t>
        </w:r>
      </w:ins>
      <w:r w:rsidRPr="00254F91">
        <w:rPr>
          <w:rFonts w:ascii="Times New Roman" w:eastAsia="宋体" w:hAnsi="Times New Roman" w:cs="Times New Roman"/>
          <w:kern w:val="0"/>
          <w:sz w:val="24"/>
          <w:szCs w:val="24"/>
        </w:rPr>
        <w:t>block</w:t>
      </w:r>
      <w:ins w:id="1455" w:author="Zhang Li" w:date="2022-06-16T16:35:00Z">
        <w:r w:rsidR="000E7DB9">
          <w:rPr>
            <w:rFonts w:ascii="Times New Roman" w:eastAsia="宋体" w:hAnsi="Times New Roman" w:cs="Times New Roman"/>
            <w:kern w:val="0"/>
            <w:sz w:val="24"/>
            <w:szCs w:val="24"/>
          </w:rPr>
          <w:t xml:space="preserve"> or not</w:t>
        </w:r>
      </w:ins>
      <w:ins w:id="1456" w:author="Zhang Li" w:date="2022-06-16T16:36:00Z">
        <w:r w:rsidR="00F2641B">
          <w:rPr>
            <w:rFonts w:ascii="Times New Roman" w:eastAsia="宋体" w:hAnsi="Times New Roman" w:cs="Times New Roman"/>
            <w:kern w:val="0"/>
            <w:sz w:val="24"/>
            <w:szCs w:val="24"/>
          </w:rPr>
          <w:t xml:space="preserve"> generate block</w:t>
        </w:r>
      </w:ins>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5EFC17AD"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0A4F48C1"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457" w:author="Zhang Li" w:date="2022-06-12T12:38:00Z">
        <w:r w:rsidDel="000659A8">
          <w:rPr>
            <w:rFonts w:ascii="Times New Roman" w:eastAsia="宋体" w:hAnsi="Times New Roman" w:cs="Times New Roman"/>
            <w:kern w:val="0"/>
            <w:sz w:val="24"/>
            <w:szCs w:val="24"/>
          </w:rPr>
          <w:delText>protocol</w:delText>
        </w:r>
      </w:del>
      <w:ins w:id="1458"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1459" w:author="Zhang Li" w:date="2022-06-12T12:39:00Z">
        <w:r w:rsidDel="000659A8">
          <w:rPr>
            <w:rFonts w:ascii="Times New Roman" w:eastAsia="宋体" w:hAnsi="Times New Roman" w:cs="Times New Roman"/>
            <w:kern w:val="0"/>
            <w:sz w:val="24"/>
            <w:szCs w:val="24"/>
          </w:rPr>
          <w:delText xml:space="preserve"> protocol</w:delText>
        </w:r>
      </w:del>
      <w:ins w:id="1460"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1461" w:author="Zhang Li" w:date="2022-06-12T12:39:00Z">
        <w:r w:rsidDel="000659A8">
          <w:rPr>
            <w:rFonts w:ascii="Times New Roman" w:eastAsia="宋体" w:hAnsi="Times New Roman" w:cs="Times New Roman"/>
            <w:kern w:val="0"/>
            <w:sz w:val="24"/>
            <w:szCs w:val="24"/>
          </w:rPr>
          <w:delText>protocol</w:delText>
        </w:r>
      </w:del>
      <w:ins w:id="146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1463"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77777777" w:rsidR="000659A8" w:rsidRPr="006D7BB0" w:rsidRDefault="000659A8" w:rsidP="000659A8">
      <w:pPr>
        <w:spacing w:afterLines="50" w:after="156"/>
        <w:ind w:firstLineChars="200" w:firstLine="480"/>
        <w:rPr>
          <w:ins w:id="1464" w:author="Zhang Li" w:date="2022-06-12T12:40:00Z"/>
          <w:rFonts w:ascii="Times New Roman" w:eastAsia="宋体" w:hAnsi="Times New Roman" w:cs="Times New Roman"/>
          <w:kern w:val="0"/>
          <w:sz w:val="24"/>
          <w:szCs w:val="24"/>
        </w:rPr>
      </w:pPr>
      <w:ins w:id="1465" w:author="Zhang Li" w:date="2022-06-12T12:40:00Z">
        <w:r>
          <w:rPr>
            <w:rFonts w:ascii="Times New Roman" w:eastAsia="宋体" w:hAnsi="Times New Roman" w:cs="Times New Roman"/>
            <w:kern w:val="0"/>
            <w:sz w:val="24"/>
            <w:szCs w:val="24"/>
          </w:rPr>
          <w:t>The consensus process contains four important parts are given in the following:</w:t>
        </w:r>
      </w:ins>
    </w:p>
    <w:p w14:paraId="009BC356" w14:textId="13206549" w:rsidR="000659A8" w:rsidRPr="00BB7EA6" w:rsidDel="000659A8" w:rsidRDefault="000659A8" w:rsidP="000659A8">
      <w:pPr>
        <w:spacing w:afterLines="50" w:after="156"/>
        <w:ind w:firstLineChars="200" w:firstLine="480"/>
        <w:rPr>
          <w:del w:id="1466" w:author="Zhang Li" w:date="2022-06-12T12:40:00Z"/>
          <w:rFonts w:ascii="Times New Roman" w:eastAsia="宋体" w:hAnsi="Times New Roman" w:cs="Times New Roman"/>
          <w:kern w:val="0"/>
          <w:sz w:val="24"/>
          <w:szCs w:val="24"/>
        </w:rPr>
      </w:pPr>
      <w:del w:id="1467"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1468" w:author="Zhang Li" w:date="2022-06-12T12:40:00Z"/>
        </w:rPr>
      </w:pPr>
      <w:del w:id="1469" w:author="Zhang Li" w:date="2022-06-12T12:40:00Z">
        <w:r w:rsidDel="000659A8">
          <w:rPr>
            <w:noProof/>
          </w:rPr>
          <w:lastRenderedPageBreak/>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1470" w:author="Zhang Li" w:date="2022-06-12T12:40:00Z"/>
          <w:rFonts w:ascii="Times New Roman" w:hAnsi="Times New Roman" w:cs="Times New Roman"/>
          <w:b/>
          <w:bCs/>
        </w:rPr>
      </w:pPr>
      <w:del w:id="1471"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1472"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1473" w:author="Zhang Li" w:date="2022-06-12T12:41:00Z">
        <w:r w:rsidDel="000659A8">
          <w:rPr>
            <w:rFonts w:ascii="Times New Roman" w:eastAsia="宋体" w:hAnsi="Times New Roman" w:cs="Times New Roman"/>
            <w:kern w:val="0"/>
            <w:sz w:val="24"/>
            <w:szCs w:val="24"/>
          </w:rPr>
          <w:delText>protocol</w:delText>
        </w:r>
      </w:del>
      <w:ins w:id="1474"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1475"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1476"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1477" w:author="Zhang Li" w:date="2022-06-12T12:43:00Z"/>
          <w:rFonts w:ascii="Times New Roman" w:eastAsia="宋体" w:hAnsi="Times New Roman" w:cs="Times New Roman"/>
          <w:kern w:val="0"/>
          <w:sz w:val="24"/>
          <w:szCs w:val="24"/>
        </w:rPr>
      </w:pPr>
      <w:ins w:id="1478"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1479" w:author="Zhang Li" w:date="2022-06-12T12:44:00Z">
        <w:r w:rsidR="005967DC" w:rsidDel="005967DC">
          <w:rPr>
            <w:rFonts w:ascii="Times New Roman" w:eastAsia="宋体" w:hAnsi="Times New Roman" w:cs="Times New Roman"/>
            <w:kern w:val="0"/>
            <w:sz w:val="24"/>
            <w:szCs w:val="24"/>
          </w:rPr>
          <w:delText>protocol</w:delText>
        </w:r>
      </w:del>
      <w:ins w:id="1480"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148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481"/>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1DD73844"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1482" w:author="Zhang Li" w:date="2022-06-12T12:50:00Z">
        <w:r>
          <w:rPr>
            <w:rFonts w:ascii="Times New Roman" w:eastAsia="宋体" w:hAnsi="Times New Roman" w:cs="Times New Roman"/>
            <w:kern w:val="0"/>
            <w:sz w:val="24"/>
            <w:szCs w:val="24"/>
          </w:rPr>
          <w:t>each node will generate key pairs and the main public key through a distributed key generation algorithm.</w:t>
        </w:r>
      </w:ins>
      <w:del w:id="148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148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1485" w:author="Zhang Li" w:date="2022-06-12T12:51:00Z">
        <w:r>
          <w:rPr>
            <w:rFonts w:ascii="Times New Roman" w:eastAsia="宋体" w:hAnsi="Times New Roman" w:cs="Times New Roman"/>
            <w:kern w:val="0"/>
            <w:sz w:val="24"/>
            <w:szCs w:val="24"/>
          </w:rPr>
          <w:t>SWIB protocol contains four important parts: block proposer election, block generation, block verification and block finalization. In the following subsections, we detailed describe the four parts.</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3009A734" w:rsidR="00CA5769" w:rsidRDefault="00060406" w:rsidP="000604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ins w:id="1486" w:author="Zhang Li" w:date="2022-06-12T12:52:00Z">
        <w:r>
          <w:rPr>
            <w:rFonts w:ascii="Times New Roman" w:eastAsia="宋体" w:hAnsi="Times New Roman" w:cs="Times New Roman"/>
            <w:kern w:val="0"/>
            <w:sz w:val="24"/>
            <w:szCs w:val="24"/>
          </w:rPr>
          <w:t>algorithm</w:t>
        </w:r>
      </w:ins>
      <w:del w:id="1487" w:author="Zhang Li" w:date="2022-06-12T12:52:00Z">
        <w:r w:rsidRPr="00060406" w:rsidDel="00060406">
          <w:rPr>
            <w:rFonts w:ascii="Times New Roman" w:eastAsia="宋体" w:hAnsi="Times New Roman" w:cs="Times New Roman"/>
            <w:kern w:val="0"/>
            <w:sz w:val="24"/>
            <w:szCs w:val="24"/>
          </w:rPr>
          <w:delText>protocol</w:delText>
        </w:r>
      </w:del>
      <w:r>
        <w:rPr>
          <w:rFonts w:ascii="Times New Roman" w:eastAsia="宋体" w:hAnsi="Times New Roman" w:cs="Times New Roman"/>
          <w:kern w:val="0"/>
          <w:sz w:val="24"/>
          <w:szCs w:val="24"/>
        </w:rPr>
        <w:t xml:space="preserve">, which is based on distributed randomness generation </w:t>
      </w:r>
      <w:del w:id="1488" w:author="Zhang Li" w:date="2022-06-12T12:52:00Z">
        <w:r w:rsidRPr="00060406" w:rsidDel="00060406">
          <w:rPr>
            <w:rFonts w:ascii="Times New Roman" w:eastAsia="宋体" w:hAnsi="Times New Roman" w:cs="Times New Roman"/>
            <w:kern w:val="0"/>
            <w:sz w:val="24"/>
            <w:szCs w:val="24"/>
          </w:rPr>
          <w:delText>protocol</w:delText>
        </w:r>
        <w:r w:rsidDel="00060406">
          <w:rPr>
            <w:rFonts w:ascii="Times New Roman" w:eastAsia="宋体" w:hAnsi="Times New Roman" w:cs="Times New Roman"/>
            <w:kern w:val="0"/>
            <w:sz w:val="24"/>
            <w:szCs w:val="24"/>
          </w:rPr>
          <w:delText xml:space="preserve"> </w:delText>
        </w:r>
      </w:del>
      <w:ins w:id="1489" w:author="Zhang Li" w:date="2022-06-12T12:52: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and</w:t>
      </w:r>
      <w:del w:id="1490" w:author="Zhang Li" w:date="2022-06-12T12:52:00Z">
        <w:r w:rsidDel="00060406">
          <w:rPr>
            <w:rFonts w:ascii="Times New Roman" w:eastAsia="宋体" w:hAnsi="Times New Roman" w:cs="Times New Roman"/>
            <w:kern w:val="0"/>
            <w:sz w:val="24"/>
            <w:szCs w:val="24"/>
          </w:rPr>
          <w:delText xml:space="preserve"> verifiable random function as well as</w:delText>
        </w:r>
      </w:del>
      <w:r>
        <w:rPr>
          <w:rFonts w:ascii="Times New Roman" w:eastAsia="宋体" w:hAnsi="Times New Roman" w:cs="Times New Roman"/>
          <w:kern w:val="0"/>
          <w:sz w:val="24"/>
          <w:szCs w:val="24"/>
        </w:rPr>
        <w:t xml:space="preserve">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6334442B" w14:textId="4FB1FA5D"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w:t>
      </w:r>
      <w:del w:id="1491" w:author="Zhang Li" w:date="2022-06-12T12:53:00Z">
        <w:r w:rsidDel="00060406">
          <w:rPr>
            <w:rFonts w:ascii="Times New Roman" w:eastAsia="宋体" w:hAnsi="Times New Roman" w:cs="Times New Roman"/>
            <w:kern w:val="0"/>
            <w:sz w:val="24"/>
            <w:szCs w:val="24"/>
          </w:rPr>
          <w:delText xml:space="preserve">protocol </w:delText>
        </w:r>
      </w:del>
      <w:ins w:id="1492"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1493" w:author="Zhang Li" w:date="2022-06-12T12:54:00Z">
        <w:r w:rsidDel="009F4622">
          <w:rPr>
            <w:rFonts w:ascii="Times New Roman" w:eastAsia="宋体" w:hAnsi="Times New Roman" w:cs="Times New Roman"/>
            <w:kern w:val="0"/>
            <w:sz w:val="24"/>
            <w:szCs w:val="24"/>
          </w:rPr>
          <w:delText>4</w:delText>
        </w:r>
      </w:del>
      <w:ins w:id="149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61F07D20"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1495" w:author="Zhang Li" w:date="2022-06-12T12:55:00Z">
        <w:r w:rsidDel="009F4622">
          <w:rPr>
            <w:rFonts w:ascii="Times New Roman" w:eastAsia="宋体" w:hAnsi="Times New Roman" w:cs="Times New Roman"/>
            <w:kern w:val="0"/>
            <w:sz w:val="24"/>
            <w:szCs w:val="24"/>
          </w:rPr>
          <w:delText xml:space="preserve">protocol </w:delText>
        </w:r>
      </w:del>
      <w:ins w:id="1496"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w:t>
      </w:r>
      <w:r>
        <w:rPr>
          <w:rFonts w:ascii="Times New Roman" w:eastAsia="宋体" w:hAnsi="Times New Roman" w:cs="Times New Roman"/>
          <w:kern w:val="0"/>
          <w:sz w:val="24"/>
          <w:szCs w:val="24"/>
        </w:rPr>
        <w:lastRenderedPageBreak/>
        <w:t xml:space="preserve">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1497" w:author="Zhang Li" w:date="2022-06-12T12:56:00Z">
        <w:r w:rsidDel="009F4622">
          <w:rPr>
            <w:rFonts w:ascii="Times New Roman" w:eastAsia="宋体" w:hAnsi="Times New Roman" w:cs="Times New Roman"/>
            <w:kern w:val="0"/>
            <w:sz w:val="24"/>
            <w:szCs w:val="24"/>
          </w:rPr>
          <w:delText xml:space="preserve">protocol </w:delText>
        </w:r>
      </w:del>
      <w:ins w:id="1498"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del w:id="1499" w:author="Zhang Li" w:date="2022-06-12T12:57:00Z">
        <w:r w:rsidDel="009F4622">
          <w:rPr>
            <w:rFonts w:ascii="Times New Roman" w:eastAsia="宋体" w:hAnsi="Times New Roman" w:cs="Times New Roman"/>
            <w:kern w:val="0"/>
            <w:sz w:val="24"/>
            <w:szCs w:val="24"/>
          </w:rPr>
          <w:delText xml:space="preserve">protocol </w:delText>
        </w:r>
      </w:del>
      <w:ins w:id="1500"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744EB069" w14:textId="183C869E"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150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1502" w:author="Zhang Li" w:date="2022-06-12T12:58:00Z">
                <w:rPr>
                  <w:rFonts w:ascii="Cambria Math" w:eastAsia="宋体" w:hAnsi="Cambria Math" w:cs="Times New Roman"/>
                  <w:kern w:val="0"/>
                  <w:sz w:val="24"/>
                  <w:szCs w:val="24"/>
                </w:rPr>
              </w:ins>
            </m:ctrlPr>
          </m:dPr>
          <m:e>
            <m:r>
              <w:ins w:id="1503" w:author="Zhang Li" w:date="2022-06-12T12:58:00Z">
                <w:rPr>
                  <w:rFonts w:ascii="Cambria Math" w:eastAsia="宋体" w:hAnsi="Cambria Math" w:cs="Times New Roman"/>
                  <w:kern w:val="0"/>
                  <w:sz w:val="24"/>
                  <w:szCs w:val="24"/>
                </w:rPr>
                <m:t>s</m:t>
              </w:ins>
            </m:r>
            <m:sSub>
              <m:sSubPr>
                <m:ctrlPr>
                  <w:ins w:id="1504" w:author="Zhang Li" w:date="2022-06-12T12:58:00Z">
                    <w:rPr>
                      <w:rFonts w:ascii="Cambria Math" w:eastAsia="宋体" w:hAnsi="Cambria Math" w:cs="Times New Roman"/>
                      <w:kern w:val="0"/>
                      <w:sz w:val="24"/>
                      <w:szCs w:val="24"/>
                    </w:rPr>
                  </w:ins>
                </m:ctrlPr>
              </m:sSubPr>
              <m:e>
                <m:r>
                  <w:ins w:id="1505" w:author="Zhang Li" w:date="2022-06-12T12:58:00Z">
                    <w:rPr>
                      <w:rFonts w:ascii="Cambria Math" w:eastAsia="宋体" w:hAnsi="Cambria Math" w:cs="Times New Roman"/>
                      <w:kern w:val="0"/>
                      <w:sz w:val="24"/>
                      <w:szCs w:val="24"/>
                    </w:rPr>
                    <m:t>k</m:t>
                  </w:ins>
                </m:r>
              </m:e>
              <m:sub>
                <m:r>
                  <w:ins w:id="1506" w:author="Zhang Li" w:date="2022-06-12T12:58:00Z">
                    <w:rPr>
                      <w:rFonts w:ascii="Cambria Math" w:eastAsia="宋体" w:hAnsi="Cambria Math" w:cs="Times New Roman"/>
                      <w:kern w:val="0"/>
                      <w:sz w:val="24"/>
                      <w:szCs w:val="24"/>
                    </w:rPr>
                    <m:t>i</m:t>
                  </w:ins>
                </m:r>
              </m:sub>
            </m:sSub>
            <m:r>
              <w:ins w:id="1507" w:author="Zhang Li" w:date="2022-06-12T12:58:00Z">
                <m:rPr>
                  <m:sty m:val="p"/>
                </m:rPr>
                <w:rPr>
                  <w:rFonts w:ascii="Cambria Math" w:eastAsia="宋体" w:hAnsi="Cambria Math" w:cs="Times New Roman"/>
                  <w:kern w:val="0"/>
                  <w:sz w:val="24"/>
                  <w:szCs w:val="24"/>
                </w:rPr>
                <m:t>,</m:t>
              </w:ins>
            </m:r>
            <m:r>
              <w:ins w:id="1508" w:author="Zhang Li" w:date="2022-06-12T12:58:00Z">
                <w:rPr>
                  <w:rFonts w:ascii="Cambria Math" w:eastAsia="宋体" w:hAnsi="Cambria Math" w:cs="Times New Roman"/>
                  <w:kern w:val="0"/>
                  <w:sz w:val="24"/>
                  <w:szCs w:val="24"/>
                </w:rPr>
                <m:t>p</m:t>
              </w:ins>
            </m:r>
            <m:sSub>
              <m:sSubPr>
                <m:ctrlPr>
                  <w:ins w:id="1509" w:author="Zhang Li" w:date="2022-06-12T12:58:00Z">
                    <w:rPr>
                      <w:rFonts w:ascii="Cambria Math" w:eastAsia="宋体" w:hAnsi="Cambria Math" w:cs="Times New Roman"/>
                      <w:kern w:val="0"/>
                      <w:sz w:val="24"/>
                      <w:szCs w:val="24"/>
                    </w:rPr>
                  </w:ins>
                </m:ctrlPr>
              </m:sSubPr>
              <m:e>
                <m:r>
                  <w:ins w:id="1510" w:author="Zhang Li" w:date="2022-06-12T12:58:00Z">
                    <w:rPr>
                      <w:rFonts w:ascii="Cambria Math" w:eastAsia="宋体" w:hAnsi="Cambria Math" w:cs="Times New Roman"/>
                      <w:kern w:val="0"/>
                      <w:sz w:val="24"/>
                      <w:szCs w:val="24"/>
                    </w:rPr>
                    <m:t>k</m:t>
                  </w:ins>
                </m:r>
              </m:e>
              <m:sub>
                <m:r>
                  <w:ins w:id="1511" w:author="Zhang Li" w:date="2022-06-12T12:58:00Z">
                    <w:rPr>
                      <w:rFonts w:ascii="Cambria Math" w:eastAsia="宋体" w:hAnsi="Cambria Math" w:cs="Times New Roman"/>
                      <w:kern w:val="0"/>
                      <w:sz w:val="24"/>
                      <w:szCs w:val="24"/>
                    </w:rPr>
                    <m:t>i</m:t>
                  </w:ins>
                </m:r>
              </m:sub>
            </m:sSub>
          </m:e>
        </m:d>
      </m:oMath>
      <w:ins w:id="151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151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1514" w:author="Zhang Li" w:date="2022-06-12T12:58:00Z">
                <w:rPr>
                  <w:rFonts w:ascii="Cambria Math" w:eastAsia="宋体" w:hAnsi="Cambria Math" w:cs="Times New Roman"/>
                  <w:kern w:val="0"/>
                  <w:sz w:val="24"/>
                  <w:szCs w:val="24"/>
                </w:rPr>
              </w:del>
            </m:ctrlPr>
          </m:dPr>
          <m:e>
            <m:r>
              <w:del w:id="1515" w:author="Zhang Li" w:date="2022-06-12T12:58:00Z">
                <w:rPr>
                  <w:rFonts w:ascii="Cambria Math" w:eastAsia="宋体" w:hAnsi="Cambria Math" w:cs="Times New Roman"/>
                  <w:kern w:val="0"/>
                  <w:sz w:val="24"/>
                  <w:szCs w:val="24"/>
                </w:rPr>
                <m:t>s</m:t>
              </w:del>
            </m:r>
            <m:sSub>
              <m:sSubPr>
                <m:ctrlPr>
                  <w:del w:id="1516" w:author="Zhang Li" w:date="2022-06-12T12:58:00Z">
                    <w:rPr>
                      <w:rFonts w:ascii="Cambria Math" w:eastAsia="宋体" w:hAnsi="Cambria Math" w:cs="Times New Roman"/>
                      <w:kern w:val="0"/>
                      <w:sz w:val="24"/>
                      <w:szCs w:val="24"/>
                    </w:rPr>
                  </w:del>
                </m:ctrlPr>
              </m:sSubPr>
              <m:e>
                <m:r>
                  <w:del w:id="1517" w:author="Zhang Li" w:date="2022-06-12T12:58:00Z">
                    <w:rPr>
                      <w:rFonts w:ascii="Cambria Math" w:eastAsia="宋体" w:hAnsi="Cambria Math" w:cs="Times New Roman"/>
                      <w:kern w:val="0"/>
                      <w:sz w:val="24"/>
                      <w:szCs w:val="24"/>
                    </w:rPr>
                    <m:t>k</m:t>
                  </w:del>
                </m:r>
              </m:e>
              <m:sub>
                <m:r>
                  <w:del w:id="1518" w:author="Zhang Li" w:date="2022-06-12T12:58:00Z">
                    <w:rPr>
                      <w:rFonts w:ascii="Cambria Math" w:eastAsia="宋体" w:hAnsi="Cambria Math" w:cs="Times New Roman"/>
                      <w:kern w:val="0"/>
                      <w:sz w:val="24"/>
                      <w:szCs w:val="24"/>
                    </w:rPr>
                    <m:t>i</m:t>
                  </w:del>
                </m:r>
              </m:sub>
            </m:sSub>
            <m:r>
              <w:del w:id="1519" w:author="Zhang Li" w:date="2022-06-12T12:58:00Z">
                <m:rPr>
                  <m:sty m:val="p"/>
                </m:rPr>
                <w:rPr>
                  <w:rFonts w:ascii="Cambria Math" w:eastAsia="宋体" w:hAnsi="Cambria Math" w:cs="Times New Roman"/>
                  <w:kern w:val="0"/>
                  <w:sz w:val="24"/>
                  <w:szCs w:val="24"/>
                </w:rPr>
                <m:t>,</m:t>
              </w:del>
            </m:r>
            <m:r>
              <w:del w:id="1520" w:author="Zhang Li" w:date="2022-06-12T12:58:00Z">
                <w:rPr>
                  <w:rFonts w:ascii="Cambria Math" w:eastAsia="宋体" w:hAnsi="Cambria Math" w:cs="Times New Roman"/>
                  <w:kern w:val="0"/>
                  <w:sz w:val="24"/>
                  <w:szCs w:val="24"/>
                </w:rPr>
                <m:t>p</m:t>
              </w:del>
            </m:r>
            <m:sSub>
              <m:sSubPr>
                <m:ctrlPr>
                  <w:del w:id="1521" w:author="Zhang Li" w:date="2022-06-12T12:58:00Z">
                    <w:rPr>
                      <w:rFonts w:ascii="Cambria Math" w:eastAsia="宋体" w:hAnsi="Cambria Math" w:cs="Times New Roman"/>
                      <w:kern w:val="0"/>
                      <w:sz w:val="24"/>
                      <w:szCs w:val="24"/>
                    </w:rPr>
                  </w:del>
                </m:ctrlPr>
              </m:sSubPr>
              <m:e>
                <m:r>
                  <w:del w:id="1522" w:author="Zhang Li" w:date="2022-06-12T12:58:00Z">
                    <w:rPr>
                      <w:rFonts w:ascii="Cambria Math" w:eastAsia="宋体" w:hAnsi="Cambria Math" w:cs="Times New Roman"/>
                      <w:kern w:val="0"/>
                      <w:sz w:val="24"/>
                      <w:szCs w:val="24"/>
                    </w:rPr>
                    <m:t>k</m:t>
                  </w:del>
                </m:r>
              </m:e>
              <m:sub>
                <m:r>
                  <w:del w:id="1523" w:author="Zhang Li" w:date="2022-06-12T12:58:00Z">
                    <w:rPr>
                      <w:rFonts w:ascii="Cambria Math" w:eastAsia="宋体" w:hAnsi="Cambria Math" w:cs="Times New Roman"/>
                      <w:kern w:val="0"/>
                      <w:sz w:val="24"/>
                      <w:szCs w:val="24"/>
                    </w:rPr>
                    <m:t>i</m:t>
                  </w:del>
                </m:r>
              </m:sub>
            </m:sSub>
          </m:e>
        </m:d>
        <m:r>
          <w:del w:id="1524" w:author="Zhang Li" w:date="2022-06-12T12:58:00Z">
            <m:rPr>
              <m:sty m:val="p"/>
            </m:rPr>
            <w:rPr>
              <w:rFonts w:ascii="Cambria Math" w:eastAsia="宋体" w:hAnsi="Cambria Math" w:cs="Times New Roman"/>
              <w:kern w:val="0"/>
              <w:sz w:val="24"/>
              <w:szCs w:val="24"/>
            </w:rPr>
            <m:t xml:space="preserve"> </m:t>
          </w:del>
        </m:r>
      </m:oMath>
      <w:del w:id="152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1526" w:author="Zhang Li" w:date="2022-06-12T12:58:00Z">
            <w:rPr>
              <w:rFonts w:ascii="Cambria Math" w:eastAsia="宋体" w:hAnsi="Cambria Math" w:cs="Times New Roman"/>
              <w:kern w:val="0"/>
              <w:sz w:val="24"/>
              <w:szCs w:val="24"/>
            </w:rPr>
            <m:t>pk</m:t>
          </w:del>
        </m:r>
      </m:oMath>
      <w:del w:id="152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1528" w:author="Zhang Li" w:date="2022-06-12T12:59:00Z">
        <w:r w:rsidDel="004F2D6E">
          <w:rPr>
            <w:rFonts w:ascii="Times New Roman" w:eastAsia="宋体" w:hAnsi="Times New Roman" w:cs="Times New Roman"/>
            <w:kern w:val="0"/>
            <w:sz w:val="24"/>
            <w:szCs w:val="24"/>
          </w:rPr>
          <w:delText>Thus, t</w:delText>
        </w:r>
      </w:del>
      <w:ins w:id="152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1530" w:author="Zhang Li" w:date="2022-06-12T13:00:00Z">
        <w:r w:rsidR="004F2D6E">
          <w:rPr>
            <w:rFonts w:ascii="Times New Roman" w:eastAsia="宋体" w:hAnsi="Times New Roman" w:cs="Times New Roman"/>
            <w:kern w:val="0"/>
            <w:sz w:val="24"/>
            <w:szCs w:val="24"/>
          </w:rPr>
          <w:t>As illustrated in Fig. 4, all participants have same view of the public keys list.</w:t>
        </w:r>
      </w:ins>
    </w:p>
    <w:p w14:paraId="2D291009" w14:textId="116EDBAE"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1531" w:author="Zhang Li" w:date="2022-06-12T13:01:00Z">
        <w:r w:rsidDel="004F2D6E">
          <w:rPr>
            <w:rFonts w:ascii="Times New Roman" w:eastAsia="宋体" w:hAnsi="Times New Roman" w:cs="Times New Roman"/>
            <w:kern w:val="0"/>
            <w:sz w:val="24"/>
            <w:szCs w:val="24"/>
          </w:rPr>
          <w:delText xml:space="preserve">protocol </w:delText>
        </w:r>
      </w:del>
      <w:ins w:id="1532"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ins w:id="1533" w:author="Zhang Li" w:date="2022-06-12T13:02:00Z">
            <w:rPr>
              <w:rFonts w:ascii="Cambria Math" w:eastAsia="宋体" w:hAnsi="Cambria Math" w:cs="Times New Roman"/>
              <w:kern w:val="0"/>
              <w:sz w:val="24"/>
              <w:szCs w:val="24"/>
            </w:rPr>
            <m:t>v</m:t>
          </w:ins>
        </m:r>
        <m:sSub>
          <m:sSubPr>
            <m:ctrlPr>
              <w:del w:id="1534" w:author="Zhang Li" w:date="2022-06-12T13:02:00Z">
                <w:rPr>
                  <w:rFonts w:ascii="Cambria Math" w:eastAsia="宋体" w:hAnsi="Cambria Math" w:cs="Times New Roman"/>
                  <w:kern w:val="0"/>
                  <w:sz w:val="24"/>
                  <w:szCs w:val="24"/>
                </w:rPr>
              </w:del>
            </m:ctrlPr>
          </m:sSubPr>
          <m:e>
            <m:r>
              <w:del w:id="1535" w:author="Zhang Li" w:date="2022-06-12T13:02:00Z">
                <m:rPr>
                  <m:nor/>
                </m:rPr>
                <w:rPr>
                  <w:rFonts w:ascii="Times New Roman" w:eastAsia="宋体" w:hAnsi="Times New Roman" w:cs="Times New Roman"/>
                  <w:i/>
                  <w:iCs/>
                  <w:kern w:val="0"/>
                  <w:sz w:val="24"/>
                  <w:szCs w:val="24"/>
                </w:rPr>
                <m:t>Node</m:t>
              </w:del>
            </m:r>
          </m:e>
          <m:sub>
            <m:r>
              <w:del w:id="153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ins w:id="1537" w:author="Zhang Li" w:date="2022-06-12T13:02:00Z">
            <w:rPr>
              <w:rFonts w:ascii="Cambria Math" w:eastAsia="宋体" w:hAnsi="Cambria Math" w:cs="Times New Roman"/>
              <w:kern w:val="0"/>
              <w:sz w:val="24"/>
              <w:szCs w:val="24"/>
            </w:rPr>
            <m:t>v</m:t>
          </w:ins>
        </m:r>
        <m:sSub>
          <m:sSubPr>
            <m:ctrlPr>
              <w:del w:id="1538" w:author="Zhang Li" w:date="2022-06-12T13:02:00Z">
                <w:rPr>
                  <w:rFonts w:ascii="Cambria Math" w:eastAsia="宋体" w:hAnsi="Cambria Math" w:cs="Times New Roman"/>
                  <w:kern w:val="0"/>
                  <w:sz w:val="24"/>
                  <w:szCs w:val="24"/>
                </w:rPr>
              </w:del>
            </m:ctrlPr>
          </m:sSubPr>
          <m:e>
            <m:r>
              <w:del w:id="1539" w:author="Zhang Li" w:date="2022-06-12T13:02:00Z">
                <m:rPr>
                  <m:nor/>
                </m:rPr>
                <w:rPr>
                  <w:rFonts w:ascii="Times New Roman" w:eastAsia="宋体" w:hAnsi="Times New Roman" w:cs="Times New Roman"/>
                  <w:i/>
                  <w:iCs/>
                  <w:kern w:val="0"/>
                  <w:sz w:val="24"/>
                  <w:szCs w:val="24"/>
                </w:rPr>
                <m:t>Node</m:t>
              </w:del>
            </m:r>
          </m:e>
          <m:sub>
            <m:r>
              <w:del w:id="1540"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ins w:id="1541" w:author="Zhang Li" w:date="2022-06-12T13:02:00Z">
            <w:rPr>
              <w:rFonts w:ascii="Cambria Math" w:eastAsia="宋体" w:hAnsi="Cambria Math" w:cs="Times New Roman"/>
              <w:kern w:val="0"/>
              <w:sz w:val="24"/>
              <w:szCs w:val="24"/>
            </w:rPr>
            <m:t>v</m:t>
          </w:ins>
        </m:r>
        <m:sSub>
          <m:sSubPr>
            <m:ctrlPr>
              <w:del w:id="1542" w:author="Zhang Li" w:date="2022-06-12T13:02:00Z">
                <w:rPr>
                  <w:rFonts w:ascii="Cambria Math" w:eastAsia="宋体" w:hAnsi="Cambria Math" w:cs="Times New Roman"/>
                  <w:kern w:val="0"/>
                  <w:sz w:val="24"/>
                  <w:szCs w:val="24"/>
                </w:rPr>
              </w:del>
            </m:ctrlPr>
          </m:sSubPr>
          <m:e>
            <m:r>
              <w:del w:id="1543" w:author="Zhang Li" w:date="2022-06-12T13:02:00Z">
                <m:rPr>
                  <m:nor/>
                </m:rPr>
                <w:rPr>
                  <w:rFonts w:ascii="Times New Roman" w:eastAsia="宋体" w:hAnsi="Times New Roman" w:cs="Times New Roman"/>
                  <w:i/>
                  <w:iCs/>
                  <w:kern w:val="0"/>
                  <w:sz w:val="24"/>
                  <w:szCs w:val="24"/>
                </w:rPr>
                <m:t>Node</m:t>
              </w:del>
            </m:r>
          </m:e>
          <m:sub>
            <m:r>
              <w:del w:id="1544"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1545" w:author="Zhang Li" w:date="2022-06-12T13:02:00Z">
            <w:rPr>
              <w:rFonts w:ascii="Cambria Math" w:eastAsia="宋体" w:hAnsi="Cambria Math" w:cs="Times New Roman"/>
              <w:kern w:val="0"/>
              <w:sz w:val="24"/>
              <w:szCs w:val="24"/>
            </w:rPr>
            <m:t>v</m:t>
          </w:ins>
        </m:r>
        <m:sSub>
          <m:sSubPr>
            <m:ctrlPr>
              <w:del w:id="1546" w:author="Zhang Li" w:date="2022-06-12T13:02:00Z">
                <w:rPr>
                  <w:rFonts w:ascii="Cambria Math" w:eastAsia="宋体" w:hAnsi="Cambria Math" w:cs="Times New Roman"/>
                  <w:kern w:val="0"/>
                  <w:sz w:val="24"/>
                  <w:szCs w:val="24"/>
                </w:rPr>
              </w:del>
            </m:ctrlPr>
          </m:sSubPr>
          <m:e>
            <m:r>
              <w:del w:id="1547" w:author="Zhang Li" w:date="2022-06-12T13:02:00Z">
                <m:rPr>
                  <m:nor/>
                </m:rPr>
                <w:rPr>
                  <w:rFonts w:ascii="Times New Roman" w:eastAsia="宋体" w:hAnsi="Times New Roman" w:cs="Times New Roman"/>
                  <w:kern w:val="0"/>
                  <w:sz w:val="24"/>
                  <w:szCs w:val="24"/>
                </w:rPr>
                <m:t>Node</m:t>
              </w:del>
            </m:r>
          </m:e>
          <m:sub>
            <m:r>
              <w:del w:id="1548"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w:lastRenderedPageBreak/>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ins w:id="1549" w:author="Zhang Li" w:date="2022-06-12T13:02:00Z">
            <w:rPr>
              <w:rFonts w:ascii="Cambria Math" w:eastAsia="宋体" w:hAnsi="Cambria Math" w:cs="Times New Roman"/>
              <w:kern w:val="0"/>
              <w:sz w:val="24"/>
              <w:szCs w:val="24"/>
            </w:rPr>
            <m:t>v</m:t>
          </w:ins>
        </m:r>
        <m:sSub>
          <m:sSubPr>
            <m:ctrlPr>
              <w:del w:id="1550" w:author="Zhang Li" w:date="2022-06-12T13:02:00Z">
                <w:rPr>
                  <w:rFonts w:ascii="Cambria Math" w:eastAsia="宋体" w:hAnsi="Cambria Math" w:cs="Times New Roman"/>
                  <w:i/>
                  <w:kern w:val="0"/>
                  <w:sz w:val="24"/>
                  <w:szCs w:val="24"/>
                </w:rPr>
              </w:del>
            </m:ctrlPr>
          </m:sSubPr>
          <m:e>
            <m:r>
              <w:del w:id="1551" w:author="Zhang Li" w:date="2022-06-12T13:02:00Z">
                <m:rPr>
                  <m:nor/>
                </m:rPr>
                <w:rPr>
                  <w:rFonts w:ascii="Times New Roman" w:eastAsia="宋体" w:hAnsi="Times New Roman" w:cs="Times New Roman"/>
                  <w:i/>
                  <w:kern w:val="0"/>
                  <w:sz w:val="24"/>
                  <w:szCs w:val="24"/>
                </w:rPr>
                <m:t>Node</m:t>
              </w:del>
            </m:r>
          </m:e>
          <m:sub>
            <m:r>
              <w:del w:id="155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ins w:id="1553" w:author="Zhang Li" w:date="2022-06-12T13:03:00Z">
            <w:rPr>
              <w:rFonts w:ascii="Cambria Math" w:eastAsia="宋体" w:hAnsi="Cambria Math" w:cs="Times New Roman"/>
              <w:kern w:val="0"/>
              <w:sz w:val="24"/>
              <w:szCs w:val="24"/>
            </w:rPr>
            <m:t>v</m:t>
          </w:ins>
        </m:r>
        <m:sSub>
          <m:sSubPr>
            <m:ctrlPr>
              <w:del w:id="1554" w:author="Zhang Li" w:date="2022-06-12T13:03:00Z">
                <w:rPr>
                  <w:rFonts w:ascii="Cambria Math" w:eastAsia="宋体" w:hAnsi="Cambria Math" w:cs="Times New Roman"/>
                  <w:kern w:val="0"/>
                  <w:sz w:val="24"/>
                  <w:szCs w:val="24"/>
                </w:rPr>
              </w:del>
            </m:ctrlPr>
          </m:sSubPr>
          <m:e>
            <m:r>
              <w:del w:id="1555" w:author="Zhang Li" w:date="2022-06-12T13:03:00Z">
                <m:rPr>
                  <m:nor/>
                </m:rPr>
                <w:rPr>
                  <w:rFonts w:ascii="Times New Roman" w:eastAsia="宋体" w:hAnsi="Times New Roman" w:cs="Times New Roman"/>
                  <w:i/>
                  <w:iCs/>
                  <w:kern w:val="0"/>
                  <w:sz w:val="24"/>
                  <w:szCs w:val="24"/>
                </w:rPr>
                <m:t>Node</m:t>
              </w:del>
            </m:r>
          </m:e>
          <m:sub>
            <m:r>
              <w:del w:id="1556"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557"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1558" w:author="Zhang Li" w:date="2022-06-12T13:03:00Z">
            <w:rPr>
              <w:rFonts w:ascii="Cambria Math" w:eastAsia="宋体" w:hAnsi="Cambria Math" w:cs="Times New Roman"/>
              <w:kern w:val="0"/>
              <w:sz w:val="24"/>
              <w:szCs w:val="24"/>
            </w:rPr>
            <m:t>Rdm</m:t>
          </w:del>
        </m:r>
      </m:oMath>
      <w:del w:id="1559"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200DB4E0"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1560" w:author="Zhang Li" w:date="2022-06-12T13:04:00Z">
        <w:r w:rsidR="004E5784">
          <w:rPr>
            <w:rFonts w:ascii="Times New Roman" w:eastAsia="宋体" w:hAnsi="Times New Roman" w:cs="Times New Roman"/>
            <w:kern w:val="0"/>
            <w:sz w:val="24"/>
            <w:szCs w:val="24"/>
          </w:rPr>
          <w:t>random</w:t>
        </w:r>
      </w:ins>
      <w:del w:id="1561"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1562" w:author="Zhang Li" w:date="2022-06-12T13:04:00Z">
        <w:r w:rsidDel="004E5784">
          <w:rPr>
            <w:rFonts w:ascii="Times New Roman" w:eastAsia="宋体" w:hAnsi="Times New Roman" w:cs="Times New Roman"/>
            <w:kern w:val="0"/>
            <w:sz w:val="24"/>
            <w:szCs w:val="24"/>
          </w:rPr>
          <w:delText xml:space="preserve">protocol </w:delText>
        </w:r>
      </w:del>
      <w:ins w:id="1563" w:author="Zhang Li" w:date="2022-06-12T13:04:00Z">
        <w:r w:rsidR="004E5784">
          <w:rPr>
            <w:rFonts w:ascii="Times New Roman" w:eastAsia="宋体" w:hAnsi="Times New Roman" w:cs="Times New Roman"/>
            <w:kern w:val="0"/>
            <w:sz w:val="24"/>
            <w:szCs w:val="24"/>
          </w:rPr>
          <w:t xml:space="preserve">algorithm </w:t>
        </w:r>
      </w:ins>
      <w:del w:id="1564"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1565"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t>
      </w:r>
      <w:del w:id="1566" w:author="Zhang Li" w:date="2022-06-12T13:10:00Z">
        <w:r w:rsidDel="00E83549">
          <w:rPr>
            <w:rFonts w:ascii="Times New Roman" w:eastAsia="宋体" w:hAnsi="Times New Roman" w:cs="Times New Roman"/>
            <w:kern w:val="0"/>
            <w:sz w:val="24"/>
            <w:szCs w:val="24"/>
          </w:rPr>
          <w:delText xml:space="preserve">will </w:delText>
        </w:r>
      </w:del>
      <w:ins w:id="1567"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they are the block proposer of </w:t>
      </w:r>
      <w:del w:id="1568" w:author="Zhang Li" w:date="2022-06-12T13:12:00Z">
        <w:r w:rsidDel="00E83549">
          <w:rPr>
            <w:rFonts w:ascii="Times New Roman" w:eastAsia="宋体" w:hAnsi="Times New Roman" w:cs="Times New Roman"/>
            <w:kern w:val="0"/>
            <w:sz w:val="24"/>
            <w:szCs w:val="24"/>
          </w:rPr>
          <w:delText xml:space="preserve">a </w:delText>
        </w:r>
      </w:del>
      <w:ins w:id="1569"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1570"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1571" w:author="Zhang Li" w:date="2022-06-12T13:12:00Z">
            <w:rPr>
              <w:rFonts w:ascii="Cambria Math" w:eastAsia="宋体" w:hAnsi="Cambria Math" w:cs="Times New Roman"/>
              <w:kern w:val="0"/>
              <w:sz w:val="24"/>
              <w:szCs w:val="24"/>
            </w:rPr>
            <m:t>Rdm</m:t>
          </w:del>
        </m:r>
      </m:oMath>
      <w:del w:id="1572"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1573"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r>
        <w:rPr>
          <w:rFonts w:ascii="Times New Roman" w:eastAsia="宋体" w:hAnsi="Times New Roman" w:cs="Times New Roman"/>
          <w:kern w:val="0"/>
          <w:sz w:val="24"/>
          <w:szCs w:val="24"/>
        </w:rPr>
        <w:t xml:space="preserve">other nodes can verify the legality of elected block proposer </w:t>
      </w:r>
      <w:del w:id="1574" w:author="Zhang Li" w:date="2022-06-12T13:12:00Z">
        <w:r w:rsidDel="00E83549">
          <w:rPr>
            <w:rFonts w:ascii="Times New Roman" w:eastAsia="宋体" w:hAnsi="Times New Roman" w:cs="Times New Roman"/>
            <w:kern w:val="0"/>
            <w:sz w:val="24"/>
            <w:szCs w:val="24"/>
          </w:rPr>
          <w:delText xml:space="preserve">by its public key, </w:delText>
        </w:r>
      </w:del>
      <m:oMath>
        <m:r>
          <w:del w:id="1575" w:author="Zhang Li" w:date="2022-06-12T13:12:00Z">
            <w:rPr>
              <w:rFonts w:ascii="Cambria Math" w:eastAsia="宋体" w:hAnsi="Cambria Math" w:cs="Times New Roman"/>
              <w:kern w:val="0"/>
              <w:sz w:val="24"/>
              <w:szCs w:val="24"/>
            </w:rPr>
            <m:t>Rdm</m:t>
          </w:del>
        </m:r>
      </m:oMath>
      <w:del w:id="1576"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1577" w:author="Zhang Li" w:date="2022-06-12T13:12:00Z">
        <w:r w:rsidR="00E83549">
          <w:rPr>
            <w:rFonts w:ascii="Times New Roman" w:eastAsia="宋体" w:hAnsi="Times New Roman" w:cs="Times New Roman"/>
            <w:kern w:val="0"/>
            <w:sz w:val="24"/>
            <w:szCs w:val="24"/>
          </w:rPr>
          <w:t>according they maintained nodes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1578"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61E8D852"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1579" w:author="Zhang Li" w:date="2022-06-12T13:15:00Z">
            <m:rPr>
              <m:sty m:val="p"/>
            </m:rPr>
            <w:rPr>
              <w:rFonts w:ascii="Cambria Math" w:eastAsia="宋体" w:hAnsi="Cambria Math" w:cs="Times New Roman"/>
              <w:kern w:val="0"/>
              <w:sz w:val="24"/>
              <w:szCs w:val="24"/>
            </w:rPr>
            <m:t xml:space="preserve">, </m:t>
          </w:ins>
        </m:r>
        <m:sSub>
          <m:sSubPr>
            <m:ctrlPr>
              <w:ins w:id="1580" w:author="Zhang Li" w:date="2022-06-12T13:15:00Z">
                <w:rPr>
                  <w:rFonts w:ascii="Cambria Math" w:eastAsia="宋体" w:hAnsi="Cambria Math" w:cs="Times New Roman"/>
                  <w:i/>
                  <w:iCs/>
                  <w:kern w:val="0"/>
                  <w:sz w:val="24"/>
                  <w:szCs w:val="24"/>
                </w:rPr>
              </w:ins>
            </m:ctrlPr>
          </m:sSubPr>
          <m:e>
            <m:r>
              <w:ins w:id="1581" w:author="Zhang Li" w:date="2022-06-12T13:15:00Z">
                <w:rPr>
                  <w:rFonts w:ascii="Cambria Math" w:eastAsia="宋体" w:hAnsi="Cambria Math" w:cs="Times New Roman"/>
                  <w:kern w:val="0"/>
                  <w:sz w:val="24"/>
                  <w:szCs w:val="24"/>
                </w:rPr>
                <m:t>H</m:t>
              </w:ins>
            </m:r>
          </m:e>
          <m:sub>
            <m:r>
              <w:ins w:id="1582" w:author="Zhang Li" w:date="2022-06-12T13:15:00Z">
                <w:rPr>
                  <w:rFonts w:ascii="Cambria Math" w:eastAsia="宋体" w:hAnsi="Cambria Math" w:cs="Times New Roman"/>
                  <w:kern w:val="0"/>
                  <w:sz w:val="24"/>
                  <w:szCs w:val="24"/>
                </w:rPr>
                <m:t>tx</m:t>
              </w:ins>
            </m:r>
            <m:r>
              <w:ins w:id="1583"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identity of the current block proposer</w:t>
      </w:r>
      <w:ins w:id="1584" w:author="Zhang Li" w:date="2022-06-12T13:15:00Z">
        <w:r w:rsidR="001C482B">
          <w:rPr>
            <w:rFonts w:ascii="Times New Roman" w:eastAsia="宋体" w:hAnsi="Times New Roman" w:cs="Times New Roman"/>
            <w:kern w:val="0"/>
            <w:sz w:val="24"/>
            <w:szCs w:val="24"/>
          </w:rPr>
          <w:t xml:space="preserve">, as well as </w:t>
        </w:r>
      </w:ins>
      <m:oMath>
        <m:sSub>
          <m:sSubPr>
            <m:ctrlPr>
              <w:ins w:id="1585" w:author="Zhang Li" w:date="2022-06-12T13:15:00Z">
                <w:rPr>
                  <w:rFonts w:ascii="Cambria Math" w:eastAsia="宋体" w:hAnsi="Cambria Math" w:cs="Times New Roman"/>
                  <w:i/>
                  <w:kern w:val="0"/>
                  <w:sz w:val="24"/>
                  <w:szCs w:val="24"/>
                </w:rPr>
              </w:ins>
            </m:ctrlPr>
          </m:sSubPr>
          <m:e>
            <m:r>
              <w:ins w:id="1586" w:author="Zhang Li" w:date="2022-06-12T13:15:00Z">
                <w:rPr>
                  <w:rFonts w:ascii="Cambria Math" w:eastAsia="宋体" w:hAnsi="Cambria Math" w:cs="Times New Roman"/>
                  <w:kern w:val="0"/>
                  <w:sz w:val="24"/>
                  <w:szCs w:val="24"/>
                </w:rPr>
                <m:t>H</m:t>
              </w:ins>
            </m:r>
          </m:e>
          <m:sub>
            <m:r>
              <w:ins w:id="1587" w:author="Zhang Li" w:date="2022-06-12T13:15:00Z">
                <w:rPr>
                  <w:rFonts w:ascii="Cambria Math" w:eastAsia="宋体" w:hAnsi="Cambria Math" w:cs="Times New Roman"/>
                  <w:kern w:val="0"/>
                  <w:sz w:val="24"/>
                  <w:szCs w:val="24"/>
                </w:rPr>
                <m:t>t</m:t>
              </w:ins>
            </m:r>
            <m:r>
              <w:ins w:id="1588" w:author="Zhang Li" w:date="2022-06-12T13:16:00Z">
                <w:rPr>
                  <w:rFonts w:ascii="Cambria Math" w:eastAsia="宋体" w:hAnsi="Cambria Math" w:cs="Times New Roman"/>
                  <w:kern w:val="0"/>
                  <w:sz w:val="24"/>
                  <w:szCs w:val="24"/>
                </w:rPr>
                <m:t>xs</m:t>
              </w:ins>
            </m:r>
          </m:sub>
        </m:sSub>
      </m:oMath>
      <w:ins w:id="1589"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5E75E46B" w14:textId="15ED21BB"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1590"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del w:id="1591"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uses three important </w:t>
      </w:r>
      <w:del w:id="1592" w:author="Zhang Li" w:date="2022-06-12T13:42:00Z">
        <w:r w:rsidDel="00106131">
          <w:rPr>
            <w:rFonts w:ascii="Times New Roman" w:eastAsia="宋体" w:hAnsi="Times New Roman" w:cs="Times New Roman"/>
            <w:kern w:val="0"/>
            <w:sz w:val="24"/>
            <w:szCs w:val="24"/>
          </w:rPr>
          <w:delText xml:space="preserve">functions </w:delText>
        </w:r>
      </w:del>
      <w:ins w:id="1593" w:author="Zhang Li" w:date="2022-06-12T13:42:00Z">
        <w:r w:rsidR="00106131">
          <w:rPr>
            <w:rFonts w:ascii="Times New Roman" w:eastAsia="宋体" w:hAnsi="Times New Roman" w:cs="Times New Roman"/>
            <w:kern w:val="0"/>
            <w:sz w:val="24"/>
            <w:szCs w:val="24"/>
          </w:rPr>
          <w:t xml:space="preserve">algorithms </w:t>
        </w:r>
      </w:ins>
      <w:r>
        <w:rPr>
          <w:rFonts w:ascii="Times New Roman" w:eastAsia="宋体" w:hAnsi="Times New Roman" w:cs="Times New Roman"/>
          <w:kern w:val="0"/>
          <w:sz w:val="24"/>
          <w:szCs w:val="24"/>
        </w:rPr>
        <w:t xml:space="preserve">of threshold BLS signature scheme: </w:t>
      </w:r>
      <w:r>
        <w:rPr>
          <w:rFonts w:ascii="Times New Roman" w:eastAsia="宋体" w:hAnsi="Times New Roman" w:cs="Times New Roman"/>
          <w:kern w:val="0"/>
          <w:sz w:val="24"/>
          <w:szCs w:val="24"/>
        </w:rPr>
        <w:lastRenderedPageBreak/>
        <w:t xml:space="preserve">a signature generation </w:t>
      </w:r>
      <w:del w:id="1594" w:author="Zhang Li" w:date="2022-06-12T13:42:00Z">
        <w:r w:rsidDel="00106131">
          <w:rPr>
            <w:rFonts w:ascii="Times New Roman" w:eastAsia="宋体" w:hAnsi="Times New Roman" w:cs="Times New Roman"/>
            <w:kern w:val="0"/>
            <w:sz w:val="24"/>
            <w:szCs w:val="24"/>
          </w:rPr>
          <w:delText xml:space="preserve">function </w:delText>
        </w:r>
      </w:del>
      <w:ins w:id="1595"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generate partial signature; a signature recovery algorithm to reconstruct the full signature from a threshold of partial signature shares, as well as a signature verify </w:t>
      </w:r>
      <w:del w:id="1596" w:author="Zhang Li" w:date="2022-06-12T13:42:00Z">
        <w:r w:rsidDel="00106131">
          <w:rPr>
            <w:rFonts w:ascii="Times New Roman" w:eastAsia="宋体" w:hAnsi="Times New Roman" w:cs="Times New Roman"/>
            <w:kern w:val="0"/>
            <w:sz w:val="24"/>
            <w:szCs w:val="24"/>
          </w:rPr>
          <w:delText xml:space="preserve">function </w:delText>
        </w:r>
      </w:del>
      <w:ins w:id="1597"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328FDEAB"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1598"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1599"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1600"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1601"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del w:id="1602" w:author="Zhang Li" w:date="2022-06-12T13:44:00Z">
        <w:r w:rsidR="00106131" w:rsidRPr="006768F2" w:rsidDel="00106131">
          <w:rPr>
            <w:rFonts w:ascii="Times New Roman" w:eastAsia="宋体" w:hAnsi="Times New Roman" w:cs="Times New Roman"/>
            <w:kern w:val="0"/>
            <w:sz w:val="24"/>
            <w:szCs w:val="24"/>
          </w:rPr>
          <w:delText>true</w:delText>
        </w:r>
      </w:del>
      <w:ins w:id="1603" w:author="Zhang Li" w:date="2022-06-12T13:44:00Z">
        <w:r w:rsidR="00106131">
          <w:rPr>
            <w:rFonts w:ascii="Times New Roman" w:eastAsia="宋体" w:hAnsi="Times New Roman" w:cs="Times New Roman"/>
            <w:kern w:val="0"/>
            <w:sz w:val="24"/>
            <w:szCs w:val="24"/>
          </w:rPr>
          <w:t>same with the index of block proposer in its nodes list</w:t>
        </w:r>
      </w:ins>
      <w:r w:rsidR="00106131" w:rsidRPr="006768F2">
        <w:rPr>
          <w:rFonts w:ascii="Times New Roman" w:eastAsia="宋体" w:hAnsi="Times New Roman" w:cs="Times New Roman"/>
          <w:kern w:val="0"/>
          <w:sz w:val="24"/>
          <w:szCs w:val="24"/>
        </w:rPr>
        <w:t>.</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3E1D4FB4"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1604" w:author="Zhang Li" w:date="2022-06-12T13:46:00Z">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w:t>
        </w:r>
      </w:ins>
      <w:r>
        <w:rPr>
          <w:rFonts w:ascii="Times New Roman" w:eastAsia="宋体" w:hAnsi="Times New Roman" w:cs="Times New Roman"/>
          <w:kern w:val="0"/>
          <w:sz w:val="24"/>
          <w:szCs w:val="24"/>
        </w:rPr>
        <w:t xml:space="preserve">As shown in Fig. </w:t>
      </w:r>
      <w:del w:id="1605" w:author="Zhang Li" w:date="2022-06-12T13:46:00Z">
        <w:r w:rsidDel="00106131">
          <w:rPr>
            <w:rFonts w:ascii="Times New Roman" w:eastAsia="宋体" w:hAnsi="Times New Roman" w:cs="Times New Roman"/>
            <w:kern w:val="0"/>
            <w:sz w:val="24"/>
            <w:szCs w:val="24"/>
          </w:rPr>
          <w:delText>6</w:delText>
        </w:r>
      </w:del>
      <w:ins w:id="160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1607" w:author="Zhang Li" w:date="2022-06-12T13:47:00Z">
        <w:r w:rsidR="005D60A4">
          <w:rPr>
            <w:rFonts w:ascii="Times New Roman" w:eastAsia="宋体" w:hAnsi="Times New Roman" w:cs="Times New Roman"/>
            <w:kern w:val="0"/>
            <w:sz w:val="24"/>
            <w:szCs w:val="24"/>
          </w:rPr>
          <w:t>each node can gather a sufficient number of partial signature shares of the block hash to recover the full signature</w:t>
        </w:r>
      </w:ins>
      <w:del w:id="1608"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1609"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threshold of nodes </w:t>
      </w:r>
      <w:del w:id="1610" w:author="Zhang Li" w:date="2022-06-12T13:50:00Z">
        <w:r w:rsidDel="005D60A4">
          <w:rPr>
            <w:rFonts w:ascii="Times New Roman" w:eastAsia="宋体" w:hAnsi="Times New Roman" w:cs="Times New Roman"/>
            <w:kern w:val="0"/>
            <w:sz w:val="24"/>
            <w:szCs w:val="24"/>
          </w:rPr>
          <w:delText>have signed</w:delText>
        </w:r>
      </w:del>
      <w:ins w:id="1611"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1612"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w:t>
      </w:r>
      <w:ins w:id="1613" w:author="Zhang Li" w:date="2022-06-12T13:52:00Z">
        <w:r w:rsidR="00E81E35">
          <w:rPr>
            <w:rFonts w:ascii="Times New Roman" w:eastAsia="宋体" w:hAnsi="Times New Roman" w:cs="Times New Roman"/>
            <w:kern w:val="0"/>
            <w:sz w:val="24"/>
            <w:szCs w:val="24"/>
          </w:rPr>
          <w:t>steadily</w:t>
        </w:r>
      </w:ins>
      <w:del w:id="1614"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correct nodes can only vote once in a round, only one block will be confirmed in a complete round. </w:t>
      </w:r>
      <w:del w:id="1615" w:author="Zhang Li" w:date="2022-06-12T13:53:00Z">
        <w:r w:rsidDel="00E81E35">
          <w:rPr>
            <w:rFonts w:ascii="Times New Roman" w:eastAsia="宋体" w:hAnsi="Times New Roman" w:cs="Times New Roman"/>
            <w:kern w:val="0"/>
            <w:sz w:val="24"/>
            <w:szCs w:val="24"/>
          </w:rPr>
          <w:delText>In this case</w:delText>
        </w:r>
      </w:del>
      <w:ins w:id="1616"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46AD1704"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1591A18E" w14:textId="77777777"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1C99310B" w14:textId="348891AA"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1617" w:author="Zhang Li" w:date="2022-06-12T14:00:00Z">
        <w:r w:rsidDel="00A517C5">
          <w:rPr>
            <w:rFonts w:ascii="Times New Roman" w:eastAsia="宋体" w:hAnsi="Times New Roman" w:cs="Times New Roman"/>
            <w:kern w:val="0"/>
            <w:sz w:val="24"/>
            <w:szCs w:val="24"/>
          </w:rPr>
          <w:delText xml:space="preserve">resting </w:delText>
        </w:r>
      </w:del>
      <w:ins w:id="1618"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1619"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w:t>
        </w:r>
      </w:ins>
      <w:del w:id="1620"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1621"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1622" w:author="Zhang Li" w:date="2022-06-12T14:07:00Z">
        <w:r w:rsidR="00BA4987">
          <w:rPr>
            <w:rFonts w:ascii="Times New Roman" w:eastAsia="宋体" w:hAnsi="Times New Roman" w:cs="Times New Roman"/>
            <w:kern w:val="0"/>
            <w:sz w:val="24"/>
            <w:szCs w:val="24"/>
          </w:rPr>
          <w:t xml:space="preserve"> that</w:t>
        </w:r>
      </w:ins>
      <w:ins w:id="1623" w:author="Zhang Li" w:date="2022-06-12T14:02:00Z">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p>
    <w:p w14:paraId="15957405" w14:textId="7E98639B" w:rsidR="00A517C5" w:rsidRPr="00E5221B" w:rsidRDefault="00A517C5" w:rsidP="00A517C5">
      <w:pPr>
        <w:spacing w:afterLines="50" w:after="156"/>
        <w:ind w:firstLineChars="200" w:firstLine="480"/>
        <w:rPr>
          <w:rFonts w:ascii="Times New Roman" w:eastAsia="宋体" w:hAnsi="Times New Roman" w:cs="Times New Roman"/>
          <w:kern w:val="0"/>
          <w:sz w:val="24"/>
          <w:szCs w:val="24"/>
        </w:rPr>
      </w:pPr>
      <w:del w:id="1624"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1625" w:author="Zhang Li" w:date="2022-06-12T14:02:00Z">
            <w:rPr>
              <w:rFonts w:ascii="Cambria Math" w:eastAsia="宋体" w:hAnsi="Cambria Math" w:cs="Times New Roman"/>
              <w:kern w:val="0"/>
              <w:sz w:val="24"/>
              <w:szCs w:val="24"/>
            </w:rPr>
            <m:t>Sigs</m:t>
          </w:del>
        </m:r>
        <m:r>
          <w:del w:id="1626" w:author="Zhang Li" w:date="2022-06-12T14:02:00Z">
            <m:rPr>
              <m:sty m:val="p"/>
            </m:rPr>
            <w:rPr>
              <w:rFonts w:ascii="Cambria Math" w:eastAsia="宋体" w:hAnsi="Cambria Math" w:cs="Times New Roman"/>
              <w:kern w:val="0"/>
              <w:sz w:val="24"/>
              <w:szCs w:val="24"/>
            </w:rPr>
            <m:t>={</m:t>
          </w:del>
        </m:r>
        <m:r>
          <w:del w:id="1627" w:author="Zhang Li" w:date="2022-06-12T14:02:00Z">
            <w:rPr>
              <w:rFonts w:ascii="Cambria Math" w:eastAsia="宋体" w:hAnsi="Cambria Math" w:cs="Times New Roman"/>
              <w:kern w:val="0"/>
              <w:sz w:val="24"/>
              <w:szCs w:val="24"/>
            </w:rPr>
            <m:t>si</m:t>
          </w:del>
        </m:r>
        <m:sSub>
          <m:sSubPr>
            <m:ctrlPr>
              <w:del w:id="1628" w:author="Zhang Li" w:date="2022-06-12T14:02:00Z">
                <w:rPr>
                  <w:rFonts w:ascii="Cambria Math" w:eastAsia="宋体" w:hAnsi="Cambria Math" w:cs="Times New Roman"/>
                  <w:kern w:val="0"/>
                  <w:sz w:val="24"/>
                  <w:szCs w:val="24"/>
                </w:rPr>
              </w:del>
            </m:ctrlPr>
          </m:sSubPr>
          <m:e>
            <m:r>
              <w:del w:id="1629" w:author="Zhang Li" w:date="2022-06-12T14:02:00Z">
                <w:rPr>
                  <w:rFonts w:ascii="Cambria Math" w:eastAsia="宋体" w:hAnsi="Cambria Math" w:cs="Times New Roman"/>
                  <w:kern w:val="0"/>
                  <w:sz w:val="24"/>
                  <w:szCs w:val="24"/>
                </w:rPr>
                <m:t>g</m:t>
              </w:del>
            </m:r>
          </m:e>
          <m:sub>
            <m:r>
              <w:del w:id="1630" w:author="Zhang Li" w:date="2022-06-12T14:02:00Z">
                <m:rPr>
                  <m:sty m:val="p"/>
                </m:rPr>
                <w:rPr>
                  <w:rFonts w:ascii="Cambria Math" w:eastAsia="宋体" w:hAnsi="Cambria Math" w:cs="Times New Roman"/>
                  <w:kern w:val="0"/>
                  <w:sz w:val="24"/>
                  <w:szCs w:val="24"/>
                </w:rPr>
                <m:t>1</m:t>
              </w:del>
            </m:r>
          </m:sub>
        </m:sSub>
        <m:r>
          <w:del w:id="1631" w:author="Zhang Li" w:date="2022-06-12T14:02:00Z">
            <m:rPr>
              <m:sty m:val="p"/>
            </m:rPr>
            <w:rPr>
              <w:rFonts w:ascii="Cambria Math" w:eastAsia="宋体" w:hAnsi="Cambria Math" w:cs="Times New Roman"/>
              <w:kern w:val="0"/>
              <w:sz w:val="24"/>
              <w:szCs w:val="24"/>
            </w:rPr>
            <m:t>,</m:t>
          </w:del>
        </m:r>
        <m:r>
          <w:del w:id="1632" w:author="Zhang Li" w:date="2022-06-12T14:02:00Z">
            <w:rPr>
              <w:rFonts w:ascii="Cambria Math" w:eastAsia="宋体" w:hAnsi="Cambria Math" w:cs="Times New Roman"/>
              <w:kern w:val="0"/>
              <w:sz w:val="24"/>
              <w:szCs w:val="24"/>
            </w:rPr>
            <m:t>si</m:t>
          </w:del>
        </m:r>
        <m:sSub>
          <m:sSubPr>
            <m:ctrlPr>
              <w:del w:id="1633" w:author="Zhang Li" w:date="2022-06-12T14:02:00Z">
                <w:rPr>
                  <w:rFonts w:ascii="Cambria Math" w:eastAsia="宋体" w:hAnsi="Cambria Math" w:cs="Times New Roman"/>
                  <w:kern w:val="0"/>
                  <w:sz w:val="24"/>
                  <w:szCs w:val="24"/>
                </w:rPr>
              </w:del>
            </m:ctrlPr>
          </m:sSubPr>
          <m:e>
            <m:r>
              <w:del w:id="1634" w:author="Zhang Li" w:date="2022-06-12T14:02:00Z">
                <w:rPr>
                  <w:rFonts w:ascii="Cambria Math" w:eastAsia="宋体" w:hAnsi="Cambria Math" w:cs="Times New Roman"/>
                  <w:kern w:val="0"/>
                  <w:sz w:val="24"/>
                  <w:szCs w:val="24"/>
                </w:rPr>
                <m:t>g</m:t>
              </w:del>
            </m:r>
          </m:e>
          <m:sub>
            <m:r>
              <w:del w:id="1635" w:author="Zhang Li" w:date="2022-06-12T14:02:00Z">
                <m:rPr>
                  <m:sty m:val="p"/>
                </m:rPr>
                <w:rPr>
                  <w:rFonts w:ascii="Cambria Math" w:eastAsia="宋体" w:hAnsi="Cambria Math" w:cs="Times New Roman"/>
                  <w:kern w:val="0"/>
                  <w:sz w:val="24"/>
                  <w:szCs w:val="24"/>
                </w:rPr>
                <m:t>2</m:t>
              </w:del>
            </m:r>
          </m:sub>
        </m:sSub>
        <m:r>
          <w:del w:id="1636" w:author="Zhang Li" w:date="2022-06-12T14:02:00Z">
            <m:rPr>
              <m:sty m:val="p"/>
            </m:rPr>
            <w:rPr>
              <w:rFonts w:ascii="Cambria Math" w:eastAsia="宋体" w:hAnsi="Cambria Math" w:cs="Times New Roman"/>
              <w:kern w:val="0"/>
              <w:sz w:val="24"/>
              <w:szCs w:val="24"/>
            </w:rPr>
            <m:t>,⋯,</m:t>
          </w:del>
        </m:r>
        <m:r>
          <w:del w:id="1637" w:author="Zhang Li" w:date="2022-06-12T14:02:00Z">
            <w:rPr>
              <w:rFonts w:ascii="Cambria Math" w:eastAsia="宋体" w:hAnsi="Cambria Math" w:cs="Times New Roman"/>
              <w:kern w:val="0"/>
              <w:sz w:val="24"/>
              <w:szCs w:val="24"/>
            </w:rPr>
            <m:t>si</m:t>
          </w:del>
        </m:r>
        <m:sSub>
          <m:sSubPr>
            <m:ctrlPr>
              <w:del w:id="1638" w:author="Zhang Li" w:date="2022-06-12T14:02:00Z">
                <w:rPr>
                  <w:rFonts w:ascii="Cambria Math" w:eastAsia="宋体" w:hAnsi="Cambria Math" w:cs="Times New Roman"/>
                  <w:kern w:val="0"/>
                  <w:sz w:val="24"/>
                  <w:szCs w:val="24"/>
                </w:rPr>
              </w:del>
            </m:ctrlPr>
          </m:sSubPr>
          <m:e>
            <m:r>
              <w:del w:id="1639" w:author="Zhang Li" w:date="2022-06-12T14:02:00Z">
                <w:rPr>
                  <w:rFonts w:ascii="Cambria Math" w:eastAsia="宋体" w:hAnsi="Cambria Math" w:cs="Times New Roman"/>
                  <w:kern w:val="0"/>
                  <w:sz w:val="24"/>
                  <w:szCs w:val="24"/>
                </w:rPr>
                <m:t>g</m:t>
              </w:del>
            </m:r>
          </m:e>
          <m:sub>
            <m:r>
              <w:del w:id="1640" w:author="Zhang Li" w:date="2022-06-12T14:02:00Z">
                <w:rPr>
                  <w:rFonts w:ascii="Cambria Math" w:eastAsia="宋体" w:hAnsi="Cambria Math" w:cs="Times New Roman"/>
                  <w:kern w:val="0"/>
                  <w:sz w:val="24"/>
                  <w:szCs w:val="24"/>
                </w:rPr>
                <m:t>m</m:t>
              </w:del>
            </m:r>
          </m:sub>
        </m:sSub>
        <m:r>
          <w:del w:id="1641" w:author="Zhang Li" w:date="2022-06-12T14:02:00Z">
            <m:rPr>
              <m:sty m:val="p"/>
            </m:rPr>
            <w:rPr>
              <w:rFonts w:ascii="Cambria Math" w:eastAsia="宋体" w:hAnsi="Cambria Math" w:cs="Times New Roman"/>
              <w:kern w:val="0"/>
              <w:sz w:val="24"/>
              <w:szCs w:val="24"/>
            </w:rPr>
            <m:t>}</m:t>
          </w:del>
        </m:r>
      </m:oMath>
      <w:del w:id="1642"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1643" w:author="Zhang Li" w:date="2022-06-12T14:02:00Z">
            <w:rPr>
              <w:rFonts w:ascii="Cambria Math" w:eastAsia="宋体" w:hAnsi="Cambria Math" w:cs="Times New Roman"/>
              <w:kern w:val="0"/>
              <w:sz w:val="24"/>
              <w:szCs w:val="24"/>
            </w:rPr>
            <m:t>Ts</m:t>
          </w:del>
        </m:r>
        <m:r>
          <w:del w:id="1644" w:author="Zhang Li" w:date="2022-06-12T14:02:00Z">
            <m:rPr>
              <m:sty m:val="p"/>
            </m:rPr>
            <w:rPr>
              <w:rFonts w:ascii="Cambria Math" w:eastAsia="宋体" w:hAnsi="Cambria Math" w:cs="Times New Roman"/>
              <w:kern w:val="0"/>
              <w:sz w:val="24"/>
              <w:szCs w:val="24"/>
            </w:rPr>
            <m:t>=</m:t>
          </w:del>
        </m:r>
        <m:d>
          <m:dPr>
            <m:begChr m:val="{"/>
            <m:endChr m:val="}"/>
            <m:ctrlPr>
              <w:del w:id="1645" w:author="Zhang Li" w:date="2022-06-12T14:02:00Z">
                <w:rPr>
                  <w:rFonts w:ascii="Cambria Math" w:eastAsia="宋体" w:hAnsi="Cambria Math" w:cs="Times New Roman"/>
                  <w:kern w:val="0"/>
                  <w:sz w:val="24"/>
                  <w:szCs w:val="24"/>
                </w:rPr>
              </w:del>
            </m:ctrlPr>
          </m:dPr>
          <m:e>
            <m:sSub>
              <m:sSubPr>
                <m:ctrlPr>
                  <w:del w:id="1646" w:author="Zhang Li" w:date="2022-06-12T14:02:00Z">
                    <w:rPr>
                      <w:rFonts w:ascii="Cambria Math" w:eastAsia="宋体" w:hAnsi="Cambria Math" w:cs="Times New Roman"/>
                      <w:kern w:val="0"/>
                      <w:sz w:val="24"/>
                      <w:szCs w:val="24"/>
                    </w:rPr>
                  </w:del>
                </m:ctrlPr>
              </m:sSubPr>
              <m:e>
                <m:r>
                  <w:del w:id="1647" w:author="Zhang Li" w:date="2022-06-12T14:02:00Z">
                    <w:rPr>
                      <w:rFonts w:ascii="Cambria Math" w:eastAsia="宋体" w:hAnsi="Cambria Math" w:cs="Times New Roman"/>
                      <w:kern w:val="0"/>
                      <w:sz w:val="24"/>
                      <w:szCs w:val="24"/>
                    </w:rPr>
                    <m:t>t</m:t>
                  </w:del>
                </m:r>
              </m:e>
              <m:sub>
                <m:r>
                  <w:del w:id="1648" w:author="Zhang Li" w:date="2022-06-12T14:02:00Z">
                    <m:rPr>
                      <m:sty m:val="p"/>
                    </m:rPr>
                    <w:rPr>
                      <w:rFonts w:ascii="Cambria Math" w:eastAsia="宋体" w:hAnsi="Cambria Math" w:cs="Times New Roman"/>
                      <w:kern w:val="0"/>
                      <w:sz w:val="24"/>
                      <w:szCs w:val="24"/>
                    </w:rPr>
                    <m:t>1</m:t>
                  </w:del>
                </m:r>
              </m:sub>
            </m:sSub>
            <m:r>
              <w:del w:id="1649" w:author="Zhang Li" w:date="2022-06-12T14:02:00Z">
                <m:rPr>
                  <m:sty m:val="p"/>
                </m:rPr>
                <w:rPr>
                  <w:rFonts w:ascii="Cambria Math" w:eastAsia="宋体" w:hAnsi="Cambria Math" w:cs="Times New Roman"/>
                  <w:kern w:val="0"/>
                  <w:sz w:val="24"/>
                  <w:szCs w:val="24"/>
                </w:rPr>
                <m:t>,</m:t>
              </w:del>
            </m:r>
            <m:sSub>
              <m:sSubPr>
                <m:ctrlPr>
                  <w:del w:id="1650" w:author="Zhang Li" w:date="2022-06-12T14:02:00Z">
                    <w:rPr>
                      <w:rFonts w:ascii="Cambria Math" w:eastAsia="宋体" w:hAnsi="Cambria Math" w:cs="Times New Roman"/>
                      <w:kern w:val="0"/>
                      <w:sz w:val="24"/>
                      <w:szCs w:val="24"/>
                    </w:rPr>
                  </w:del>
                </m:ctrlPr>
              </m:sSubPr>
              <m:e>
                <m:r>
                  <w:del w:id="1651" w:author="Zhang Li" w:date="2022-06-12T14:02:00Z">
                    <w:rPr>
                      <w:rFonts w:ascii="Cambria Math" w:eastAsia="宋体" w:hAnsi="Cambria Math" w:cs="Times New Roman"/>
                      <w:kern w:val="0"/>
                      <w:sz w:val="24"/>
                      <w:szCs w:val="24"/>
                    </w:rPr>
                    <m:t>t</m:t>
                  </w:del>
                </m:r>
              </m:e>
              <m:sub>
                <m:r>
                  <w:del w:id="1652" w:author="Zhang Li" w:date="2022-06-12T14:02:00Z">
                    <m:rPr>
                      <m:sty m:val="p"/>
                    </m:rPr>
                    <w:rPr>
                      <w:rFonts w:ascii="Cambria Math" w:eastAsia="宋体" w:hAnsi="Cambria Math" w:cs="Times New Roman"/>
                      <w:kern w:val="0"/>
                      <w:sz w:val="24"/>
                      <w:szCs w:val="24"/>
                    </w:rPr>
                    <m:t>2</m:t>
                  </w:del>
                </m:r>
              </m:sub>
            </m:sSub>
            <m:r>
              <w:del w:id="1653" w:author="Zhang Li" w:date="2022-06-12T14:02:00Z">
                <m:rPr>
                  <m:sty m:val="p"/>
                </m:rPr>
                <w:rPr>
                  <w:rFonts w:ascii="Cambria Math" w:eastAsia="宋体" w:hAnsi="Cambria Math" w:cs="Times New Roman"/>
                  <w:kern w:val="0"/>
                  <w:sz w:val="24"/>
                  <w:szCs w:val="24"/>
                </w:rPr>
                <m:t>,⋯,</m:t>
              </w:del>
            </m:r>
            <m:sSub>
              <m:sSubPr>
                <m:ctrlPr>
                  <w:del w:id="1654" w:author="Zhang Li" w:date="2022-06-12T14:02:00Z">
                    <w:rPr>
                      <w:rFonts w:ascii="Cambria Math" w:eastAsia="宋体" w:hAnsi="Cambria Math" w:cs="Times New Roman"/>
                      <w:kern w:val="0"/>
                      <w:sz w:val="24"/>
                      <w:szCs w:val="24"/>
                    </w:rPr>
                  </w:del>
                </m:ctrlPr>
              </m:sSubPr>
              <m:e>
                <m:r>
                  <w:del w:id="1655" w:author="Zhang Li" w:date="2022-06-12T14:02:00Z">
                    <w:rPr>
                      <w:rFonts w:ascii="Cambria Math" w:eastAsia="宋体" w:hAnsi="Cambria Math" w:cs="Times New Roman"/>
                      <w:kern w:val="0"/>
                      <w:sz w:val="24"/>
                      <w:szCs w:val="24"/>
                    </w:rPr>
                    <m:t>t</m:t>
                  </w:del>
                </m:r>
              </m:e>
              <m:sub>
                <m:r>
                  <w:del w:id="1656" w:author="Zhang Li" w:date="2022-06-12T14:02:00Z">
                    <w:rPr>
                      <w:rFonts w:ascii="Cambria Math" w:eastAsia="宋体" w:hAnsi="Cambria Math" w:cs="Times New Roman"/>
                      <w:kern w:val="0"/>
                      <w:sz w:val="24"/>
                      <w:szCs w:val="24"/>
                    </w:rPr>
                    <m:t>m</m:t>
                  </w:del>
                </m:r>
              </m:sub>
            </m:sSub>
          </m:e>
        </m:d>
      </m:oMath>
      <w:del w:id="1657"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w:delText>
        </w:r>
        <w:r w:rsidRPr="00C65692" w:rsidDel="00A517C5">
          <w:rPr>
            <w:rFonts w:ascii="Times New Roman" w:eastAsia="宋体" w:hAnsi="Times New Roman" w:cs="Times New Roman"/>
            <w:kern w:val="0"/>
            <w:sz w:val="24"/>
            <w:szCs w:val="24"/>
          </w:rPr>
          <w:lastRenderedPageBreak/>
          <w:delText xml:space="preserve">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1658" w:author="Zhang Li" w:date="2022-06-12T14:02:00Z">
            <w:rPr>
              <w:rFonts w:ascii="Cambria Math" w:eastAsia="宋体" w:hAnsi="Cambria Math" w:cs="Times New Roman"/>
              <w:kern w:val="0"/>
              <w:sz w:val="24"/>
              <w:szCs w:val="24"/>
            </w:rPr>
            <m:t>Sig</m:t>
          </w:del>
        </m:r>
        <m:sSub>
          <m:sSubPr>
            <m:ctrlPr>
              <w:del w:id="1659" w:author="Zhang Li" w:date="2022-06-12T14:02:00Z">
                <w:rPr>
                  <w:rFonts w:ascii="Cambria Math" w:eastAsia="宋体" w:hAnsi="Cambria Math" w:cs="Times New Roman"/>
                  <w:kern w:val="0"/>
                  <w:sz w:val="24"/>
                  <w:szCs w:val="24"/>
                </w:rPr>
              </w:del>
            </m:ctrlPr>
          </m:sSubPr>
          <m:e>
            <m:r>
              <w:del w:id="1660" w:author="Zhang Li" w:date="2022-06-12T14:02:00Z">
                <w:rPr>
                  <w:rFonts w:ascii="Cambria Math" w:eastAsia="宋体" w:hAnsi="Cambria Math" w:cs="Times New Roman"/>
                  <w:kern w:val="0"/>
                  <w:sz w:val="24"/>
                  <w:szCs w:val="24"/>
                </w:rPr>
                <m:t>s</m:t>
              </w:del>
            </m:r>
          </m:e>
          <m:sub>
            <m:r>
              <w:del w:id="1661" w:author="Zhang Li" w:date="2022-06-12T14:02:00Z">
                <m:rPr>
                  <m:sty m:val="p"/>
                </m:rPr>
                <w:rPr>
                  <w:rFonts w:ascii="Cambria Math" w:eastAsia="宋体" w:hAnsi="Cambria Math" w:cs="Times New Roman"/>
                  <w:kern w:val="0"/>
                  <w:sz w:val="24"/>
                  <w:szCs w:val="24"/>
                </w:rPr>
                <m:t>1</m:t>
              </w:del>
            </m:r>
          </m:sub>
        </m:sSub>
        <m:r>
          <w:del w:id="1662" w:author="Zhang Li" w:date="2022-06-12T14:02:00Z">
            <m:rPr>
              <m:sty m:val="p"/>
            </m:rPr>
            <w:rPr>
              <w:rFonts w:ascii="Cambria Math" w:eastAsia="宋体" w:hAnsi="Cambria Math" w:cs="Times New Roman"/>
              <w:kern w:val="0"/>
              <w:sz w:val="24"/>
              <w:szCs w:val="24"/>
            </w:rPr>
            <m:t>= {</m:t>
          </w:del>
        </m:r>
        <m:r>
          <w:del w:id="1663" w:author="Zhang Li" w:date="2022-06-12T14:02:00Z">
            <w:rPr>
              <w:rFonts w:ascii="Cambria Math" w:eastAsia="宋体" w:hAnsi="Cambria Math" w:cs="Times New Roman"/>
              <w:kern w:val="0"/>
              <w:sz w:val="24"/>
              <w:szCs w:val="24"/>
            </w:rPr>
            <m:t>si</m:t>
          </w:del>
        </m:r>
        <m:sSub>
          <m:sSubPr>
            <m:ctrlPr>
              <w:del w:id="1664" w:author="Zhang Li" w:date="2022-06-12T14:02:00Z">
                <w:rPr>
                  <w:rFonts w:ascii="Cambria Math" w:eastAsia="宋体" w:hAnsi="Cambria Math" w:cs="Times New Roman"/>
                  <w:kern w:val="0"/>
                  <w:sz w:val="24"/>
                  <w:szCs w:val="24"/>
                </w:rPr>
              </w:del>
            </m:ctrlPr>
          </m:sSubPr>
          <m:e>
            <m:r>
              <w:del w:id="1665" w:author="Zhang Li" w:date="2022-06-12T14:02:00Z">
                <w:rPr>
                  <w:rFonts w:ascii="Cambria Math" w:eastAsia="宋体" w:hAnsi="Cambria Math" w:cs="Times New Roman"/>
                  <w:kern w:val="0"/>
                  <w:sz w:val="24"/>
                  <w:szCs w:val="24"/>
                </w:rPr>
                <m:t>g</m:t>
              </w:del>
            </m:r>
          </m:e>
          <m:sub>
            <m:r>
              <w:del w:id="1666" w:author="Zhang Li" w:date="2022-06-12T14:02:00Z">
                <m:rPr>
                  <m:sty m:val="p"/>
                </m:rPr>
                <w:rPr>
                  <w:rFonts w:ascii="Cambria Math" w:eastAsia="宋体" w:hAnsi="Cambria Math" w:cs="Times New Roman"/>
                  <w:kern w:val="0"/>
                  <w:sz w:val="24"/>
                  <w:szCs w:val="24"/>
                </w:rPr>
                <m:t>11</m:t>
              </w:del>
            </m:r>
          </m:sub>
        </m:sSub>
        <m:r>
          <w:del w:id="1667" w:author="Zhang Li" w:date="2022-06-12T14:02:00Z">
            <m:rPr>
              <m:sty m:val="p"/>
            </m:rPr>
            <w:rPr>
              <w:rFonts w:ascii="Cambria Math" w:eastAsia="宋体" w:hAnsi="Cambria Math" w:cs="Times New Roman"/>
              <w:kern w:val="0"/>
              <w:sz w:val="24"/>
              <w:szCs w:val="24"/>
            </w:rPr>
            <m:t xml:space="preserve">, </m:t>
          </w:del>
        </m:r>
        <m:r>
          <w:del w:id="1668" w:author="Zhang Li" w:date="2022-06-12T14:02:00Z">
            <w:rPr>
              <w:rFonts w:ascii="Cambria Math" w:eastAsia="宋体" w:hAnsi="Cambria Math" w:cs="Times New Roman"/>
              <w:kern w:val="0"/>
              <w:sz w:val="24"/>
              <w:szCs w:val="24"/>
            </w:rPr>
            <m:t>si</m:t>
          </w:del>
        </m:r>
        <m:sSub>
          <m:sSubPr>
            <m:ctrlPr>
              <w:del w:id="1669" w:author="Zhang Li" w:date="2022-06-12T14:02:00Z">
                <w:rPr>
                  <w:rFonts w:ascii="Cambria Math" w:eastAsia="宋体" w:hAnsi="Cambria Math" w:cs="Times New Roman"/>
                  <w:kern w:val="0"/>
                  <w:sz w:val="24"/>
                  <w:szCs w:val="24"/>
                </w:rPr>
              </w:del>
            </m:ctrlPr>
          </m:sSubPr>
          <m:e>
            <m:r>
              <w:del w:id="1670" w:author="Zhang Li" w:date="2022-06-12T14:02:00Z">
                <w:rPr>
                  <w:rFonts w:ascii="Cambria Math" w:eastAsia="宋体" w:hAnsi="Cambria Math" w:cs="Times New Roman"/>
                  <w:kern w:val="0"/>
                  <w:sz w:val="24"/>
                  <w:szCs w:val="24"/>
                </w:rPr>
                <m:t>g</m:t>
              </w:del>
            </m:r>
          </m:e>
          <m:sub>
            <m:r>
              <w:del w:id="1671" w:author="Zhang Li" w:date="2022-06-12T14:02:00Z">
                <m:rPr>
                  <m:sty m:val="p"/>
                </m:rPr>
                <w:rPr>
                  <w:rFonts w:ascii="Cambria Math" w:eastAsia="宋体" w:hAnsi="Cambria Math" w:cs="Times New Roman"/>
                  <w:kern w:val="0"/>
                  <w:sz w:val="24"/>
                  <w:szCs w:val="24"/>
                </w:rPr>
                <m:t>12</m:t>
              </w:del>
            </m:r>
          </m:sub>
        </m:sSub>
        <m:r>
          <w:del w:id="1672" w:author="Zhang Li" w:date="2022-06-12T14:02:00Z">
            <m:rPr>
              <m:sty m:val="p"/>
            </m:rPr>
            <w:rPr>
              <w:rFonts w:ascii="Cambria Math" w:eastAsia="宋体" w:hAnsi="Cambria Math" w:cs="Times New Roman"/>
              <w:kern w:val="0"/>
              <w:sz w:val="24"/>
              <w:szCs w:val="24"/>
            </w:rPr>
            <m:t xml:space="preserve">, ⋯, </m:t>
          </w:del>
        </m:r>
        <m:r>
          <w:del w:id="1673" w:author="Zhang Li" w:date="2022-06-12T14:02:00Z">
            <w:rPr>
              <w:rFonts w:ascii="Cambria Math" w:eastAsia="宋体" w:hAnsi="Cambria Math" w:cs="Times New Roman"/>
              <w:kern w:val="0"/>
              <w:sz w:val="24"/>
              <w:szCs w:val="24"/>
            </w:rPr>
            <m:t>si</m:t>
          </w:del>
        </m:r>
        <m:sSub>
          <m:sSubPr>
            <m:ctrlPr>
              <w:del w:id="1674" w:author="Zhang Li" w:date="2022-06-12T14:02:00Z">
                <w:rPr>
                  <w:rFonts w:ascii="Cambria Math" w:eastAsia="宋体" w:hAnsi="Cambria Math" w:cs="Times New Roman"/>
                  <w:kern w:val="0"/>
                  <w:sz w:val="24"/>
                  <w:szCs w:val="24"/>
                </w:rPr>
              </w:del>
            </m:ctrlPr>
          </m:sSubPr>
          <m:e>
            <m:r>
              <w:del w:id="1675" w:author="Zhang Li" w:date="2022-06-12T14:02:00Z">
                <w:rPr>
                  <w:rFonts w:ascii="Cambria Math" w:eastAsia="宋体" w:hAnsi="Cambria Math" w:cs="Times New Roman"/>
                  <w:kern w:val="0"/>
                  <w:sz w:val="24"/>
                  <w:szCs w:val="24"/>
                </w:rPr>
                <m:t>g</m:t>
              </w:del>
            </m:r>
          </m:e>
          <m:sub>
            <m:r>
              <w:del w:id="1676" w:author="Zhang Li" w:date="2022-06-12T14:02:00Z">
                <m:rPr>
                  <m:sty m:val="p"/>
                </m:rPr>
                <w:rPr>
                  <w:rFonts w:ascii="Cambria Math" w:eastAsia="宋体" w:hAnsi="Cambria Math" w:cs="Times New Roman"/>
                  <w:kern w:val="0"/>
                  <w:sz w:val="24"/>
                  <w:szCs w:val="24"/>
                </w:rPr>
                <m:t>1</m:t>
              </w:del>
            </m:r>
            <m:sSub>
              <m:sSubPr>
                <m:ctrlPr>
                  <w:del w:id="1677" w:author="Zhang Li" w:date="2022-06-12T14:02:00Z">
                    <w:rPr>
                      <w:rFonts w:ascii="Cambria Math" w:eastAsia="宋体" w:hAnsi="Cambria Math" w:cs="Times New Roman"/>
                      <w:kern w:val="0"/>
                      <w:sz w:val="24"/>
                      <w:szCs w:val="24"/>
                    </w:rPr>
                  </w:del>
                </m:ctrlPr>
              </m:sSubPr>
              <m:e>
                <m:r>
                  <w:del w:id="1678" w:author="Zhang Li" w:date="2022-06-12T14:02:00Z">
                    <w:rPr>
                      <w:rFonts w:ascii="Cambria Math" w:eastAsia="宋体" w:hAnsi="Cambria Math" w:cs="Times New Roman"/>
                      <w:kern w:val="0"/>
                      <w:sz w:val="24"/>
                      <w:szCs w:val="24"/>
                    </w:rPr>
                    <m:t>m</m:t>
                  </w:del>
                </m:r>
              </m:e>
              <m:sub>
                <m:r>
                  <w:del w:id="1679" w:author="Zhang Li" w:date="2022-06-12T14:02:00Z">
                    <m:rPr>
                      <m:sty m:val="p"/>
                    </m:rPr>
                    <w:rPr>
                      <w:rFonts w:ascii="Cambria Math" w:eastAsia="宋体" w:hAnsi="Cambria Math" w:cs="Times New Roman"/>
                      <w:kern w:val="0"/>
                      <w:sz w:val="24"/>
                      <w:szCs w:val="24"/>
                    </w:rPr>
                    <m:t>1</m:t>
                  </w:del>
                </m:r>
              </m:sub>
            </m:sSub>
          </m:sub>
        </m:sSub>
        <m:r>
          <w:del w:id="1680" w:author="Zhang Li" w:date="2022-06-12T14:02:00Z">
            <m:rPr>
              <m:sty m:val="p"/>
            </m:rPr>
            <w:rPr>
              <w:rFonts w:ascii="Cambria Math" w:eastAsia="宋体" w:hAnsi="Cambria Math" w:cs="Times New Roman"/>
              <w:kern w:val="0"/>
              <w:sz w:val="24"/>
              <w:szCs w:val="24"/>
            </w:rPr>
            <m:t>}</m:t>
          </w:del>
        </m:r>
      </m:oMath>
      <w:del w:id="1681" w:author="Zhang Li" w:date="2022-06-12T14:02:00Z">
        <w:r w:rsidDel="00A517C5">
          <w:rPr>
            <w:rFonts w:ascii="Times New Roman" w:eastAsia="宋体" w:hAnsi="Times New Roman" w:cs="Times New Roman"/>
            <w:kern w:val="0"/>
            <w:sz w:val="24"/>
            <w:szCs w:val="24"/>
          </w:rPr>
          <w:delText xml:space="preserve"> and </w:delText>
        </w:r>
      </w:del>
      <m:oMath>
        <m:r>
          <w:del w:id="1682" w:author="Zhang Li" w:date="2022-06-12T14:02:00Z">
            <w:rPr>
              <w:rFonts w:ascii="Cambria Math" w:eastAsia="宋体" w:hAnsi="Cambria Math" w:cs="Times New Roman"/>
              <w:kern w:val="0"/>
              <w:sz w:val="24"/>
              <w:szCs w:val="24"/>
            </w:rPr>
            <m:t>Sig</m:t>
          </w:del>
        </m:r>
        <m:sSub>
          <m:sSubPr>
            <m:ctrlPr>
              <w:del w:id="1683" w:author="Zhang Li" w:date="2022-06-12T14:02:00Z">
                <w:rPr>
                  <w:rFonts w:ascii="Cambria Math" w:eastAsia="宋体" w:hAnsi="Cambria Math" w:cs="Times New Roman"/>
                  <w:kern w:val="0"/>
                  <w:sz w:val="24"/>
                  <w:szCs w:val="24"/>
                </w:rPr>
              </w:del>
            </m:ctrlPr>
          </m:sSubPr>
          <m:e>
            <m:r>
              <w:del w:id="1684" w:author="Zhang Li" w:date="2022-06-12T14:02:00Z">
                <w:rPr>
                  <w:rFonts w:ascii="Cambria Math" w:eastAsia="宋体" w:hAnsi="Cambria Math" w:cs="Times New Roman"/>
                  <w:kern w:val="0"/>
                  <w:sz w:val="24"/>
                  <w:szCs w:val="24"/>
                </w:rPr>
                <m:t>s</m:t>
              </w:del>
            </m:r>
          </m:e>
          <m:sub>
            <m:r>
              <w:del w:id="1685" w:author="Zhang Li" w:date="2022-06-12T14:02:00Z">
                <m:rPr>
                  <m:sty m:val="p"/>
                </m:rPr>
                <w:rPr>
                  <w:rFonts w:ascii="Cambria Math" w:eastAsia="宋体" w:hAnsi="Cambria Math" w:cs="Times New Roman"/>
                  <w:kern w:val="0"/>
                  <w:sz w:val="24"/>
                  <w:szCs w:val="24"/>
                </w:rPr>
                <m:t>2</m:t>
              </w:del>
            </m:r>
          </m:sub>
        </m:sSub>
        <m:r>
          <w:del w:id="1686" w:author="Zhang Li" w:date="2022-06-12T14:02:00Z">
            <m:rPr>
              <m:sty m:val="p"/>
            </m:rPr>
            <w:rPr>
              <w:rFonts w:ascii="Cambria Math" w:eastAsia="宋体" w:hAnsi="Cambria Math" w:cs="Times New Roman"/>
              <w:kern w:val="0"/>
              <w:sz w:val="24"/>
              <w:szCs w:val="24"/>
            </w:rPr>
            <m:t xml:space="preserve"> = </m:t>
          </w:del>
        </m:r>
        <m:d>
          <m:dPr>
            <m:begChr m:val="{"/>
            <m:endChr m:val="}"/>
            <m:ctrlPr>
              <w:del w:id="1687" w:author="Zhang Li" w:date="2022-06-12T14:02:00Z">
                <w:rPr>
                  <w:rFonts w:ascii="Cambria Math" w:eastAsia="宋体" w:hAnsi="Cambria Math" w:cs="Times New Roman"/>
                  <w:kern w:val="0"/>
                  <w:sz w:val="24"/>
                  <w:szCs w:val="24"/>
                </w:rPr>
              </w:del>
            </m:ctrlPr>
          </m:dPr>
          <m:e>
            <m:r>
              <w:del w:id="1688" w:author="Zhang Li" w:date="2022-06-12T14:02:00Z">
                <w:rPr>
                  <w:rFonts w:ascii="Cambria Math" w:eastAsia="宋体" w:hAnsi="Cambria Math" w:cs="Times New Roman"/>
                  <w:kern w:val="0"/>
                  <w:sz w:val="24"/>
                  <w:szCs w:val="24"/>
                </w:rPr>
                <m:t>si</m:t>
              </w:del>
            </m:r>
            <m:sSub>
              <m:sSubPr>
                <m:ctrlPr>
                  <w:del w:id="1689" w:author="Zhang Li" w:date="2022-06-12T14:02:00Z">
                    <w:rPr>
                      <w:rFonts w:ascii="Cambria Math" w:eastAsia="宋体" w:hAnsi="Cambria Math" w:cs="Times New Roman"/>
                      <w:kern w:val="0"/>
                      <w:sz w:val="24"/>
                      <w:szCs w:val="24"/>
                    </w:rPr>
                  </w:del>
                </m:ctrlPr>
              </m:sSubPr>
              <m:e>
                <m:r>
                  <w:del w:id="1690" w:author="Zhang Li" w:date="2022-06-12T14:02:00Z">
                    <w:rPr>
                      <w:rFonts w:ascii="Cambria Math" w:eastAsia="宋体" w:hAnsi="Cambria Math" w:cs="Times New Roman"/>
                      <w:kern w:val="0"/>
                      <w:sz w:val="24"/>
                      <w:szCs w:val="24"/>
                    </w:rPr>
                    <m:t>g</m:t>
                  </w:del>
                </m:r>
              </m:e>
              <m:sub>
                <m:r>
                  <w:del w:id="1691" w:author="Zhang Li" w:date="2022-06-12T14:02:00Z">
                    <m:rPr>
                      <m:sty m:val="p"/>
                    </m:rPr>
                    <w:rPr>
                      <w:rFonts w:ascii="Cambria Math" w:eastAsia="宋体" w:hAnsi="Cambria Math" w:cs="Times New Roman"/>
                      <w:kern w:val="0"/>
                      <w:sz w:val="24"/>
                      <w:szCs w:val="24"/>
                    </w:rPr>
                    <m:t>21</m:t>
                  </w:del>
                </m:r>
              </m:sub>
            </m:sSub>
            <m:r>
              <w:del w:id="1692" w:author="Zhang Li" w:date="2022-06-12T14:02:00Z">
                <m:rPr>
                  <m:sty m:val="p"/>
                </m:rPr>
                <w:rPr>
                  <w:rFonts w:ascii="Cambria Math" w:eastAsia="宋体" w:hAnsi="Cambria Math" w:cs="Times New Roman"/>
                  <w:kern w:val="0"/>
                  <w:sz w:val="24"/>
                  <w:szCs w:val="24"/>
                </w:rPr>
                <m:t xml:space="preserve">, </m:t>
              </w:del>
            </m:r>
            <m:r>
              <w:del w:id="1693" w:author="Zhang Li" w:date="2022-06-12T14:02:00Z">
                <w:rPr>
                  <w:rFonts w:ascii="Cambria Math" w:eastAsia="宋体" w:hAnsi="Cambria Math" w:cs="Times New Roman"/>
                  <w:kern w:val="0"/>
                  <w:sz w:val="24"/>
                  <w:szCs w:val="24"/>
                </w:rPr>
                <m:t>si</m:t>
              </w:del>
            </m:r>
            <m:sSub>
              <m:sSubPr>
                <m:ctrlPr>
                  <w:del w:id="1694" w:author="Zhang Li" w:date="2022-06-12T14:02:00Z">
                    <w:rPr>
                      <w:rFonts w:ascii="Cambria Math" w:eastAsia="宋体" w:hAnsi="Cambria Math" w:cs="Times New Roman"/>
                      <w:kern w:val="0"/>
                      <w:sz w:val="24"/>
                      <w:szCs w:val="24"/>
                    </w:rPr>
                  </w:del>
                </m:ctrlPr>
              </m:sSubPr>
              <m:e>
                <m:r>
                  <w:del w:id="1695" w:author="Zhang Li" w:date="2022-06-12T14:02:00Z">
                    <w:rPr>
                      <w:rFonts w:ascii="Cambria Math" w:eastAsia="宋体" w:hAnsi="Cambria Math" w:cs="Times New Roman"/>
                      <w:kern w:val="0"/>
                      <w:sz w:val="24"/>
                      <w:szCs w:val="24"/>
                    </w:rPr>
                    <m:t>g</m:t>
                  </w:del>
                </m:r>
              </m:e>
              <m:sub>
                <m:r>
                  <w:del w:id="1696" w:author="Zhang Li" w:date="2022-06-12T14:02:00Z">
                    <m:rPr>
                      <m:sty m:val="p"/>
                    </m:rPr>
                    <w:rPr>
                      <w:rFonts w:ascii="Cambria Math" w:eastAsia="宋体" w:hAnsi="Cambria Math" w:cs="Times New Roman"/>
                      <w:kern w:val="0"/>
                      <w:sz w:val="24"/>
                      <w:szCs w:val="24"/>
                    </w:rPr>
                    <m:t>22</m:t>
                  </w:del>
                </m:r>
              </m:sub>
            </m:sSub>
            <m:r>
              <w:del w:id="1697" w:author="Zhang Li" w:date="2022-06-12T14:02:00Z">
                <m:rPr>
                  <m:sty m:val="p"/>
                </m:rPr>
                <w:rPr>
                  <w:rFonts w:ascii="Cambria Math" w:eastAsia="宋体" w:hAnsi="Cambria Math" w:cs="Times New Roman"/>
                  <w:kern w:val="0"/>
                  <w:sz w:val="24"/>
                  <w:szCs w:val="24"/>
                </w:rPr>
                <m:t xml:space="preserve">, ⋯, </m:t>
              </w:del>
            </m:r>
            <m:r>
              <w:del w:id="1698" w:author="Zhang Li" w:date="2022-06-12T14:02:00Z">
                <w:rPr>
                  <w:rFonts w:ascii="Cambria Math" w:eastAsia="宋体" w:hAnsi="Cambria Math" w:cs="Times New Roman"/>
                  <w:kern w:val="0"/>
                  <w:sz w:val="24"/>
                  <w:szCs w:val="24"/>
                </w:rPr>
                <m:t>si</m:t>
              </w:del>
            </m:r>
            <m:sSub>
              <m:sSubPr>
                <m:ctrlPr>
                  <w:del w:id="1699" w:author="Zhang Li" w:date="2022-06-12T14:02:00Z">
                    <w:rPr>
                      <w:rFonts w:ascii="Cambria Math" w:eastAsia="宋体" w:hAnsi="Cambria Math" w:cs="Times New Roman"/>
                      <w:kern w:val="0"/>
                      <w:sz w:val="24"/>
                      <w:szCs w:val="24"/>
                    </w:rPr>
                  </w:del>
                </m:ctrlPr>
              </m:sSubPr>
              <m:e>
                <m:r>
                  <w:del w:id="1700" w:author="Zhang Li" w:date="2022-06-12T14:02:00Z">
                    <w:rPr>
                      <w:rFonts w:ascii="Cambria Math" w:eastAsia="宋体" w:hAnsi="Cambria Math" w:cs="Times New Roman"/>
                      <w:kern w:val="0"/>
                      <w:sz w:val="24"/>
                      <w:szCs w:val="24"/>
                    </w:rPr>
                    <m:t>g</m:t>
                  </w:del>
                </m:r>
              </m:e>
              <m:sub>
                <m:r>
                  <w:del w:id="1701" w:author="Zhang Li" w:date="2022-06-12T14:02:00Z">
                    <m:rPr>
                      <m:sty m:val="p"/>
                    </m:rPr>
                    <w:rPr>
                      <w:rFonts w:ascii="Cambria Math" w:eastAsia="宋体" w:hAnsi="Cambria Math" w:cs="Times New Roman"/>
                      <w:kern w:val="0"/>
                      <w:sz w:val="24"/>
                      <w:szCs w:val="24"/>
                    </w:rPr>
                    <m:t>2</m:t>
                  </w:del>
                </m:r>
                <m:sSub>
                  <m:sSubPr>
                    <m:ctrlPr>
                      <w:del w:id="1702" w:author="Zhang Li" w:date="2022-06-12T14:02:00Z">
                        <w:rPr>
                          <w:rFonts w:ascii="Cambria Math" w:eastAsia="宋体" w:hAnsi="Cambria Math" w:cs="Times New Roman"/>
                          <w:kern w:val="0"/>
                          <w:sz w:val="24"/>
                          <w:szCs w:val="24"/>
                        </w:rPr>
                      </w:del>
                    </m:ctrlPr>
                  </m:sSubPr>
                  <m:e>
                    <m:r>
                      <w:del w:id="1703" w:author="Zhang Li" w:date="2022-06-12T14:02:00Z">
                        <w:rPr>
                          <w:rFonts w:ascii="Cambria Math" w:eastAsia="宋体" w:hAnsi="Cambria Math" w:cs="Times New Roman"/>
                          <w:kern w:val="0"/>
                          <w:sz w:val="24"/>
                          <w:szCs w:val="24"/>
                        </w:rPr>
                        <m:t>m</m:t>
                      </w:del>
                    </m:r>
                  </m:e>
                  <m:sub>
                    <m:r>
                      <w:del w:id="1704" w:author="Zhang Li" w:date="2022-06-12T14:02:00Z">
                        <m:rPr>
                          <m:sty m:val="p"/>
                        </m:rPr>
                        <w:rPr>
                          <w:rFonts w:ascii="Cambria Math" w:eastAsia="宋体" w:hAnsi="Cambria Math" w:cs="Times New Roman"/>
                          <w:kern w:val="0"/>
                          <w:sz w:val="24"/>
                          <w:szCs w:val="24"/>
                        </w:rPr>
                        <m:t>2</m:t>
                      </w:del>
                    </m:r>
                  </m:sub>
                </m:sSub>
              </m:sub>
            </m:sSub>
          </m:e>
        </m:d>
        <m:r>
          <w:del w:id="1705" w:author="Zhang Li" w:date="2022-06-12T14:02:00Z">
            <w:rPr>
              <w:rFonts w:ascii="Cambria Math" w:eastAsia="宋体" w:hAnsi="Cambria Math" w:cs="Times New Roman"/>
              <w:kern w:val="0"/>
              <w:sz w:val="24"/>
              <w:szCs w:val="24"/>
            </w:rPr>
            <m:t xml:space="preserve">, </m:t>
          </w:del>
        </m:r>
        <m:sSub>
          <m:sSubPr>
            <m:ctrlPr>
              <w:del w:id="1706" w:author="Zhang Li" w:date="2022-06-12T14:02:00Z">
                <w:rPr>
                  <w:rFonts w:ascii="Cambria Math" w:eastAsia="宋体" w:hAnsi="Cambria Math" w:cs="Times New Roman"/>
                  <w:i/>
                  <w:kern w:val="0"/>
                  <w:sz w:val="24"/>
                  <w:szCs w:val="24"/>
                </w:rPr>
              </w:del>
            </m:ctrlPr>
          </m:sSubPr>
          <m:e>
            <m:r>
              <w:del w:id="1707" w:author="Zhang Li" w:date="2022-06-12T14:02:00Z">
                <w:rPr>
                  <w:rFonts w:ascii="Cambria Math" w:eastAsia="宋体" w:hAnsi="Cambria Math" w:cs="Times New Roman"/>
                  <w:kern w:val="0"/>
                  <w:sz w:val="24"/>
                  <w:szCs w:val="24"/>
                </w:rPr>
                <m:t>m</m:t>
              </w:del>
            </m:r>
          </m:e>
          <m:sub>
            <m:r>
              <w:del w:id="1708" w:author="Zhang Li" w:date="2022-06-12T14:02:00Z">
                <w:rPr>
                  <w:rFonts w:ascii="Cambria Math" w:eastAsia="宋体" w:hAnsi="Cambria Math" w:cs="Times New Roman"/>
                  <w:kern w:val="0"/>
                  <w:sz w:val="24"/>
                  <w:szCs w:val="24"/>
                </w:rPr>
                <m:t>1</m:t>
              </w:del>
            </m:r>
          </m:sub>
        </m:sSub>
        <m:r>
          <w:del w:id="1709" w:author="Zhang Li" w:date="2022-06-12T14:02:00Z">
            <w:rPr>
              <w:rFonts w:ascii="Cambria Math" w:eastAsia="宋体" w:hAnsi="Cambria Math" w:cs="Times New Roman"/>
              <w:kern w:val="0"/>
              <w:sz w:val="24"/>
              <w:szCs w:val="24"/>
            </w:rPr>
            <m:t xml:space="preserve">, </m:t>
          </w:del>
        </m:r>
        <m:sSub>
          <m:sSubPr>
            <m:ctrlPr>
              <w:del w:id="1710" w:author="Zhang Li" w:date="2022-06-12T14:02:00Z">
                <w:rPr>
                  <w:rFonts w:ascii="Cambria Math" w:eastAsia="宋体" w:hAnsi="Cambria Math" w:cs="Times New Roman"/>
                  <w:i/>
                  <w:kern w:val="0"/>
                  <w:sz w:val="24"/>
                  <w:szCs w:val="24"/>
                </w:rPr>
              </w:del>
            </m:ctrlPr>
          </m:sSubPr>
          <m:e>
            <m:r>
              <w:del w:id="1711" w:author="Zhang Li" w:date="2022-06-12T14:02:00Z">
                <w:rPr>
                  <w:rFonts w:ascii="Cambria Math" w:eastAsia="宋体" w:hAnsi="Cambria Math" w:cs="Times New Roman"/>
                  <w:kern w:val="0"/>
                  <w:sz w:val="24"/>
                  <w:szCs w:val="24"/>
                </w:rPr>
                <m:t>m</m:t>
              </w:del>
            </m:r>
          </m:e>
          <m:sub>
            <m:r>
              <w:del w:id="1712" w:author="Zhang Li" w:date="2022-06-12T14:02:00Z">
                <w:rPr>
                  <w:rFonts w:ascii="Cambria Math" w:eastAsia="宋体" w:hAnsi="Cambria Math" w:cs="Times New Roman"/>
                  <w:kern w:val="0"/>
                  <w:sz w:val="24"/>
                  <w:szCs w:val="24"/>
                </w:rPr>
                <m:t>2</m:t>
              </w:del>
            </m:r>
          </m:sub>
        </m:sSub>
        <m:r>
          <w:del w:id="1713" w:author="Zhang Li" w:date="2022-06-12T14:02:00Z">
            <w:rPr>
              <w:rFonts w:ascii="Cambria Math" w:eastAsia="宋体" w:hAnsi="Cambria Math" w:cs="Times New Roman"/>
              <w:kern w:val="0"/>
              <w:sz w:val="24"/>
              <w:szCs w:val="24"/>
            </w:rPr>
            <m:t>≥</m:t>
          </w:del>
        </m:r>
        <m:r>
          <w:del w:id="1714" w:author="Zhang Li" w:date="2022-06-12T14:02:00Z">
            <m:rPr>
              <m:sty m:val="p"/>
            </m:rPr>
            <w:rPr>
              <w:rFonts w:ascii="Cambria Math" w:eastAsia="宋体" w:hAnsi="Cambria Math" w:cs="Times New Roman"/>
              <w:kern w:val="0"/>
              <w:sz w:val="24"/>
              <w:szCs w:val="24"/>
            </w:rPr>
            <m:t>⌈</m:t>
          </w:del>
        </m:r>
        <m:f>
          <m:fPr>
            <m:ctrlPr>
              <w:del w:id="1715" w:author="Zhang Li" w:date="2022-06-12T14:02:00Z">
                <w:rPr>
                  <w:rFonts w:ascii="Cambria Math" w:eastAsia="宋体" w:hAnsi="Cambria Math" w:cs="Times New Roman"/>
                  <w:kern w:val="0"/>
                  <w:sz w:val="24"/>
                  <w:szCs w:val="24"/>
                </w:rPr>
              </w:del>
            </m:ctrlPr>
          </m:fPr>
          <m:num>
            <m:r>
              <w:del w:id="1716" w:author="Zhang Li" w:date="2022-06-12T14:02:00Z">
                <w:rPr>
                  <w:rFonts w:ascii="Cambria Math" w:eastAsia="宋体" w:hAnsi="Cambria Math" w:cs="Times New Roman"/>
                  <w:kern w:val="0"/>
                  <w:sz w:val="24"/>
                  <w:szCs w:val="24"/>
                </w:rPr>
                <m:t>N+1</m:t>
              </w:del>
            </m:r>
          </m:num>
          <m:den>
            <m:r>
              <w:del w:id="1717" w:author="Zhang Li" w:date="2022-06-12T14:02:00Z">
                <m:rPr>
                  <m:sty m:val="p"/>
                </m:rPr>
                <w:rPr>
                  <w:rFonts w:ascii="Cambria Math" w:eastAsia="宋体" w:hAnsi="Cambria Math" w:cs="Times New Roman"/>
                  <w:kern w:val="0"/>
                  <w:sz w:val="24"/>
                  <w:szCs w:val="24"/>
                </w:rPr>
                <m:t>2</m:t>
              </w:del>
            </m:r>
          </m:den>
        </m:f>
        <m:r>
          <w:del w:id="1718" w:author="Zhang Li" w:date="2022-06-12T14:02:00Z">
            <m:rPr>
              <m:sty m:val="p"/>
            </m:rPr>
            <w:rPr>
              <w:rFonts w:ascii="Cambria Math" w:eastAsia="宋体" w:hAnsi="Cambria Math" w:cs="Times New Roman"/>
              <w:kern w:val="0"/>
              <w:sz w:val="24"/>
              <w:szCs w:val="24"/>
            </w:rPr>
            <m:t>⌉</m:t>
          </w:del>
        </m:r>
      </m:oMath>
      <w:del w:id="1719"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1720" w:author="Zhang Li" w:date="2022-06-12T14:02:00Z">
            <w:rPr>
              <w:rFonts w:ascii="Cambria Math" w:eastAsia="宋体" w:hAnsi="Cambria Math" w:cs="Times New Roman"/>
              <w:kern w:val="0"/>
              <w:sz w:val="24"/>
              <w:szCs w:val="24"/>
            </w:rPr>
            <m:t>T</m:t>
          </w:del>
        </m:r>
        <m:sSub>
          <m:sSubPr>
            <m:ctrlPr>
              <w:del w:id="1721" w:author="Zhang Li" w:date="2022-06-12T14:02:00Z">
                <w:rPr>
                  <w:rFonts w:ascii="Cambria Math" w:eastAsia="宋体" w:hAnsi="Cambria Math" w:cs="Times New Roman"/>
                  <w:kern w:val="0"/>
                  <w:sz w:val="24"/>
                  <w:szCs w:val="24"/>
                </w:rPr>
              </w:del>
            </m:ctrlPr>
          </m:sSubPr>
          <m:e>
            <m:r>
              <w:del w:id="1722" w:author="Zhang Li" w:date="2022-06-12T14:02:00Z">
                <w:rPr>
                  <w:rFonts w:ascii="Cambria Math" w:eastAsia="宋体" w:hAnsi="Cambria Math" w:cs="Times New Roman"/>
                  <w:kern w:val="0"/>
                  <w:sz w:val="24"/>
                  <w:szCs w:val="24"/>
                </w:rPr>
                <m:t>s</m:t>
              </w:del>
            </m:r>
          </m:e>
          <m:sub>
            <m:r>
              <w:del w:id="1723" w:author="Zhang Li" w:date="2022-06-12T14:02:00Z">
                <m:rPr>
                  <m:sty m:val="p"/>
                </m:rPr>
                <w:rPr>
                  <w:rFonts w:ascii="Cambria Math" w:eastAsia="宋体" w:hAnsi="Cambria Math" w:cs="Times New Roman"/>
                  <w:kern w:val="0"/>
                  <w:sz w:val="24"/>
                  <w:szCs w:val="24"/>
                </w:rPr>
                <m:t>1</m:t>
              </w:del>
            </m:r>
          </m:sub>
        </m:sSub>
        <m:r>
          <w:del w:id="1724" w:author="Zhang Li" w:date="2022-06-12T14:02:00Z">
            <m:rPr>
              <m:sty m:val="p"/>
            </m:rPr>
            <w:rPr>
              <w:rFonts w:ascii="Cambria Math" w:eastAsia="宋体" w:hAnsi="Cambria Math" w:cs="Times New Roman"/>
              <w:kern w:val="0"/>
              <w:sz w:val="24"/>
              <w:szCs w:val="24"/>
            </w:rPr>
            <m:t>=</m:t>
          </w:del>
        </m:r>
        <m:sSub>
          <m:sSubPr>
            <m:ctrlPr>
              <w:del w:id="1725" w:author="Zhang Li" w:date="2022-06-12T14:02:00Z">
                <w:rPr>
                  <w:rFonts w:ascii="Cambria Math" w:eastAsia="宋体" w:hAnsi="Cambria Math" w:cs="Times New Roman"/>
                  <w:kern w:val="0"/>
                  <w:sz w:val="24"/>
                  <w:szCs w:val="24"/>
                </w:rPr>
              </w:del>
            </m:ctrlPr>
          </m:sSubPr>
          <m:e>
            <m:r>
              <w:del w:id="1726" w:author="Zhang Li" w:date="2022-06-12T14:02:00Z">
                <w:rPr>
                  <w:rFonts w:ascii="Cambria Math" w:eastAsia="宋体" w:hAnsi="Cambria Math" w:cs="Times New Roman"/>
                  <w:kern w:val="0"/>
                  <w:sz w:val="24"/>
                  <w:szCs w:val="24"/>
                </w:rPr>
                <m:t>t</m:t>
              </w:del>
            </m:r>
          </m:e>
          <m:sub>
            <m:r>
              <w:del w:id="1727" w:author="Zhang Li" w:date="2022-06-12T14:02:00Z">
                <m:rPr>
                  <m:sty m:val="p"/>
                </m:rPr>
                <w:rPr>
                  <w:rFonts w:ascii="Cambria Math" w:eastAsia="宋体" w:hAnsi="Cambria Math" w:cs="Times New Roman"/>
                  <w:kern w:val="0"/>
                  <w:sz w:val="24"/>
                  <w:szCs w:val="24"/>
                </w:rPr>
                <m:t>11</m:t>
              </w:del>
            </m:r>
          </m:sub>
        </m:sSub>
        <m:r>
          <w:del w:id="1728" w:author="Zhang Li" w:date="2022-06-12T14:02:00Z">
            <m:rPr>
              <m:sty m:val="p"/>
            </m:rPr>
            <w:rPr>
              <w:rFonts w:ascii="Cambria Math" w:eastAsia="宋体" w:hAnsi="Cambria Math" w:cs="Times New Roman"/>
              <w:kern w:val="0"/>
              <w:sz w:val="24"/>
              <w:szCs w:val="24"/>
            </w:rPr>
            <m:t>,</m:t>
          </w:del>
        </m:r>
        <m:sSub>
          <m:sSubPr>
            <m:ctrlPr>
              <w:del w:id="1729" w:author="Zhang Li" w:date="2022-06-12T14:02:00Z">
                <w:rPr>
                  <w:rFonts w:ascii="Cambria Math" w:eastAsia="宋体" w:hAnsi="Cambria Math" w:cs="Times New Roman"/>
                  <w:kern w:val="0"/>
                  <w:sz w:val="24"/>
                  <w:szCs w:val="24"/>
                </w:rPr>
              </w:del>
            </m:ctrlPr>
          </m:sSubPr>
          <m:e>
            <m:r>
              <w:del w:id="1730" w:author="Zhang Li" w:date="2022-06-12T14:02:00Z">
                <w:rPr>
                  <w:rFonts w:ascii="Cambria Math" w:eastAsia="宋体" w:hAnsi="Cambria Math" w:cs="Times New Roman"/>
                  <w:kern w:val="0"/>
                  <w:sz w:val="24"/>
                  <w:szCs w:val="24"/>
                </w:rPr>
                <m:t>t</m:t>
              </w:del>
            </m:r>
          </m:e>
          <m:sub>
            <m:r>
              <w:del w:id="1731" w:author="Zhang Li" w:date="2022-06-12T14:02:00Z">
                <m:rPr>
                  <m:sty m:val="p"/>
                </m:rPr>
                <w:rPr>
                  <w:rFonts w:ascii="Cambria Math" w:eastAsia="宋体" w:hAnsi="Cambria Math" w:cs="Times New Roman"/>
                  <w:kern w:val="0"/>
                  <w:sz w:val="24"/>
                  <w:szCs w:val="24"/>
                </w:rPr>
                <m:t>12</m:t>
              </w:del>
            </m:r>
          </m:sub>
        </m:sSub>
        <m:r>
          <w:del w:id="1732" w:author="Zhang Li" w:date="2022-06-12T14:02:00Z">
            <m:rPr>
              <m:sty m:val="p"/>
            </m:rPr>
            <w:rPr>
              <w:rFonts w:ascii="Cambria Math" w:eastAsia="宋体" w:hAnsi="Cambria Math" w:cs="Times New Roman"/>
              <w:kern w:val="0"/>
              <w:sz w:val="24"/>
              <w:szCs w:val="24"/>
            </w:rPr>
            <m:t>,⋯,</m:t>
          </w:del>
        </m:r>
        <m:sSub>
          <m:sSubPr>
            <m:ctrlPr>
              <w:del w:id="1733" w:author="Zhang Li" w:date="2022-06-12T14:02:00Z">
                <w:rPr>
                  <w:rFonts w:ascii="Cambria Math" w:eastAsia="宋体" w:hAnsi="Cambria Math" w:cs="Times New Roman"/>
                  <w:kern w:val="0"/>
                  <w:sz w:val="24"/>
                  <w:szCs w:val="24"/>
                </w:rPr>
              </w:del>
            </m:ctrlPr>
          </m:sSubPr>
          <m:e>
            <m:r>
              <w:del w:id="1734" w:author="Zhang Li" w:date="2022-06-12T14:02:00Z">
                <w:rPr>
                  <w:rFonts w:ascii="Cambria Math" w:eastAsia="宋体" w:hAnsi="Cambria Math" w:cs="Times New Roman"/>
                  <w:kern w:val="0"/>
                  <w:sz w:val="24"/>
                  <w:szCs w:val="24"/>
                </w:rPr>
                <m:t>t</m:t>
              </w:del>
            </m:r>
          </m:e>
          <m:sub>
            <m:r>
              <w:del w:id="1735" w:author="Zhang Li" w:date="2022-06-12T14:02:00Z">
                <m:rPr>
                  <m:sty m:val="p"/>
                </m:rPr>
                <w:rPr>
                  <w:rFonts w:ascii="Cambria Math" w:eastAsia="宋体" w:hAnsi="Cambria Math" w:cs="Times New Roman"/>
                  <w:kern w:val="0"/>
                  <w:sz w:val="24"/>
                  <w:szCs w:val="24"/>
                </w:rPr>
                <m:t>1</m:t>
              </w:del>
            </m:r>
            <m:sSub>
              <m:sSubPr>
                <m:ctrlPr>
                  <w:del w:id="1736" w:author="Zhang Li" w:date="2022-06-12T14:02:00Z">
                    <w:rPr>
                      <w:rFonts w:ascii="Cambria Math" w:eastAsia="宋体" w:hAnsi="Cambria Math" w:cs="Times New Roman"/>
                      <w:kern w:val="0"/>
                      <w:sz w:val="24"/>
                      <w:szCs w:val="24"/>
                    </w:rPr>
                  </w:del>
                </m:ctrlPr>
              </m:sSubPr>
              <m:e>
                <m:r>
                  <w:del w:id="1737" w:author="Zhang Li" w:date="2022-06-12T14:02:00Z">
                    <w:rPr>
                      <w:rFonts w:ascii="Cambria Math" w:eastAsia="宋体" w:hAnsi="Cambria Math" w:cs="Times New Roman"/>
                      <w:kern w:val="0"/>
                      <w:sz w:val="24"/>
                      <w:szCs w:val="24"/>
                    </w:rPr>
                    <m:t>m</m:t>
                  </w:del>
                </m:r>
              </m:e>
              <m:sub>
                <m:r>
                  <w:del w:id="1738" w:author="Zhang Li" w:date="2022-06-12T14:02:00Z">
                    <m:rPr>
                      <m:sty m:val="p"/>
                    </m:rPr>
                    <w:rPr>
                      <w:rFonts w:ascii="Cambria Math" w:eastAsia="宋体" w:hAnsi="Cambria Math" w:cs="Times New Roman"/>
                      <w:kern w:val="0"/>
                      <w:sz w:val="24"/>
                      <w:szCs w:val="24"/>
                    </w:rPr>
                    <m:t>1</m:t>
                  </w:del>
                </m:r>
              </m:sub>
            </m:sSub>
          </m:sub>
        </m:sSub>
      </m:oMath>
      <w:del w:id="1739"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1740" w:author="Zhang Li" w:date="2022-06-12T14:02:00Z">
            <w:rPr>
              <w:rFonts w:ascii="Cambria Math" w:eastAsia="宋体" w:hAnsi="Cambria Math" w:cs="Times New Roman"/>
              <w:kern w:val="0"/>
              <w:sz w:val="24"/>
              <w:szCs w:val="24"/>
            </w:rPr>
            <m:t>T</m:t>
          </w:del>
        </m:r>
        <m:sSub>
          <m:sSubPr>
            <m:ctrlPr>
              <w:del w:id="1741" w:author="Zhang Li" w:date="2022-06-12T14:02:00Z">
                <w:rPr>
                  <w:rFonts w:ascii="Cambria Math" w:eastAsia="宋体" w:hAnsi="Cambria Math" w:cs="Times New Roman"/>
                  <w:kern w:val="0"/>
                  <w:sz w:val="24"/>
                  <w:szCs w:val="24"/>
                </w:rPr>
              </w:del>
            </m:ctrlPr>
          </m:sSubPr>
          <m:e>
            <m:r>
              <w:del w:id="1742" w:author="Zhang Li" w:date="2022-06-12T14:02:00Z">
                <w:rPr>
                  <w:rFonts w:ascii="Cambria Math" w:eastAsia="宋体" w:hAnsi="Cambria Math" w:cs="Times New Roman"/>
                  <w:kern w:val="0"/>
                  <w:sz w:val="24"/>
                  <w:szCs w:val="24"/>
                </w:rPr>
                <m:t>s</m:t>
              </w:del>
            </m:r>
          </m:e>
          <m:sub>
            <m:r>
              <w:del w:id="1743" w:author="Zhang Li" w:date="2022-06-12T14:02:00Z">
                <m:rPr>
                  <m:sty m:val="p"/>
                </m:rPr>
                <w:rPr>
                  <w:rFonts w:ascii="Cambria Math" w:eastAsia="宋体" w:hAnsi="Cambria Math" w:cs="Times New Roman"/>
                  <w:kern w:val="0"/>
                  <w:sz w:val="24"/>
                  <w:szCs w:val="24"/>
                </w:rPr>
                <m:t>2</m:t>
              </w:del>
            </m:r>
          </m:sub>
        </m:sSub>
        <m:r>
          <w:del w:id="1744" w:author="Zhang Li" w:date="2022-06-12T14:02:00Z">
            <m:rPr>
              <m:sty m:val="p"/>
            </m:rPr>
            <w:rPr>
              <w:rFonts w:ascii="Cambria Math" w:eastAsia="宋体" w:hAnsi="Cambria Math" w:cs="Times New Roman"/>
              <w:kern w:val="0"/>
              <w:sz w:val="24"/>
              <w:szCs w:val="24"/>
            </w:rPr>
            <m:t>=</m:t>
          </w:del>
        </m:r>
        <m:sSub>
          <m:sSubPr>
            <m:ctrlPr>
              <w:del w:id="1745" w:author="Zhang Li" w:date="2022-06-12T14:02:00Z">
                <w:rPr>
                  <w:rFonts w:ascii="Cambria Math" w:eastAsia="宋体" w:hAnsi="Cambria Math" w:cs="Times New Roman"/>
                  <w:kern w:val="0"/>
                  <w:sz w:val="24"/>
                  <w:szCs w:val="24"/>
                </w:rPr>
              </w:del>
            </m:ctrlPr>
          </m:sSubPr>
          <m:e>
            <m:r>
              <w:del w:id="1746" w:author="Zhang Li" w:date="2022-06-12T14:02:00Z">
                <w:rPr>
                  <w:rFonts w:ascii="Cambria Math" w:eastAsia="宋体" w:hAnsi="Cambria Math" w:cs="Times New Roman"/>
                  <w:kern w:val="0"/>
                  <w:sz w:val="24"/>
                  <w:szCs w:val="24"/>
                </w:rPr>
                <m:t>t</m:t>
              </w:del>
            </m:r>
          </m:e>
          <m:sub>
            <m:r>
              <w:del w:id="1747" w:author="Zhang Li" w:date="2022-06-12T14:02:00Z">
                <m:rPr>
                  <m:sty m:val="p"/>
                </m:rPr>
                <w:rPr>
                  <w:rFonts w:ascii="Cambria Math" w:eastAsia="宋体" w:hAnsi="Cambria Math" w:cs="Times New Roman"/>
                  <w:kern w:val="0"/>
                  <w:sz w:val="24"/>
                  <w:szCs w:val="24"/>
                </w:rPr>
                <m:t>21</m:t>
              </w:del>
            </m:r>
          </m:sub>
        </m:sSub>
        <m:r>
          <w:del w:id="1748" w:author="Zhang Li" w:date="2022-06-12T14:02:00Z">
            <m:rPr>
              <m:sty m:val="p"/>
            </m:rPr>
            <w:rPr>
              <w:rFonts w:ascii="Cambria Math" w:eastAsia="宋体" w:hAnsi="Cambria Math" w:cs="Times New Roman"/>
              <w:kern w:val="0"/>
              <w:sz w:val="24"/>
              <w:szCs w:val="24"/>
            </w:rPr>
            <m:t>,</m:t>
          </w:del>
        </m:r>
        <m:sSub>
          <m:sSubPr>
            <m:ctrlPr>
              <w:del w:id="1749" w:author="Zhang Li" w:date="2022-06-12T14:02:00Z">
                <w:rPr>
                  <w:rFonts w:ascii="Cambria Math" w:eastAsia="宋体" w:hAnsi="Cambria Math" w:cs="Times New Roman"/>
                  <w:kern w:val="0"/>
                  <w:sz w:val="24"/>
                  <w:szCs w:val="24"/>
                </w:rPr>
              </w:del>
            </m:ctrlPr>
          </m:sSubPr>
          <m:e>
            <m:r>
              <w:del w:id="1750" w:author="Zhang Li" w:date="2022-06-12T14:02:00Z">
                <w:rPr>
                  <w:rFonts w:ascii="Cambria Math" w:eastAsia="宋体" w:hAnsi="Cambria Math" w:cs="Times New Roman"/>
                  <w:kern w:val="0"/>
                  <w:sz w:val="24"/>
                  <w:szCs w:val="24"/>
                </w:rPr>
                <m:t>t</m:t>
              </w:del>
            </m:r>
          </m:e>
          <m:sub>
            <m:r>
              <w:del w:id="1751" w:author="Zhang Li" w:date="2022-06-12T14:02:00Z">
                <m:rPr>
                  <m:sty m:val="p"/>
                </m:rPr>
                <w:rPr>
                  <w:rFonts w:ascii="Cambria Math" w:eastAsia="宋体" w:hAnsi="Cambria Math" w:cs="Times New Roman"/>
                  <w:kern w:val="0"/>
                  <w:sz w:val="24"/>
                  <w:szCs w:val="24"/>
                </w:rPr>
                <m:t>22</m:t>
              </w:del>
            </m:r>
          </m:sub>
        </m:sSub>
        <m:r>
          <w:del w:id="1752" w:author="Zhang Li" w:date="2022-06-12T14:02:00Z">
            <m:rPr>
              <m:sty m:val="p"/>
            </m:rPr>
            <w:rPr>
              <w:rFonts w:ascii="Cambria Math" w:eastAsia="宋体" w:hAnsi="Cambria Math" w:cs="Times New Roman"/>
              <w:kern w:val="0"/>
              <w:sz w:val="24"/>
              <w:szCs w:val="24"/>
            </w:rPr>
            <m:t>,⋯,</m:t>
          </w:del>
        </m:r>
        <m:sSub>
          <m:sSubPr>
            <m:ctrlPr>
              <w:del w:id="1753" w:author="Zhang Li" w:date="2022-06-12T14:02:00Z">
                <w:rPr>
                  <w:rFonts w:ascii="Cambria Math" w:eastAsia="宋体" w:hAnsi="Cambria Math" w:cs="Times New Roman"/>
                  <w:kern w:val="0"/>
                  <w:sz w:val="24"/>
                  <w:szCs w:val="24"/>
                </w:rPr>
              </w:del>
            </m:ctrlPr>
          </m:sSubPr>
          <m:e>
            <m:r>
              <w:del w:id="1754" w:author="Zhang Li" w:date="2022-06-12T14:02:00Z">
                <w:rPr>
                  <w:rFonts w:ascii="Cambria Math" w:eastAsia="宋体" w:hAnsi="Cambria Math" w:cs="Times New Roman"/>
                  <w:kern w:val="0"/>
                  <w:sz w:val="24"/>
                  <w:szCs w:val="24"/>
                </w:rPr>
                <m:t>t</m:t>
              </w:del>
            </m:r>
          </m:e>
          <m:sub>
            <m:r>
              <w:del w:id="1755" w:author="Zhang Li" w:date="2022-06-12T14:02:00Z">
                <m:rPr>
                  <m:sty m:val="p"/>
                </m:rPr>
                <w:rPr>
                  <w:rFonts w:ascii="Cambria Math" w:eastAsia="宋体" w:hAnsi="Cambria Math" w:cs="Times New Roman"/>
                  <w:kern w:val="0"/>
                  <w:sz w:val="24"/>
                  <w:szCs w:val="24"/>
                </w:rPr>
                <m:t>2</m:t>
              </w:del>
            </m:r>
            <m:sSub>
              <m:sSubPr>
                <m:ctrlPr>
                  <w:del w:id="1756" w:author="Zhang Li" w:date="2022-06-12T14:02:00Z">
                    <w:rPr>
                      <w:rFonts w:ascii="Cambria Math" w:eastAsia="宋体" w:hAnsi="Cambria Math" w:cs="Times New Roman"/>
                      <w:kern w:val="0"/>
                      <w:sz w:val="24"/>
                      <w:szCs w:val="24"/>
                    </w:rPr>
                  </w:del>
                </m:ctrlPr>
              </m:sSubPr>
              <m:e>
                <m:r>
                  <w:del w:id="1757" w:author="Zhang Li" w:date="2022-06-12T14:02:00Z">
                    <w:rPr>
                      <w:rFonts w:ascii="Cambria Math" w:eastAsia="宋体" w:hAnsi="Cambria Math" w:cs="Times New Roman"/>
                      <w:kern w:val="0"/>
                      <w:sz w:val="24"/>
                      <w:szCs w:val="24"/>
                    </w:rPr>
                    <m:t>m</m:t>
                  </w:del>
                </m:r>
              </m:e>
              <m:sub>
                <m:r>
                  <w:del w:id="1758" w:author="Zhang Li" w:date="2022-06-12T14:02:00Z">
                    <m:rPr>
                      <m:sty m:val="p"/>
                    </m:rPr>
                    <w:rPr>
                      <w:rFonts w:ascii="Cambria Math" w:eastAsia="宋体" w:hAnsi="Cambria Math" w:cs="Times New Roman"/>
                      <w:kern w:val="0"/>
                      <w:sz w:val="24"/>
                      <w:szCs w:val="24"/>
                    </w:rPr>
                    <m:t>2</m:t>
                  </w:del>
                </m:r>
              </m:sub>
            </m:sSub>
          </m:sub>
        </m:sSub>
      </m:oMath>
      <w:del w:id="1759"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1760" w:author="Zhang Li" w:date="2022-06-12T14:02:00Z">
            <w:rPr>
              <w:rFonts w:ascii="Cambria Math" w:eastAsia="宋体" w:hAnsi="Cambria Math" w:cs="Times New Roman"/>
              <w:kern w:val="0"/>
              <w:sz w:val="24"/>
              <w:szCs w:val="24"/>
            </w:rPr>
            <m:t xml:space="preserve"> </m:t>
          </w:del>
        </m:r>
        <m:sSubSup>
          <m:sSubSupPr>
            <m:ctrlPr>
              <w:del w:id="1761" w:author="Zhang Li" w:date="2022-06-12T14:02:00Z">
                <w:rPr>
                  <w:rFonts w:ascii="Cambria Math" w:eastAsia="宋体" w:hAnsi="Cambria Math" w:cs="Times New Roman"/>
                  <w:kern w:val="0"/>
                  <w:sz w:val="24"/>
                  <w:szCs w:val="24"/>
                </w:rPr>
              </w:del>
            </m:ctrlPr>
          </m:sSubSupPr>
          <m:e>
            <m:r>
              <w:del w:id="1762" w:author="Zhang Li" w:date="2022-06-12T14:02:00Z">
                <w:rPr>
                  <w:rFonts w:ascii="Cambria Math" w:eastAsia="宋体" w:hAnsi="Cambria Math" w:cs="Times New Roman"/>
                  <w:kern w:val="0"/>
                  <w:sz w:val="24"/>
                  <w:szCs w:val="24"/>
                </w:rPr>
                <m:t>T</m:t>
              </w:del>
            </m:r>
          </m:e>
          <m:sub>
            <m:r>
              <w:del w:id="1763" w:author="Zhang Li" w:date="2022-06-12T14:02:00Z">
                <w:rPr>
                  <w:rFonts w:ascii="Cambria Math" w:eastAsia="宋体" w:hAnsi="Cambria Math" w:cs="Times New Roman"/>
                  <w:kern w:val="0"/>
                  <w:sz w:val="24"/>
                  <w:szCs w:val="24"/>
                </w:rPr>
                <m:t>avg</m:t>
              </w:del>
            </m:r>
          </m:sub>
          <m:sup>
            <m:r>
              <w:del w:id="1764" w:author="Zhang Li" w:date="2022-06-12T14:02:00Z">
                <m:rPr>
                  <m:sty m:val="p"/>
                </m:rPr>
                <w:rPr>
                  <w:rFonts w:ascii="Cambria Math" w:eastAsia="宋体" w:hAnsi="Cambria Math" w:cs="Times New Roman"/>
                  <w:kern w:val="0"/>
                  <w:sz w:val="24"/>
                  <w:szCs w:val="24"/>
                </w:rPr>
                <m:t>1</m:t>
              </w:del>
            </m:r>
          </m:sup>
        </m:sSubSup>
        <m:r>
          <w:del w:id="1765" w:author="Zhang Li" w:date="2022-06-12T14:02:00Z">
            <m:rPr>
              <m:sty m:val="p"/>
            </m:rPr>
            <w:rPr>
              <w:rFonts w:ascii="Cambria Math" w:eastAsia="宋体" w:hAnsi="Cambria Math" w:cs="Times New Roman"/>
              <w:kern w:val="0"/>
              <w:sz w:val="24"/>
              <w:szCs w:val="24"/>
            </w:rPr>
            <m:t>=</m:t>
          </w:del>
        </m:r>
        <m:f>
          <m:fPr>
            <m:ctrlPr>
              <w:del w:id="1766" w:author="Zhang Li" w:date="2022-06-12T14:02:00Z">
                <w:rPr>
                  <w:rFonts w:ascii="Cambria Math" w:eastAsia="宋体" w:hAnsi="Cambria Math" w:cs="Times New Roman"/>
                  <w:kern w:val="0"/>
                  <w:sz w:val="24"/>
                  <w:szCs w:val="24"/>
                </w:rPr>
              </w:del>
            </m:ctrlPr>
          </m:fPr>
          <m:num>
            <m:nary>
              <m:naryPr>
                <m:chr m:val="∑"/>
                <m:limLoc m:val="undOvr"/>
                <m:ctrlPr>
                  <w:del w:id="1767" w:author="Zhang Li" w:date="2022-06-12T14:02:00Z">
                    <w:rPr>
                      <w:rFonts w:ascii="Cambria Math" w:eastAsia="宋体" w:hAnsi="Cambria Math" w:cs="Times New Roman"/>
                      <w:kern w:val="0"/>
                      <w:sz w:val="24"/>
                      <w:szCs w:val="24"/>
                    </w:rPr>
                  </w:del>
                </m:ctrlPr>
              </m:naryPr>
              <m:sub>
                <m:r>
                  <w:del w:id="1768" w:author="Zhang Li" w:date="2022-06-12T14:02:00Z">
                    <w:rPr>
                      <w:rFonts w:ascii="Cambria Math" w:eastAsia="宋体" w:hAnsi="Cambria Math" w:cs="Times New Roman"/>
                      <w:kern w:val="0"/>
                      <w:sz w:val="24"/>
                      <w:szCs w:val="24"/>
                    </w:rPr>
                    <m:t>i</m:t>
                  </w:del>
                </m:r>
                <m:r>
                  <w:del w:id="1769" w:author="Zhang Li" w:date="2022-06-12T14:02:00Z">
                    <m:rPr>
                      <m:sty m:val="p"/>
                    </m:rPr>
                    <w:rPr>
                      <w:rFonts w:ascii="Cambria Math" w:eastAsia="宋体" w:hAnsi="Cambria Math" w:cs="Times New Roman"/>
                      <w:kern w:val="0"/>
                      <w:sz w:val="24"/>
                      <w:szCs w:val="24"/>
                    </w:rPr>
                    <m:t xml:space="preserve">=1 </m:t>
                  </w:del>
                </m:r>
              </m:sub>
              <m:sup>
                <m:sSub>
                  <m:sSubPr>
                    <m:ctrlPr>
                      <w:del w:id="1770" w:author="Zhang Li" w:date="2022-06-12T14:02:00Z">
                        <w:rPr>
                          <w:rFonts w:ascii="Cambria Math" w:eastAsia="宋体" w:hAnsi="Cambria Math" w:cs="Times New Roman"/>
                          <w:kern w:val="0"/>
                          <w:sz w:val="24"/>
                          <w:szCs w:val="24"/>
                        </w:rPr>
                      </w:del>
                    </m:ctrlPr>
                  </m:sSubPr>
                  <m:e>
                    <m:r>
                      <w:del w:id="1771" w:author="Zhang Li" w:date="2022-06-12T14:02:00Z">
                        <w:rPr>
                          <w:rFonts w:ascii="Cambria Math" w:eastAsia="宋体" w:hAnsi="Cambria Math" w:cs="Times New Roman"/>
                          <w:kern w:val="0"/>
                          <w:sz w:val="24"/>
                          <w:szCs w:val="24"/>
                        </w:rPr>
                        <m:t>m</m:t>
                      </w:del>
                    </m:r>
                  </m:e>
                  <m:sub>
                    <m:r>
                      <w:del w:id="1772" w:author="Zhang Li" w:date="2022-06-12T14:02:00Z">
                        <m:rPr>
                          <m:sty m:val="p"/>
                        </m:rPr>
                        <w:rPr>
                          <w:rFonts w:ascii="Cambria Math" w:eastAsia="宋体" w:hAnsi="Cambria Math" w:cs="Times New Roman"/>
                          <w:kern w:val="0"/>
                          <w:sz w:val="24"/>
                          <w:szCs w:val="24"/>
                        </w:rPr>
                        <m:t>1</m:t>
                      </w:del>
                    </m:r>
                  </m:sub>
                </m:sSub>
              </m:sup>
              <m:e>
                <m:sSub>
                  <m:sSubPr>
                    <m:ctrlPr>
                      <w:del w:id="1773" w:author="Zhang Li" w:date="2022-06-12T14:02:00Z">
                        <w:rPr>
                          <w:rFonts w:ascii="Cambria Math" w:eastAsia="宋体" w:hAnsi="Cambria Math" w:cs="Times New Roman"/>
                          <w:kern w:val="0"/>
                          <w:sz w:val="24"/>
                          <w:szCs w:val="24"/>
                        </w:rPr>
                      </w:del>
                    </m:ctrlPr>
                  </m:sSubPr>
                  <m:e>
                    <m:r>
                      <w:del w:id="1774" w:author="Zhang Li" w:date="2022-06-12T14:02:00Z">
                        <w:rPr>
                          <w:rFonts w:ascii="Cambria Math" w:eastAsia="宋体" w:hAnsi="Cambria Math" w:cs="Times New Roman"/>
                          <w:kern w:val="0"/>
                          <w:sz w:val="24"/>
                          <w:szCs w:val="24"/>
                        </w:rPr>
                        <m:t>t</m:t>
                      </w:del>
                    </m:r>
                  </m:e>
                  <m:sub>
                    <m:r>
                      <w:del w:id="1775" w:author="Zhang Li" w:date="2022-06-12T14:02:00Z">
                        <w:rPr>
                          <w:rFonts w:ascii="Cambria Math" w:eastAsia="宋体" w:hAnsi="Cambria Math" w:cs="Times New Roman"/>
                          <w:kern w:val="0"/>
                          <w:sz w:val="24"/>
                          <w:szCs w:val="24"/>
                        </w:rPr>
                        <m:t>i</m:t>
                      </w:del>
                    </m:r>
                  </m:sub>
                </m:sSub>
              </m:e>
            </m:nary>
          </m:num>
          <m:den>
            <m:sSub>
              <m:sSubPr>
                <m:ctrlPr>
                  <w:del w:id="1776" w:author="Zhang Li" w:date="2022-06-12T14:02:00Z">
                    <w:rPr>
                      <w:rFonts w:ascii="Cambria Math" w:eastAsia="宋体" w:hAnsi="Cambria Math" w:cs="Times New Roman"/>
                      <w:kern w:val="0"/>
                      <w:sz w:val="24"/>
                      <w:szCs w:val="24"/>
                    </w:rPr>
                  </w:del>
                </m:ctrlPr>
              </m:sSubPr>
              <m:e>
                <m:r>
                  <w:del w:id="1777" w:author="Zhang Li" w:date="2022-06-12T14:02:00Z">
                    <w:rPr>
                      <w:rFonts w:ascii="Cambria Math" w:eastAsia="宋体" w:hAnsi="Cambria Math" w:cs="Times New Roman"/>
                      <w:kern w:val="0"/>
                      <w:sz w:val="24"/>
                      <w:szCs w:val="24"/>
                    </w:rPr>
                    <m:t>m</m:t>
                  </w:del>
                </m:r>
              </m:e>
              <m:sub>
                <m:r>
                  <w:del w:id="1778" w:author="Zhang Li" w:date="2022-06-12T14:02:00Z">
                    <m:rPr>
                      <m:sty m:val="p"/>
                    </m:rPr>
                    <w:rPr>
                      <w:rFonts w:ascii="Cambria Math" w:eastAsia="宋体" w:hAnsi="Cambria Math" w:cs="Times New Roman"/>
                      <w:kern w:val="0"/>
                      <w:sz w:val="24"/>
                      <w:szCs w:val="24"/>
                    </w:rPr>
                    <m:t>1</m:t>
                  </w:del>
                </m:r>
              </m:sub>
            </m:sSub>
          </m:den>
        </m:f>
      </m:oMath>
      <w:del w:id="1779"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1780" w:author="Zhang Li" w:date="2022-06-12T14:02:00Z">
                <w:rPr>
                  <w:rFonts w:ascii="Cambria Math" w:eastAsia="宋体" w:hAnsi="Cambria Math" w:cs="Times New Roman"/>
                  <w:kern w:val="0"/>
                  <w:sz w:val="24"/>
                  <w:szCs w:val="24"/>
                </w:rPr>
              </w:del>
            </m:ctrlPr>
          </m:sSubSupPr>
          <m:e>
            <m:r>
              <w:del w:id="1781" w:author="Zhang Li" w:date="2022-06-12T14:02:00Z">
                <w:rPr>
                  <w:rFonts w:ascii="Cambria Math" w:eastAsia="宋体" w:hAnsi="Cambria Math" w:cs="Times New Roman"/>
                  <w:kern w:val="0"/>
                  <w:sz w:val="24"/>
                  <w:szCs w:val="24"/>
                </w:rPr>
                <m:t>T</m:t>
              </w:del>
            </m:r>
          </m:e>
          <m:sub>
            <m:r>
              <w:del w:id="1782" w:author="Zhang Li" w:date="2022-06-12T14:02:00Z">
                <w:rPr>
                  <w:rFonts w:ascii="Cambria Math" w:eastAsia="宋体" w:hAnsi="Cambria Math" w:cs="Times New Roman"/>
                  <w:kern w:val="0"/>
                  <w:sz w:val="24"/>
                  <w:szCs w:val="24"/>
                </w:rPr>
                <m:t>avg</m:t>
              </w:del>
            </m:r>
          </m:sub>
          <m:sup>
            <m:r>
              <w:del w:id="1783" w:author="Zhang Li" w:date="2022-06-12T14:02:00Z">
                <m:rPr>
                  <m:sty m:val="p"/>
                </m:rPr>
                <w:rPr>
                  <w:rFonts w:ascii="Cambria Math" w:eastAsia="宋体" w:hAnsi="Cambria Math" w:cs="Times New Roman"/>
                  <w:kern w:val="0"/>
                  <w:sz w:val="24"/>
                  <w:szCs w:val="24"/>
                </w:rPr>
                <m:t>2</m:t>
              </w:del>
            </m:r>
          </m:sup>
        </m:sSubSup>
        <m:r>
          <w:del w:id="1784" w:author="Zhang Li" w:date="2022-06-12T14:02:00Z">
            <m:rPr>
              <m:sty m:val="p"/>
            </m:rPr>
            <w:rPr>
              <w:rFonts w:ascii="Cambria Math" w:eastAsia="宋体" w:hAnsi="Cambria Math" w:cs="Times New Roman"/>
              <w:kern w:val="0"/>
              <w:sz w:val="24"/>
              <w:szCs w:val="24"/>
            </w:rPr>
            <m:t>=</m:t>
          </w:del>
        </m:r>
        <m:f>
          <m:fPr>
            <m:ctrlPr>
              <w:del w:id="1785" w:author="Zhang Li" w:date="2022-06-12T14:02:00Z">
                <w:rPr>
                  <w:rFonts w:ascii="Cambria Math" w:eastAsia="宋体" w:hAnsi="Cambria Math" w:cs="Times New Roman"/>
                  <w:kern w:val="0"/>
                  <w:sz w:val="24"/>
                  <w:szCs w:val="24"/>
                </w:rPr>
              </w:del>
            </m:ctrlPr>
          </m:fPr>
          <m:num>
            <m:nary>
              <m:naryPr>
                <m:chr m:val="∑"/>
                <m:limLoc m:val="undOvr"/>
                <m:ctrlPr>
                  <w:del w:id="1786" w:author="Zhang Li" w:date="2022-06-12T14:02:00Z">
                    <w:rPr>
                      <w:rFonts w:ascii="Cambria Math" w:eastAsia="宋体" w:hAnsi="Cambria Math" w:cs="Times New Roman"/>
                      <w:kern w:val="0"/>
                      <w:sz w:val="24"/>
                      <w:szCs w:val="24"/>
                    </w:rPr>
                  </w:del>
                </m:ctrlPr>
              </m:naryPr>
              <m:sub>
                <m:r>
                  <w:del w:id="1787" w:author="Zhang Li" w:date="2022-06-12T14:02:00Z">
                    <w:rPr>
                      <w:rFonts w:ascii="Cambria Math" w:eastAsia="宋体" w:hAnsi="Cambria Math" w:cs="Times New Roman"/>
                      <w:kern w:val="0"/>
                      <w:sz w:val="24"/>
                      <w:szCs w:val="24"/>
                    </w:rPr>
                    <m:t>i</m:t>
                  </w:del>
                </m:r>
                <m:r>
                  <w:del w:id="1788" w:author="Zhang Li" w:date="2022-06-12T14:02:00Z">
                    <m:rPr>
                      <m:sty m:val="p"/>
                    </m:rPr>
                    <w:rPr>
                      <w:rFonts w:ascii="Cambria Math" w:eastAsia="宋体" w:hAnsi="Cambria Math" w:cs="Times New Roman"/>
                      <w:kern w:val="0"/>
                      <w:sz w:val="24"/>
                      <w:szCs w:val="24"/>
                    </w:rPr>
                    <m:t xml:space="preserve">=1 </m:t>
                  </w:del>
                </m:r>
              </m:sub>
              <m:sup>
                <m:sSub>
                  <m:sSubPr>
                    <m:ctrlPr>
                      <w:del w:id="1789" w:author="Zhang Li" w:date="2022-06-12T14:02:00Z">
                        <w:rPr>
                          <w:rFonts w:ascii="Cambria Math" w:eastAsia="宋体" w:hAnsi="Cambria Math" w:cs="Times New Roman"/>
                          <w:kern w:val="0"/>
                          <w:sz w:val="24"/>
                          <w:szCs w:val="24"/>
                        </w:rPr>
                      </w:del>
                    </m:ctrlPr>
                  </m:sSubPr>
                  <m:e>
                    <m:r>
                      <w:del w:id="1790" w:author="Zhang Li" w:date="2022-06-12T14:02:00Z">
                        <w:rPr>
                          <w:rFonts w:ascii="Cambria Math" w:eastAsia="宋体" w:hAnsi="Cambria Math" w:cs="Times New Roman"/>
                          <w:kern w:val="0"/>
                          <w:sz w:val="24"/>
                          <w:szCs w:val="24"/>
                        </w:rPr>
                        <m:t>m</m:t>
                      </w:del>
                    </m:r>
                  </m:e>
                  <m:sub>
                    <m:r>
                      <w:del w:id="1791" w:author="Zhang Li" w:date="2022-06-12T14:02:00Z">
                        <m:rPr>
                          <m:sty m:val="p"/>
                        </m:rPr>
                        <w:rPr>
                          <w:rFonts w:ascii="Cambria Math" w:eastAsia="宋体" w:hAnsi="Cambria Math" w:cs="Times New Roman"/>
                          <w:kern w:val="0"/>
                          <w:sz w:val="24"/>
                          <w:szCs w:val="24"/>
                        </w:rPr>
                        <m:t>2</m:t>
                      </w:del>
                    </m:r>
                  </m:sub>
                </m:sSub>
              </m:sup>
              <m:e>
                <m:sSub>
                  <m:sSubPr>
                    <m:ctrlPr>
                      <w:del w:id="1792" w:author="Zhang Li" w:date="2022-06-12T14:02:00Z">
                        <w:rPr>
                          <w:rFonts w:ascii="Cambria Math" w:eastAsia="宋体" w:hAnsi="Cambria Math" w:cs="Times New Roman"/>
                          <w:kern w:val="0"/>
                          <w:sz w:val="24"/>
                          <w:szCs w:val="24"/>
                        </w:rPr>
                      </w:del>
                    </m:ctrlPr>
                  </m:sSubPr>
                  <m:e>
                    <m:r>
                      <w:del w:id="1793" w:author="Zhang Li" w:date="2022-06-12T14:02:00Z">
                        <w:rPr>
                          <w:rFonts w:ascii="Cambria Math" w:eastAsia="宋体" w:hAnsi="Cambria Math" w:cs="Times New Roman"/>
                          <w:kern w:val="0"/>
                          <w:sz w:val="24"/>
                          <w:szCs w:val="24"/>
                        </w:rPr>
                        <m:t>t</m:t>
                      </w:del>
                    </m:r>
                  </m:e>
                  <m:sub>
                    <m:r>
                      <w:del w:id="1794" w:author="Zhang Li" w:date="2022-06-12T14:02:00Z">
                        <w:rPr>
                          <w:rFonts w:ascii="Cambria Math" w:eastAsia="宋体" w:hAnsi="Cambria Math" w:cs="Times New Roman"/>
                          <w:kern w:val="0"/>
                          <w:sz w:val="24"/>
                          <w:szCs w:val="24"/>
                        </w:rPr>
                        <m:t>i</m:t>
                      </w:del>
                    </m:r>
                  </m:sub>
                </m:sSub>
              </m:e>
            </m:nary>
          </m:num>
          <m:den>
            <m:sSub>
              <m:sSubPr>
                <m:ctrlPr>
                  <w:del w:id="1795" w:author="Zhang Li" w:date="2022-06-12T14:02:00Z">
                    <w:rPr>
                      <w:rFonts w:ascii="Cambria Math" w:eastAsia="宋体" w:hAnsi="Cambria Math" w:cs="Times New Roman"/>
                      <w:kern w:val="0"/>
                      <w:sz w:val="24"/>
                      <w:szCs w:val="24"/>
                    </w:rPr>
                  </w:del>
                </m:ctrlPr>
              </m:sSubPr>
              <m:e>
                <m:r>
                  <w:del w:id="1796" w:author="Zhang Li" w:date="2022-06-12T14:02:00Z">
                    <w:rPr>
                      <w:rFonts w:ascii="Cambria Math" w:eastAsia="宋体" w:hAnsi="Cambria Math" w:cs="Times New Roman"/>
                      <w:kern w:val="0"/>
                      <w:sz w:val="24"/>
                      <w:szCs w:val="24"/>
                    </w:rPr>
                    <m:t>m</m:t>
                  </w:del>
                </m:r>
              </m:e>
              <m:sub>
                <m:r>
                  <w:del w:id="1797" w:author="Zhang Li" w:date="2022-06-12T14:02:00Z">
                    <m:rPr>
                      <m:sty m:val="p"/>
                    </m:rPr>
                    <w:rPr>
                      <w:rFonts w:ascii="Cambria Math" w:eastAsia="宋体" w:hAnsi="Cambria Math" w:cs="Times New Roman"/>
                      <w:kern w:val="0"/>
                      <w:sz w:val="24"/>
                      <w:szCs w:val="24"/>
                    </w:rPr>
                    <m:t>2</m:t>
                  </w:del>
                </m:r>
              </m:sub>
            </m:sSub>
          </m:den>
        </m:f>
      </m:oMath>
      <w:del w:id="1798"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1799" w:author="Zhang Li" w:date="2022-06-12T14:02:00Z">
                <w:rPr>
                  <w:rFonts w:ascii="Cambria Math" w:eastAsia="宋体" w:hAnsi="Cambria Math" w:cs="Times New Roman"/>
                  <w:kern w:val="0"/>
                  <w:sz w:val="24"/>
                  <w:szCs w:val="24"/>
                </w:rPr>
              </w:del>
            </m:ctrlPr>
          </m:sSubSupPr>
          <m:e>
            <m:r>
              <w:del w:id="1800" w:author="Zhang Li" w:date="2022-06-12T14:02:00Z">
                <w:rPr>
                  <w:rFonts w:ascii="Cambria Math" w:eastAsia="宋体" w:hAnsi="Cambria Math" w:cs="Times New Roman"/>
                  <w:kern w:val="0"/>
                  <w:sz w:val="24"/>
                  <w:szCs w:val="24"/>
                </w:rPr>
                <m:t>T</m:t>
              </w:del>
            </m:r>
          </m:e>
          <m:sub>
            <m:r>
              <w:del w:id="1801" w:author="Zhang Li" w:date="2022-06-12T14:02:00Z">
                <w:rPr>
                  <w:rFonts w:ascii="Cambria Math" w:eastAsia="宋体" w:hAnsi="Cambria Math" w:cs="Times New Roman"/>
                  <w:kern w:val="0"/>
                  <w:sz w:val="24"/>
                  <w:szCs w:val="24"/>
                </w:rPr>
                <m:t>avg</m:t>
              </w:del>
            </m:r>
          </m:sub>
          <m:sup>
            <m:r>
              <w:del w:id="1802" w:author="Zhang Li" w:date="2022-06-12T14:02:00Z">
                <m:rPr>
                  <m:sty m:val="p"/>
                </m:rPr>
                <w:rPr>
                  <w:rFonts w:ascii="Cambria Math" w:eastAsia="宋体" w:hAnsi="Cambria Math" w:cs="Times New Roman"/>
                  <w:kern w:val="0"/>
                  <w:sz w:val="24"/>
                  <w:szCs w:val="24"/>
                </w:rPr>
                <m:t>1</m:t>
              </w:del>
            </m:r>
          </m:sup>
        </m:sSubSup>
        <m:r>
          <w:del w:id="1803" w:author="Zhang Li" w:date="2022-06-12T14:02:00Z">
            <m:rPr>
              <m:sty m:val="p"/>
            </m:rPr>
            <w:rPr>
              <w:rFonts w:ascii="Cambria Math" w:eastAsia="宋体" w:hAnsi="Cambria Math" w:cs="Times New Roman"/>
              <w:kern w:val="0"/>
              <w:sz w:val="24"/>
              <w:szCs w:val="24"/>
            </w:rPr>
            <m:t>&lt;</m:t>
          </w:del>
        </m:r>
        <m:sSubSup>
          <m:sSubSupPr>
            <m:ctrlPr>
              <w:del w:id="1804" w:author="Zhang Li" w:date="2022-06-12T14:02:00Z">
                <w:rPr>
                  <w:rFonts w:ascii="Cambria Math" w:eastAsia="宋体" w:hAnsi="Cambria Math" w:cs="Times New Roman"/>
                  <w:kern w:val="0"/>
                  <w:sz w:val="24"/>
                  <w:szCs w:val="24"/>
                </w:rPr>
              </w:del>
            </m:ctrlPr>
          </m:sSubSupPr>
          <m:e>
            <m:r>
              <w:del w:id="1805" w:author="Zhang Li" w:date="2022-06-12T14:02:00Z">
                <w:rPr>
                  <w:rFonts w:ascii="Cambria Math" w:eastAsia="宋体" w:hAnsi="Cambria Math" w:cs="Times New Roman"/>
                  <w:kern w:val="0"/>
                  <w:sz w:val="24"/>
                  <w:szCs w:val="24"/>
                </w:rPr>
                <m:t>T</m:t>
              </w:del>
            </m:r>
          </m:e>
          <m:sub>
            <m:r>
              <w:del w:id="1806" w:author="Zhang Li" w:date="2022-06-12T14:02:00Z">
                <w:rPr>
                  <w:rFonts w:ascii="Cambria Math" w:eastAsia="宋体" w:hAnsi="Cambria Math" w:cs="Times New Roman"/>
                  <w:kern w:val="0"/>
                  <w:sz w:val="24"/>
                  <w:szCs w:val="24"/>
                </w:rPr>
                <m:t>avg</m:t>
              </w:del>
            </m:r>
          </m:sub>
          <m:sup>
            <m:r>
              <w:del w:id="1807" w:author="Zhang Li" w:date="2022-06-12T14:02:00Z">
                <m:rPr>
                  <m:sty m:val="p"/>
                </m:rPr>
                <w:rPr>
                  <w:rFonts w:ascii="Cambria Math" w:eastAsia="宋体" w:hAnsi="Cambria Math" w:cs="Times New Roman"/>
                  <w:kern w:val="0"/>
                  <w:sz w:val="24"/>
                  <w:szCs w:val="24"/>
                </w:rPr>
                <m:t>2</m:t>
              </w:del>
            </m:r>
          </m:sup>
        </m:sSubSup>
      </m:oMath>
      <w:del w:id="1808"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1809" w:author="Zhang Li" w:date="2022-06-12T14:02:00Z">
            <w:rPr>
              <w:rFonts w:ascii="Cambria Math" w:eastAsia="宋体" w:hAnsi="Cambria Math" w:cs="Times New Roman"/>
              <w:kern w:val="0"/>
              <w:sz w:val="24"/>
              <w:szCs w:val="24"/>
            </w:rPr>
            <m:t>Sig</m:t>
          </w:del>
        </m:r>
        <m:sSub>
          <m:sSubPr>
            <m:ctrlPr>
              <w:del w:id="1810" w:author="Zhang Li" w:date="2022-06-12T14:02:00Z">
                <w:rPr>
                  <w:rFonts w:ascii="Cambria Math" w:eastAsia="宋体" w:hAnsi="Cambria Math" w:cs="Times New Roman"/>
                  <w:kern w:val="0"/>
                  <w:sz w:val="24"/>
                  <w:szCs w:val="24"/>
                </w:rPr>
              </w:del>
            </m:ctrlPr>
          </m:sSubPr>
          <m:e>
            <m:r>
              <w:del w:id="1811" w:author="Zhang Li" w:date="2022-06-12T14:02:00Z">
                <w:rPr>
                  <w:rFonts w:ascii="Cambria Math" w:eastAsia="宋体" w:hAnsi="Cambria Math" w:cs="Times New Roman"/>
                  <w:kern w:val="0"/>
                  <w:sz w:val="24"/>
                  <w:szCs w:val="24"/>
                </w:rPr>
                <m:t>s</m:t>
              </w:del>
            </m:r>
          </m:e>
          <m:sub>
            <m:r>
              <w:del w:id="1812" w:author="Zhang Li" w:date="2022-06-12T14:02:00Z">
                <m:rPr>
                  <m:sty m:val="p"/>
                </m:rPr>
                <w:rPr>
                  <w:rFonts w:ascii="Cambria Math" w:eastAsia="宋体" w:hAnsi="Cambria Math" w:cs="Times New Roman"/>
                  <w:kern w:val="0"/>
                  <w:sz w:val="24"/>
                  <w:szCs w:val="24"/>
                </w:rPr>
                <m:t>1</m:t>
              </w:del>
            </m:r>
          </m:sub>
        </m:sSub>
      </m:oMath>
      <w:del w:id="1813"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1814"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1815" w:author="Zhang Li" w:date="2022-06-12T14:10:00Z">
            <m:rPr>
              <m:sty m:val="p"/>
            </m:rPr>
            <w:rPr>
              <w:rFonts w:ascii="Cambria Math" w:eastAsia="宋体" w:hAnsi="Cambria Math" w:cs="Times New Roman"/>
              <w:kern w:val="0"/>
              <w:sz w:val="24"/>
              <w:szCs w:val="24"/>
              <w:highlight w:val="yellow"/>
            </w:rPr>
            <m:t>⌈</m:t>
          </w:del>
        </m:r>
        <m:f>
          <m:fPr>
            <m:ctrlPr>
              <w:del w:id="1816" w:author="Zhang Li" w:date="2022-06-12T14:10:00Z">
                <w:rPr>
                  <w:rFonts w:ascii="Cambria Math" w:eastAsia="宋体" w:hAnsi="Cambria Math" w:cs="Times New Roman"/>
                  <w:kern w:val="0"/>
                  <w:sz w:val="24"/>
                  <w:szCs w:val="24"/>
                  <w:highlight w:val="yellow"/>
                </w:rPr>
              </w:del>
            </m:ctrlPr>
          </m:fPr>
          <m:num>
            <m:r>
              <w:del w:id="1817" w:author="Zhang Li" w:date="2022-06-12T14:10:00Z">
                <w:rPr>
                  <w:rFonts w:ascii="Cambria Math" w:eastAsia="宋体" w:hAnsi="Cambria Math" w:cs="Times New Roman"/>
                  <w:kern w:val="0"/>
                  <w:sz w:val="24"/>
                  <w:szCs w:val="24"/>
                  <w:highlight w:val="yellow"/>
                </w:rPr>
                <m:t>N+1</m:t>
              </w:del>
            </m:r>
          </m:num>
          <m:den>
            <m:r>
              <w:del w:id="1818" w:author="Zhang Li" w:date="2022-06-12T14:10:00Z">
                <m:rPr>
                  <m:sty m:val="p"/>
                </m:rPr>
                <w:rPr>
                  <w:rFonts w:ascii="Cambria Math" w:eastAsia="宋体" w:hAnsi="Cambria Math" w:cs="Times New Roman"/>
                  <w:kern w:val="0"/>
                  <w:sz w:val="24"/>
                  <w:szCs w:val="24"/>
                  <w:highlight w:val="yellow"/>
                </w:rPr>
                <m:t>2</m:t>
              </w:del>
            </m:r>
          </m:den>
        </m:f>
        <m:r>
          <w:del w:id="1819" w:author="Zhang Li" w:date="2022-06-12T14:10:00Z">
            <m:rPr>
              <m:sty m:val="p"/>
            </m:rPr>
            <w:rPr>
              <w:rFonts w:ascii="Cambria Math" w:eastAsia="宋体" w:hAnsi="Cambria Math" w:cs="Times New Roman"/>
              <w:kern w:val="0"/>
              <w:sz w:val="24"/>
              <w:szCs w:val="24"/>
              <w:highlight w:val="yellow"/>
            </w:rPr>
            <m:t>⌉</m:t>
          </w:del>
        </m:r>
      </m:oMath>
      <w:del w:id="1820"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1821" w:author="Zhang Li" w:date="2022-06-12T14:10:00Z">
            <m:rPr>
              <m:sty m:val="p"/>
            </m:rPr>
            <w:rPr>
              <w:rFonts w:ascii="Cambria Math" w:eastAsia="宋体" w:hAnsi="Cambria Math" w:cs="Times New Roman"/>
              <w:kern w:val="0"/>
              <w:sz w:val="24"/>
              <w:szCs w:val="24"/>
              <w:highlight w:val="yellow"/>
            </w:rPr>
            <m:t>⌈</m:t>
          </w:del>
        </m:r>
        <m:f>
          <m:fPr>
            <m:ctrlPr>
              <w:del w:id="1822" w:author="Zhang Li" w:date="2022-06-12T14:10:00Z">
                <w:rPr>
                  <w:rFonts w:ascii="Cambria Math" w:eastAsia="宋体" w:hAnsi="Cambria Math" w:cs="Times New Roman"/>
                  <w:kern w:val="0"/>
                  <w:sz w:val="24"/>
                  <w:szCs w:val="24"/>
                  <w:highlight w:val="yellow"/>
                </w:rPr>
              </w:del>
            </m:ctrlPr>
          </m:fPr>
          <m:num>
            <m:r>
              <w:del w:id="1823" w:author="Zhang Li" w:date="2022-06-12T14:10:00Z">
                <w:rPr>
                  <w:rFonts w:ascii="Cambria Math" w:eastAsia="宋体" w:hAnsi="Cambria Math" w:cs="Times New Roman"/>
                  <w:kern w:val="0"/>
                  <w:sz w:val="24"/>
                  <w:szCs w:val="24"/>
                  <w:highlight w:val="yellow"/>
                </w:rPr>
                <m:t>N+1</m:t>
              </w:del>
            </m:r>
          </m:num>
          <m:den>
            <m:r>
              <w:del w:id="1824" w:author="Zhang Li" w:date="2022-06-12T14:10:00Z">
                <m:rPr>
                  <m:sty m:val="p"/>
                </m:rPr>
                <w:rPr>
                  <w:rFonts w:ascii="Cambria Math" w:eastAsia="宋体" w:hAnsi="Cambria Math" w:cs="Times New Roman"/>
                  <w:kern w:val="0"/>
                  <w:sz w:val="24"/>
                  <w:szCs w:val="24"/>
                  <w:highlight w:val="yellow"/>
                </w:rPr>
                <m:t>2</m:t>
              </w:del>
            </m:r>
          </m:den>
        </m:f>
        <m:r>
          <w:del w:id="1825" w:author="Zhang Li" w:date="2022-06-12T14:10:00Z">
            <m:rPr>
              <m:sty m:val="p"/>
            </m:rPr>
            <w:rPr>
              <w:rFonts w:ascii="Cambria Math" w:eastAsia="宋体" w:hAnsi="Cambria Math" w:cs="Times New Roman"/>
              <w:kern w:val="0"/>
              <w:sz w:val="24"/>
              <w:szCs w:val="24"/>
              <w:highlight w:val="yellow"/>
            </w:rPr>
            <m:t>⌉</m:t>
          </w:del>
        </m:r>
      </m:oMath>
      <w:del w:id="1826"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410EC9E2"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090F4018" w14:textId="67FE134C"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del w:id="1827" w:author="Zhang Li" w:date="2022-06-12T14:24:00Z">
        <w:r w:rsidDel="00B44054">
          <w:rPr>
            <w:rFonts w:ascii="Times New Roman" w:eastAsia="宋体" w:hAnsi="Times New Roman" w:cs="Times New Roman"/>
            <w:kern w:val="0"/>
            <w:sz w:val="24"/>
            <w:szCs w:val="24"/>
          </w:rPr>
          <w:delText>Reduction of</w:delText>
        </w:r>
      </w:del>
      <w:ins w:id="1828" w:author="Zhang Li" w:date="2022-06-12T14:24:00Z">
        <w:r w:rsidR="00B44054">
          <w:rPr>
            <w:rFonts w:ascii="Times New Roman" w:eastAsia="宋体" w:hAnsi="Times New Roman" w:cs="Times New Roman"/>
            <w:kern w:val="0"/>
            <w:sz w:val="24"/>
            <w:szCs w:val="24"/>
          </w:rPr>
          <w:t>R</w:t>
        </w:r>
      </w:ins>
      <w:ins w:id="1829"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active time will decrease the stability of nodes, which </w:t>
      </w:r>
      <w:del w:id="1830"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the </w:t>
      </w:r>
      <w:ins w:id="1831" w:author="Zhang Li" w:date="2022-06-12T14:28:00Z">
        <w:r w:rsidR="00B44054">
          <w:rPr>
            <w:rFonts w:ascii="Times New Roman" w:eastAsia="宋体" w:hAnsi="Times New Roman" w:cs="Times New Roman"/>
            <w:kern w:val="0"/>
            <w:sz w:val="24"/>
            <w:szCs w:val="24"/>
          </w:rPr>
          <w:t xml:space="preserve">elected </w:t>
        </w:r>
      </w:ins>
      <w:r>
        <w:rPr>
          <w:rFonts w:ascii="Times New Roman" w:eastAsia="宋体" w:hAnsi="Times New Roman" w:cs="Times New Roman"/>
          <w:kern w:val="0"/>
          <w:sz w:val="24"/>
          <w:szCs w:val="24"/>
        </w:rPr>
        <w:t>probability</w:t>
      </w:r>
      <w:del w:id="1832" w:author="Zhang Li" w:date="2022-06-12T14:28:00Z">
        <w:r w:rsidDel="00B44054">
          <w:rPr>
            <w:rFonts w:ascii="Times New Roman" w:eastAsia="宋体" w:hAnsi="Times New Roman" w:cs="Times New Roman"/>
            <w:kern w:val="0"/>
            <w:sz w:val="24"/>
            <w:szCs w:val="24"/>
          </w:rPr>
          <w:delText xml:space="preserve"> that </w:delText>
        </w:r>
      </w:del>
      <w:del w:id="1833" w:author="Zhang Li" w:date="2022-06-12T14:26:00Z">
        <w:r w:rsidDel="00B44054">
          <w:rPr>
            <w:rFonts w:ascii="Times New Roman" w:eastAsia="宋体" w:hAnsi="Times New Roman" w:cs="Times New Roman"/>
            <w:kern w:val="0"/>
            <w:sz w:val="24"/>
            <w:szCs w:val="24"/>
          </w:rPr>
          <w:delText xml:space="preserve">it is </w:delText>
        </w:r>
      </w:del>
      <w:del w:id="1834" w:author="Zhang Li" w:date="2022-06-12T14:28:00Z">
        <w:r w:rsidDel="00B44054">
          <w:rPr>
            <w:rFonts w:ascii="Times New Roman" w:eastAsia="宋体" w:hAnsi="Times New Roman" w:cs="Times New Roman"/>
            <w:kern w:val="0"/>
            <w:sz w:val="24"/>
            <w:szCs w:val="24"/>
          </w:rPr>
          <w:delText>elected as block proposer</w:delText>
        </w:r>
      </w:del>
      <w:ins w:id="1835" w:author="Zhang Li" w:date="2022-06-12T14:28:00Z">
        <w:r w:rsidR="00B44054">
          <w:rPr>
            <w:rFonts w:ascii="Times New Roman" w:eastAsia="宋体" w:hAnsi="Times New Roman" w:cs="Times New Roman"/>
            <w:kern w:val="0"/>
            <w:sz w:val="24"/>
            <w:szCs w:val="24"/>
          </w:rPr>
          <w:t xml:space="preserve"> of nodes</w:t>
        </w:r>
      </w:ins>
      <w:r>
        <w:rPr>
          <w:rFonts w:ascii="Times New Roman" w:eastAsia="宋体" w:hAnsi="Times New Roman" w:cs="Times New Roman"/>
          <w:kern w:val="0"/>
          <w:sz w:val="24"/>
          <w:szCs w:val="24"/>
        </w:rPr>
        <w:t>. In this way, there is lower chance to finalize an empty block in a round due to malicious nodes’ generation of invalid blocks or doing nothing before timeout</w:t>
      </w:r>
      <w:del w:id="1836" w:author="Zhang Li" w:date="2022-06-12T14:33:00Z">
        <w:r w:rsidDel="00B06A52">
          <w:rPr>
            <w:rFonts w:ascii="Times New Roman" w:eastAsia="宋体" w:hAnsi="Times New Roman" w:cs="Times New Roman"/>
            <w:kern w:val="0"/>
            <w:sz w:val="24"/>
            <w:szCs w:val="24"/>
          </w:rPr>
          <w:delText xml:space="preserve">, </w:delText>
        </w:r>
      </w:del>
      <w:ins w:id="1837" w:author="Zhang Li" w:date="2022-06-12T14:33:00Z">
        <w:r w:rsidR="00B06A52">
          <w:rPr>
            <w:rFonts w:ascii="Times New Roman" w:eastAsia="宋体" w:hAnsi="Times New Roman" w:cs="Times New Roman"/>
            <w:kern w:val="0"/>
            <w:sz w:val="24"/>
            <w:szCs w:val="24"/>
          </w:rPr>
          <w:t xml:space="preserve">. The more valid block finalized, the higher </w:t>
        </w:r>
      </w:ins>
      <w:del w:id="1838" w:author="Zhang Li" w:date="2022-06-12T14:33:00Z">
        <w:r w:rsidDel="00B06A52">
          <w:rPr>
            <w:rFonts w:ascii="Times New Roman" w:eastAsia="宋体" w:hAnsi="Times New Roman" w:cs="Times New Roman"/>
            <w:kern w:val="0"/>
            <w:sz w:val="24"/>
            <w:szCs w:val="24"/>
          </w:rPr>
          <w:delText xml:space="preserve">which will increase </w:delText>
        </w:r>
      </w:del>
      <w:del w:id="183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of blockchain system. </w:t>
      </w:r>
      <w:del w:id="1840"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11FC39C2"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w:t>
      </w:r>
      <w:r>
        <w:rPr>
          <w:rFonts w:ascii="Times New Roman" w:eastAsia="宋体" w:hAnsi="Times New Roman" w:cs="Times New Roman"/>
          <w:kern w:val="0"/>
          <w:sz w:val="24"/>
          <w:szCs w:val="24"/>
        </w:rPr>
        <w:lastRenderedPageBreak/>
        <w:t xml:space="preserve">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61FA7C07"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ins w:id="1841" w:author="Zhang Li" w:date="2022-06-12T14:37:00Z">
            <w:rPr>
              <w:rFonts w:ascii="Cambria Math" w:eastAsia="宋体" w:hAnsi="Cambria Math" w:cs="Times New Roman"/>
              <w:kern w:val="0"/>
              <w:sz w:val="24"/>
              <w:szCs w:val="24"/>
            </w:rPr>
            <m:t>v</m:t>
          </w:ins>
        </m:r>
        <m:r>
          <w:del w:id="1842" w:author="Zhang Li" w:date="2022-06-12T14:37:00Z">
            <w:rPr>
              <w:rFonts w:ascii="Cambria Math" w:eastAsia="宋体" w:hAnsi="Cambria Math" w:cs="Times New Roman"/>
              <w:kern w:val="0"/>
              <w:sz w:val="24"/>
              <w:szCs w:val="24"/>
            </w:rPr>
            <m:t>Nod</m:t>
          </w:del>
        </m:r>
        <m:sSub>
          <m:sSubPr>
            <m:ctrlPr>
              <w:del w:id="1843" w:author="Zhang Li" w:date="2022-06-12T14:37:00Z">
                <w:rPr>
                  <w:rFonts w:ascii="Cambria Math" w:eastAsia="宋体" w:hAnsi="Cambria Math" w:cs="Times New Roman"/>
                  <w:i/>
                  <w:kern w:val="0"/>
                  <w:sz w:val="24"/>
                  <w:szCs w:val="24"/>
                </w:rPr>
              </w:del>
            </m:ctrlPr>
          </m:sSubPr>
          <m:e>
            <m:r>
              <w:del w:id="1844" w:author="Zhang Li" w:date="2022-06-12T14:37:00Z">
                <w:rPr>
                  <w:rFonts w:ascii="Cambria Math" w:eastAsia="宋体" w:hAnsi="Cambria Math" w:cs="Times New Roman"/>
                  <w:kern w:val="0"/>
                  <w:sz w:val="24"/>
                  <w:szCs w:val="24"/>
                </w:rPr>
                <m:t>e</m:t>
              </w:del>
            </m:r>
          </m:e>
          <m:sub>
            <m:r>
              <w:del w:id="1845"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1846" w:author="Zhang Li" w:date="2022-06-12T14:38:00Z">
            <w:rPr>
              <w:rFonts w:ascii="Cambria Math" w:eastAsia="宋体" w:hAnsi="Cambria Math" w:cs="Times New Roman"/>
              <w:kern w:val="0"/>
              <w:sz w:val="24"/>
              <w:szCs w:val="24"/>
            </w:rPr>
            <m:t>Nod</m:t>
          </w:del>
        </m:r>
        <m:sSub>
          <m:sSubPr>
            <m:ctrlPr>
              <w:del w:id="1847" w:author="Zhang Li" w:date="2022-06-12T14:38:00Z">
                <w:rPr>
                  <w:rFonts w:ascii="Cambria Math" w:eastAsia="宋体" w:hAnsi="Cambria Math" w:cs="Times New Roman"/>
                  <w:i/>
                  <w:kern w:val="0"/>
                  <w:sz w:val="24"/>
                  <w:szCs w:val="24"/>
                </w:rPr>
              </w:del>
            </m:ctrlPr>
          </m:sSubPr>
          <m:e>
            <m:r>
              <w:del w:id="1848" w:author="Zhang Li" w:date="2022-06-12T14:38:00Z">
                <w:rPr>
                  <w:rFonts w:ascii="Cambria Math" w:eastAsia="宋体" w:hAnsi="Cambria Math" w:cs="Times New Roman"/>
                  <w:kern w:val="0"/>
                  <w:sz w:val="24"/>
                  <w:szCs w:val="24"/>
                </w:rPr>
                <m:t>e</m:t>
              </w:del>
            </m:r>
          </m:e>
          <m:sub>
            <m:r>
              <w:del w:id="1849" w:author="Zhang Li" w:date="2022-06-12T14:38:00Z">
                <w:rPr>
                  <w:rFonts w:ascii="Cambria Math" w:eastAsia="宋体" w:hAnsi="Cambria Math" w:cs="Times New Roman"/>
                  <w:kern w:val="0"/>
                  <w:sz w:val="24"/>
                  <w:szCs w:val="24"/>
                </w:rPr>
                <m:t>u</m:t>
              </w:del>
            </m:r>
          </m:sub>
        </m:sSub>
        <m:r>
          <w:ins w:id="1850"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1851" w:author="Zhang Li" w:date="2022-06-12T14:38:00Z">
            <w:rPr>
              <w:rFonts w:ascii="Cambria Math" w:eastAsia="宋体" w:hAnsi="Cambria Math" w:cs="Times New Roman"/>
              <w:kern w:val="0"/>
              <w:sz w:val="24"/>
              <w:szCs w:val="24"/>
            </w:rPr>
            <m:t>Nod</m:t>
          </w:del>
        </m:r>
        <m:sSub>
          <m:sSubPr>
            <m:ctrlPr>
              <w:del w:id="1852" w:author="Zhang Li" w:date="2022-06-12T14:38:00Z">
                <w:rPr>
                  <w:rFonts w:ascii="Cambria Math" w:eastAsia="宋体" w:hAnsi="Cambria Math" w:cs="Times New Roman"/>
                  <w:i/>
                  <w:kern w:val="0"/>
                  <w:sz w:val="24"/>
                  <w:szCs w:val="24"/>
                </w:rPr>
              </w:del>
            </m:ctrlPr>
          </m:sSubPr>
          <m:e>
            <m:r>
              <w:del w:id="1853" w:author="Zhang Li" w:date="2022-06-12T14:38:00Z">
                <w:rPr>
                  <w:rFonts w:ascii="Cambria Math" w:eastAsia="宋体" w:hAnsi="Cambria Math" w:cs="Times New Roman"/>
                  <w:kern w:val="0"/>
                  <w:sz w:val="24"/>
                  <w:szCs w:val="24"/>
                </w:rPr>
                <m:t>e</m:t>
              </w:del>
            </m:r>
          </m:e>
          <m:sub>
            <m:r>
              <w:del w:id="1854" w:author="Zhang Li" w:date="2022-06-12T14:38:00Z">
                <w:rPr>
                  <w:rFonts w:ascii="Cambria Math" w:eastAsia="宋体" w:hAnsi="Cambria Math" w:cs="Times New Roman"/>
                  <w:kern w:val="0"/>
                  <w:sz w:val="24"/>
                  <w:szCs w:val="24"/>
                </w:rPr>
                <m:t>v</m:t>
              </w:del>
            </m:r>
          </m:sub>
        </m:sSub>
        <m:r>
          <w:ins w:id="1855"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1856" w:author="Zhang Li" w:date="2022-06-12T14:38:00Z">
            <w:rPr>
              <w:rFonts w:ascii="Cambria Math" w:eastAsia="宋体" w:hAnsi="Cambria Math" w:cs="Times New Roman"/>
              <w:kern w:val="0"/>
              <w:sz w:val="24"/>
              <w:szCs w:val="24"/>
            </w:rPr>
            <m:t>v</m:t>
          </w:ins>
        </m:r>
        <m:r>
          <w:del w:id="1857" w:author="Zhang Li" w:date="2022-06-12T14:38:00Z">
            <w:rPr>
              <w:rFonts w:ascii="Cambria Math" w:eastAsia="宋体" w:hAnsi="Cambria Math" w:cs="Times New Roman"/>
              <w:kern w:val="0"/>
              <w:sz w:val="24"/>
              <w:szCs w:val="24"/>
            </w:rPr>
            <m:t>Nod</m:t>
          </w:del>
        </m:r>
        <m:sSub>
          <m:sSubPr>
            <m:ctrlPr>
              <w:del w:id="1858" w:author="Zhang Li" w:date="2022-06-12T14:38:00Z">
                <w:rPr>
                  <w:rFonts w:ascii="Cambria Math" w:eastAsia="宋体" w:hAnsi="Cambria Math" w:cs="Times New Roman"/>
                  <w:i/>
                  <w:kern w:val="0"/>
                  <w:sz w:val="24"/>
                  <w:szCs w:val="24"/>
                </w:rPr>
              </w:del>
            </m:ctrlPr>
          </m:sSubPr>
          <m:e>
            <m:r>
              <w:del w:id="1859" w:author="Zhang Li" w:date="2022-06-12T14:38:00Z">
                <w:rPr>
                  <w:rFonts w:ascii="Cambria Math" w:eastAsia="宋体" w:hAnsi="Cambria Math" w:cs="Times New Roman"/>
                  <w:kern w:val="0"/>
                  <w:sz w:val="24"/>
                  <w:szCs w:val="24"/>
                </w:rPr>
                <m:t>e</m:t>
              </w:del>
            </m:r>
          </m:e>
          <m:sub>
            <m:r>
              <w:del w:id="1860"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succeed in receiving a block from </w:t>
      </w:r>
      <m:oMath>
        <m:r>
          <w:del w:id="1861" w:author="Zhang Li" w:date="2022-06-12T14:38:00Z">
            <w:rPr>
              <w:rFonts w:ascii="Cambria Math" w:eastAsia="宋体" w:hAnsi="Cambria Math" w:cs="Times New Roman"/>
              <w:kern w:val="0"/>
              <w:sz w:val="24"/>
              <w:szCs w:val="24"/>
            </w:rPr>
            <m:t>Nod</m:t>
          </w:del>
        </m:r>
        <m:sSub>
          <m:sSubPr>
            <m:ctrlPr>
              <w:del w:id="1862" w:author="Zhang Li" w:date="2022-06-12T14:38:00Z">
                <w:rPr>
                  <w:rFonts w:ascii="Cambria Math" w:eastAsia="宋体" w:hAnsi="Cambria Math" w:cs="Times New Roman"/>
                  <w:i/>
                  <w:kern w:val="0"/>
                  <w:sz w:val="24"/>
                  <w:szCs w:val="24"/>
                </w:rPr>
              </w:del>
            </m:ctrlPr>
          </m:sSubPr>
          <m:e>
            <m:r>
              <w:del w:id="1863" w:author="Zhang Li" w:date="2022-06-12T14:38:00Z">
                <w:rPr>
                  <w:rFonts w:ascii="Cambria Math" w:eastAsia="宋体" w:hAnsi="Cambria Math" w:cs="Times New Roman"/>
                  <w:kern w:val="0"/>
                  <w:sz w:val="24"/>
                  <w:szCs w:val="24"/>
                </w:rPr>
                <m:t>e</m:t>
              </w:del>
            </m:r>
          </m:e>
          <m:sub>
            <m:r>
              <w:del w:id="1864" w:author="Zhang Li" w:date="2022-06-12T14:38:00Z">
                <w:rPr>
                  <w:rFonts w:ascii="Cambria Math" w:eastAsia="宋体" w:hAnsi="Cambria Math" w:cs="Times New Roman"/>
                  <w:kern w:val="0"/>
                  <w:sz w:val="24"/>
                  <w:szCs w:val="24"/>
                </w:rPr>
                <m:t>u</m:t>
              </w:del>
            </m:r>
          </m:sub>
        </m:sSub>
        <m:r>
          <w:ins w:id="186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w:t>
      </w:r>
      <w:r w:rsidR="00CA5769">
        <w:rPr>
          <w:rFonts w:ascii="Times New Roman" w:eastAsia="宋体" w:hAnsi="Times New Roman" w:cs="Times New Roman"/>
          <w:kern w:val="0"/>
          <w:sz w:val="24"/>
          <w:szCs w:val="24"/>
        </w:rPr>
        <w:t xml:space="preserve">For a consensus node, the consumed power for transmitting a small number of blocks will be lower than </w:t>
      </w:r>
      <w:r w:rsidR="00CA5769" w:rsidRPr="00760B77">
        <w:rPr>
          <w:rFonts w:ascii="Times New Roman" w:eastAsia="宋体" w:hAnsi="Times New Roman" w:cs="Times New Roman"/>
          <w:kern w:val="0"/>
          <w:sz w:val="24"/>
          <w:szCs w:val="24"/>
        </w:rPr>
        <w:t>that for transmitting large number of blocks</w:t>
      </w:r>
      <w:r w:rsidR="00CA5769">
        <w:rPr>
          <w:rFonts w:ascii="Times New Roman" w:eastAsia="宋体" w:hAnsi="Times New Roman" w:cs="Times New Roman"/>
          <w:kern w:val="0"/>
          <w:sz w:val="24"/>
          <w:szCs w:val="24"/>
        </w:rPr>
        <w:t>. The mechanism</w:t>
      </w:r>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762E20EE" w14:textId="63FC3FF6"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78DDD920"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1866"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 and attacks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lastRenderedPageBreak/>
        <w:t>Performance Analysis</w:t>
      </w:r>
    </w:p>
    <w:p w14:paraId="31951B3A" w14:textId="3058177D"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1867" w:author="Zhang Li" w:date="2022-06-12T14:47:00Z">
        <w:r>
          <w:rPr>
            <w:rFonts w:ascii="Times New Roman" w:eastAsia="宋体" w:hAnsi="Times New Roman" w:cs="Times New Roman"/>
            <w:kern w:val="0"/>
            <w:sz w:val="24"/>
            <w:szCs w:val="24"/>
          </w:rPr>
          <w:t>success probability and consensus latency, which is an important metric to measure the performance of a blockchain system</w:t>
        </w:r>
      </w:ins>
      <w:del w:id="1868"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1869" w:author="Zhang Li" w:date="2022-06-12T14:48:00Z">
        <w:r>
          <w:rPr>
            <w:rFonts w:ascii="Times New Roman" w:eastAsia="宋体" w:hAnsi="Times New Roman" w:cs="Times New Roman"/>
            <w:kern w:val="0"/>
            <w:sz w:val="24"/>
            <w:szCs w:val="24"/>
          </w:rPr>
          <w:t>.</w:t>
        </w:r>
      </w:ins>
    </w:p>
    <w:p w14:paraId="71FFE58C" w14:textId="5C5A65D8"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1870" w:author="Zhang Li" w:date="2022-06-12T14:49:00Z">
        <w:r w:rsidR="0031098F">
          <w:rPr>
            <w:rFonts w:ascii="Times New Roman" w:eastAsia="黑体" w:hAnsi="Times New Roman" w:cs="Times New Roman"/>
            <w:sz w:val="24"/>
            <w:szCs w:val="24"/>
          </w:rPr>
          <w:t>Success Probability</w:t>
        </w:r>
        <w:r w:rsidR="0031098F" w:rsidRPr="004246D7">
          <w:rPr>
            <w:rFonts w:ascii="Times New Roman" w:eastAsia="黑体" w:hAnsi="Times New Roman" w:cs="Times New Roman"/>
            <w:sz w:val="24"/>
            <w:szCs w:val="24"/>
          </w:rPr>
          <w:t xml:space="preserve"> Analysis</w:t>
        </w:r>
      </w:ins>
    </w:p>
    <w:p w14:paraId="79D10E79" w14:textId="646DE2C4" w:rsidR="005312B7" w:rsidDel="005312B7" w:rsidRDefault="005312B7" w:rsidP="005312B7">
      <w:pPr>
        <w:spacing w:afterLines="50" w:after="156"/>
        <w:ind w:firstLine="420"/>
        <w:rPr>
          <w:del w:id="1871" w:author="Zhang Li" w:date="2022-06-12T14:50:00Z"/>
          <w:rFonts w:ascii="Times New Roman" w:eastAsia="宋体" w:hAnsi="Times New Roman" w:cs="Times New Roman"/>
          <w:kern w:val="0"/>
          <w:sz w:val="24"/>
          <w:szCs w:val="24"/>
        </w:rPr>
      </w:pPr>
      <w:del w:id="1872"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1873" w:author="Zhang Li" w:date="2022-06-12T14:50:00Z"/>
          <w:rFonts w:ascii="Times New Roman" w:eastAsia="宋体" w:hAnsi="Times New Roman" w:cs="Times New Roman"/>
          <w:kern w:val="0"/>
          <w:sz w:val="24"/>
          <w:szCs w:val="24"/>
        </w:rPr>
      </w:pPr>
      <m:oMathPara>
        <m:oMath>
          <m:r>
            <w:del w:id="1874" w:author="Zhang Li" w:date="2022-06-12T14:50:00Z">
              <w:rPr>
                <w:rFonts w:ascii="Cambria Math" w:eastAsia="宋体" w:hAnsi="Cambria Math" w:cs="Times New Roman"/>
                <w:kern w:val="0"/>
                <w:sz w:val="24"/>
                <w:szCs w:val="24"/>
              </w:rPr>
              <m:t xml:space="preserve">L= </m:t>
            </w:del>
          </m:r>
          <m:sSub>
            <m:sSubPr>
              <m:ctrlPr>
                <w:del w:id="1875" w:author="Zhang Li" w:date="2022-06-12T14:50:00Z">
                  <w:rPr>
                    <w:rFonts w:ascii="Cambria Math" w:eastAsia="宋体" w:hAnsi="Cambria Math" w:cs="Times New Roman"/>
                    <w:i/>
                    <w:kern w:val="0"/>
                    <w:sz w:val="24"/>
                    <w:szCs w:val="24"/>
                  </w:rPr>
                </w:del>
              </m:ctrlPr>
            </m:sSubPr>
            <m:e>
              <m:r>
                <w:del w:id="1876" w:author="Zhang Li" w:date="2022-06-12T14:50:00Z">
                  <w:rPr>
                    <w:rFonts w:ascii="Cambria Math" w:eastAsia="宋体" w:hAnsi="Cambria Math" w:cs="Times New Roman"/>
                    <w:kern w:val="0"/>
                    <w:sz w:val="24"/>
                    <w:szCs w:val="24"/>
                  </w:rPr>
                  <m:t>τ</m:t>
                </w:del>
              </m:r>
            </m:e>
            <m:sub>
              <m:r>
                <w:del w:id="1877" w:author="Zhang Li" w:date="2022-06-12T14:50:00Z">
                  <w:rPr>
                    <w:rFonts w:ascii="Cambria Math" w:eastAsia="宋体" w:hAnsi="Cambria Math" w:cs="Times New Roman"/>
                    <w:kern w:val="0"/>
                    <w:sz w:val="24"/>
                    <w:szCs w:val="24"/>
                  </w:rPr>
                  <m:t>o</m:t>
                </w:del>
              </m:r>
            </m:sub>
          </m:sSub>
          <m:r>
            <w:del w:id="1878" w:author="Zhang Li" w:date="2022-06-12T14:50:00Z">
              <w:rPr>
                <w:rFonts w:ascii="Cambria Math" w:eastAsia="宋体" w:hAnsi="Cambria Math" w:cs="Times New Roman"/>
                <w:kern w:val="0"/>
                <w:sz w:val="24"/>
                <w:szCs w:val="24"/>
              </w:rPr>
              <m:t>⋅</m:t>
            </w:del>
          </m:r>
          <m:nary>
            <m:naryPr>
              <m:chr m:val="∑"/>
              <m:limLoc m:val="undOvr"/>
              <m:ctrlPr>
                <w:del w:id="1879" w:author="Zhang Li" w:date="2022-06-12T14:50:00Z">
                  <w:rPr>
                    <w:rFonts w:ascii="Cambria Math" w:eastAsia="宋体" w:hAnsi="Cambria Math" w:cs="Times New Roman"/>
                    <w:i/>
                    <w:kern w:val="0"/>
                    <w:sz w:val="24"/>
                    <w:szCs w:val="24"/>
                  </w:rPr>
                </w:del>
              </m:ctrlPr>
            </m:naryPr>
            <m:sub>
              <m:r>
                <w:del w:id="1880" w:author="Zhang Li" w:date="2022-06-12T14:50:00Z">
                  <w:rPr>
                    <w:rFonts w:ascii="Cambria Math" w:eastAsia="宋体" w:hAnsi="Cambria Math" w:cs="Times New Roman"/>
                    <w:kern w:val="0"/>
                    <w:sz w:val="24"/>
                    <w:szCs w:val="24"/>
                  </w:rPr>
                  <m:t>i=0</m:t>
                </w:del>
              </m:r>
            </m:sub>
            <m:sup>
              <m:r>
                <w:del w:id="1881" w:author="Zhang Li" w:date="2022-06-12T14:50:00Z">
                  <w:rPr>
                    <w:rFonts w:ascii="Cambria Math" w:eastAsia="宋体" w:hAnsi="Cambria Math" w:cs="Times New Roman"/>
                    <w:kern w:val="0"/>
                    <w:sz w:val="24"/>
                    <w:szCs w:val="24"/>
                  </w:rPr>
                  <m:t>N+1</m:t>
                </w:del>
              </m:r>
            </m:sup>
            <m:e>
              <m:sSub>
                <m:sSubPr>
                  <m:ctrlPr>
                    <w:del w:id="1882" w:author="Zhang Li" w:date="2022-06-12T14:50:00Z">
                      <w:rPr>
                        <w:rFonts w:ascii="Cambria Math" w:eastAsia="宋体" w:hAnsi="Cambria Math" w:cs="Times New Roman"/>
                        <w:i/>
                        <w:kern w:val="0"/>
                        <w:sz w:val="24"/>
                        <w:szCs w:val="24"/>
                      </w:rPr>
                    </w:del>
                  </m:ctrlPr>
                </m:sSubPr>
                <m:e>
                  <m:r>
                    <w:del w:id="1883" w:author="Zhang Li" w:date="2022-06-12T14:50:00Z">
                      <w:rPr>
                        <w:rFonts w:ascii="Cambria Math" w:eastAsia="宋体" w:hAnsi="Cambria Math" w:cs="Times New Roman"/>
                        <w:kern w:val="0"/>
                        <w:sz w:val="24"/>
                        <w:szCs w:val="24"/>
                      </w:rPr>
                      <m:t>T</m:t>
                    </w:del>
                  </m:r>
                </m:e>
                <m:sub>
                  <m:r>
                    <w:del w:id="1884"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1885" w:author="Zhang Li" w:date="2022-06-12T14:50:00Z"/>
          <w:rFonts w:ascii="Times New Roman" w:eastAsia="宋体" w:hAnsi="Times New Roman" w:cs="Times New Roman"/>
          <w:kern w:val="0"/>
          <w:sz w:val="24"/>
          <w:szCs w:val="24"/>
        </w:rPr>
      </w:pPr>
      <w:del w:id="1886"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1887" w:author="Zhang Li" w:date="2022-06-12T14:50:00Z">
            <w:rPr>
              <w:rFonts w:ascii="Cambria Math" w:eastAsia="宋体" w:hAnsi="Cambria Math" w:cs="Times New Roman"/>
              <w:kern w:val="0"/>
              <w:sz w:val="24"/>
              <w:szCs w:val="24"/>
              <w:highlight w:val="yellow"/>
            </w:rPr>
            <m:t>ζ</m:t>
          </w:del>
        </m:r>
      </m:oMath>
      <w:del w:id="1888"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1889" w:author="Zhang Li" w:date="2022-06-12T14:50:00Z">
            <w:rPr>
              <w:rFonts w:ascii="Cambria Math" w:eastAsia="宋体" w:hAnsi="Cambria Math" w:cs="Times New Roman" w:hint="eastAsia"/>
              <w:kern w:val="0"/>
              <w:sz w:val="24"/>
              <w:szCs w:val="24"/>
              <w:highlight w:val="yellow"/>
            </w:rPr>
            <m:t>0</m:t>
          </w:del>
        </m:r>
        <m:r>
          <w:del w:id="1890" w:author="Zhang Li" w:date="2022-06-12T14:50:00Z">
            <w:rPr>
              <w:rFonts w:ascii="Cambria Math" w:eastAsia="宋体" w:hAnsi="Cambria Math" w:cs="Times New Roman" w:hint="eastAsia"/>
              <w:kern w:val="0"/>
              <w:sz w:val="24"/>
              <w:szCs w:val="24"/>
              <w:highlight w:val="yellow"/>
            </w:rPr>
            <m:t>≤</m:t>
          </w:del>
        </m:r>
        <m:r>
          <w:del w:id="1891" w:author="Zhang Li" w:date="2022-06-12T14:50:00Z">
            <w:rPr>
              <w:rFonts w:ascii="Cambria Math" w:eastAsia="宋体" w:hAnsi="Cambria Math" w:cs="Times New Roman" w:hint="eastAsia"/>
              <w:kern w:val="0"/>
              <w:sz w:val="24"/>
              <w:szCs w:val="24"/>
              <w:highlight w:val="yellow"/>
            </w:rPr>
            <m:t>ζ&lt;1</m:t>
          </w:del>
        </m:r>
      </m:oMath>
      <w:del w:id="1892"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1893" w:author="Zhang Li" w:date="2022-06-12T14:50:00Z">
            <w:rPr>
              <w:rFonts w:ascii="Cambria Math" w:eastAsia="宋体" w:hAnsi="Cambria Math" w:cs="Times New Roman"/>
              <w:kern w:val="0"/>
              <w:sz w:val="24"/>
              <w:szCs w:val="24"/>
            </w:rPr>
            <m:t xml:space="preserve">N+2 </m:t>
          </w:del>
        </m:r>
      </m:oMath>
      <w:del w:id="1894"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1895" w:author="Zhang Li" w:date="2022-06-12T14:50:00Z">
                <w:rPr>
                  <w:rFonts w:ascii="Cambria Math" w:eastAsia="宋体" w:hAnsi="Cambria Math" w:cs="Times New Roman"/>
                  <w:i/>
                  <w:kern w:val="0"/>
                  <w:sz w:val="24"/>
                  <w:szCs w:val="24"/>
                  <w:highlight w:val="yellow"/>
                </w:rPr>
              </w:del>
            </m:ctrlPr>
          </m:sSubPr>
          <m:e>
            <m:r>
              <w:del w:id="1896" w:author="Zhang Li" w:date="2022-06-12T14:50:00Z">
                <w:rPr>
                  <w:rFonts w:ascii="Cambria Math" w:eastAsia="宋体" w:hAnsi="Cambria Math" w:cs="Times New Roman"/>
                  <w:kern w:val="0"/>
                  <w:sz w:val="24"/>
                  <w:szCs w:val="24"/>
                  <w:highlight w:val="yellow"/>
                </w:rPr>
                <m:t>T</m:t>
              </w:del>
            </m:r>
          </m:e>
          <m:sub>
            <m:r>
              <w:del w:id="1897" w:author="Zhang Li" w:date="2022-06-12T14:50:00Z">
                <w:rPr>
                  <w:rFonts w:ascii="Cambria Math" w:eastAsia="宋体" w:hAnsi="Cambria Math" w:cs="Times New Roman"/>
                  <w:kern w:val="0"/>
                  <w:sz w:val="24"/>
                  <w:szCs w:val="24"/>
                  <w:highlight w:val="yellow"/>
                </w:rPr>
                <m:t>i</m:t>
              </w:del>
            </m:r>
          </m:sub>
        </m:sSub>
      </m:oMath>
      <w:del w:id="1898"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1899" w:author="Zhang Li" w:date="2022-06-12T14:50:00Z">
            <w:rPr>
              <w:rFonts w:ascii="Cambria Math" w:eastAsia="宋体" w:hAnsi="Cambria Math" w:cs="Times New Roman"/>
              <w:kern w:val="0"/>
              <w:sz w:val="24"/>
              <w:szCs w:val="24"/>
            </w:rPr>
            <m:t>M</m:t>
          </w:del>
        </m:r>
      </m:oMath>
      <w:del w:id="190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1901" w:author="Zhang Li" w:date="2022-06-12T14:50:00Z">
                <w:rPr>
                  <w:rFonts w:ascii="Cambria Math" w:eastAsia="宋体" w:hAnsi="Cambria Math" w:cs="Times New Roman"/>
                  <w:kern w:val="0"/>
                  <w:sz w:val="24"/>
                  <w:szCs w:val="24"/>
                </w:rPr>
              </w:del>
            </m:ctrlPr>
          </m:sSubPr>
          <m:e>
            <m:r>
              <w:del w:id="1902" w:author="Zhang Li" w:date="2022-06-12T14:50:00Z">
                <w:rPr>
                  <w:rFonts w:ascii="Cambria Math" w:eastAsia="宋体" w:hAnsi="Cambria Math" w:cs="Times New Roman"/>
                  <w:kern w:val="0"/>
                  <w:sz w:val="24"/>
                  <w:szCs w:val="24"/>
                </w:rPr>
                <m:t>D</m:t>
              </w:del>
            </m:r>
          </m:e>
          <m:sub>
            <m:r>
              <w:del w:id="1903" w:author="Zhang Li" w:date="2022-06-12T14:50:00Z">
                <m:rPr>
                  <m:sty m:val="p"/>
                </m:rPr>
                <w:rPr>
                  <w:rFonts w:ascii="Cambria Math" w:eastAsia="宋体" w:hAnsi="Cambria Math" w:cs="Times New Roman"/>
                  <w:kern w:val="0"/>
                  <w:sz w:val="24"/>
                  <w:szCs w:val="24"/>
                </w:rPr>
                <m:t>0</m:t>
              </w:del>
            </m:r>
          </m:sub>
        </m:sSub>
      </m:oMath>
      <w:del w:id="190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1905" w:author="Zhang Li" w:date="2022-06-12T14:50:00Z">
                <w:rPr>
                  <w:rFonts w:ascii="Cambria Math" w:eastAsia="宋体" w:hAnsi="Cambria Math" w:cs="Times New Roman"/>
                  <w:kern w:val="0"/>
                  <w:sz w:val="24"/>
                  <w:szCs w:val="24"/>
                </w:rPr>
              </w:del>
            </m:ctrlPr>
          </m:sSubPr>
          <m:e>
            <m:r>
              <w:del w:id="1906" w:author="Zhang Li" w:date="2022-06-12T14:50:00Z">
                <w:rPr>
                  <w:rFonts w:ascii="Cambria Math" w:eastAsia="宋体" w:hAnsi="Cambria Math" w:cs="Times New Roman"/>
                  <w:kern w:val="0"/>
                  <w:sz w:val="24"/>
                  <w:szCs w:val="24"/>
                </w:rPr>
                <m:t>D</m:t>
              </w:del>
            </m:r>
          </m:e>
          <m:sub>
            <m:r>
              <w:del w:id="1907" w:author="Zhang Li" w:date="2022-06-12T14:50:00Z">
                <w:rPr>
                  <w:rFonts w:ascii="Cambria Math" w:eastAsia="宋体" w:hAnsi="Cambria Math" w:cs="Times New Roman"/>
                  <w:kern w:val="0"/>
                  <w:sz w:val="24"/>
                  <w:szCs w:val="24"/>
                </w:rPr>
                <m:t>t</m:t>
              </w:del>
            </m:r>
          </m:sub>
        </m:sSub>
      </m:oMath>
      <w:del w:id="190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7E3AC4" w:rsidP="005312B7">
      <w:pPr>
        <w:spacing w:afterLines="50" w:after="156"/>
        <w:rPr>
          <w:del w:id="1909" w:author="Zhang Li" w:date="2022-06-12T14:50:00Z"/>
          <w:rFonts w:ascii="Times New Roman" w:eastAsia="宋体" w:hAnsi="Times New Roman" w:cs="Times New Roman"/>
          <w:kern w:val="0"/>
          <w:sz w:val="24"/>
          <w:szCs w:val="24"/>
        </w:rPr>
      </w:pPr>
      <m:oMathPara>
        <m:oMath>
          <m:sSub>
            <m:sSubPr>
              <m:ctrlPr>
                <w:del w:id="1910" w:author="Zhang Li" w:date="2022-06-12T14:50:00Z">
                  <w:rPr>
                    <w:rFonts w:ascii="Cambria Math" w:eastAsia="宋体" w:hAnsi="Cambria Math" w:cs="Times New Roman"/>
                    <w:i/>
                    <w:kern w:val="0"/>
                    <w:sz w:val="24"/>
                    <w:szCs w:val="24"/>
                  </w:rPr>
                </w:del>
              </m:ctrlPr>
            </m:sSubPr>
            <m:e>
              <m:r>
                <w:del w:id="1911" w:author="Zhang Li" w:date="2022-06-12T14:50:00Z">
                  <w:rPr>
                    <w:rFonts w:ascii="Cambria Math" w:eastAsia="宋体" w:hAnsi="Cambria Math" w:cs="Times New Roman"/>
                    <w:kern w:val="0"/>
                    <w:sz w:val="24"/>
                    <w:szCs w:val="24"/>
                  </w:rPr>
                  <m:t>L</m:t>
                </w:del>
              </m:r>
            </m:e>
            <m:sub>
              <m:r>
                <w:del w:id="1912" w:author="Zhang Li" w:date="2022-06-12T14:50:00Z">
                  <w:rPr>
                    <w:rFonts w:ascii="Cambria Math" w:eastAsia="宋体" w:hAnsi="Cambria Math" w:cs="Times New Roman"/>
                    <w:kern w:val="0"/>
                    <w:sz w:val="24"/>
                    <w:szCs w:val="24"/>
                  </w:rPr>
                  <m:t>max</m:t>
                </w:del>
              </m:r>
            </m:sub>
          </m:sSub>
          <m:r>
            <w:del w:id="1913" w:author="Zhang Li" w:date="2022-06-12T14:50:00Z">
              <w:rPr>
                <w:rFonts w:ascii="Cambria Math" w:eastAsia="宋体" w:hAnsi="Cambria Math" w:cs="Times New Roman"/>
                <w:kern w:val="0"/>
                <w:sz w:val="24"/>
                <w:szCs w:val="24"/>
              </w:rPr>
              <m:t>=</m:t>
            </w:del>
          </m:r>
          <m:sSubSup>
            <m:sSubSupPr>
              <m:ctrlPr>
                <w:del w:id="1914" w:author="Zhang Li" w:date="2022-06-12T14:50:00Z">
                  <w:rPr>
                    <w:rFonts w:ascii="Cambria Math" w:eastAsia="宋体" w:hAnsi="Cambria Math" w:cs="Times New Roman"/>
                    <w:i/>
                    <w:kern w:val="0"/>
                    <w:sz w:val="24"/>
                    <w:szCs w:val="24"/>
                  </w:rPr>
                </w:del>
              </m:ctrlPr>
            </m:sSubSupPr>
            <m:e>
              <m:sSub>
                <m:sSubPr>
                  <m:ctrlPr>
                    <w:del w:id="1915" w:author="Zhang Li" w:date="2022-06-12T14:50:00Z">
                      <w:rPr>
                        <w:rFonts w:ascii="Cambria Math" w:eastAsia="宋体" w:hAnsi="Cambria Math" w:cs="Times New Roman"/>
                        <w:i/>
                        <w:kern w:val="0"/>
                        <w:sz w:val="24"/>
                        <w:szCs w:val="24"/>
                      </w:rPr>
                    </w:del>
                  </m:ctrlPr>
                </m:sSubPr>
                <m:e>
                  <m:r>
                    <w:del w:id="1916" w:author="Zhang Li" w:date="2022-06-12T14:50:00Z">
                      <w:rPr>
                        <w:rFonts w:ascii="Cambria Math" w:eastAsia="宋体" w:hAnsi="Cambria Math" w:cs="Times New Roman"/>
                        <w:kern w:val="0"/>
                        <w:sz w:val="24"/>
                        <w:szCs w:val="24"/>
                      </w:rPr>
                      <m:t>τ</m:t>
                    </w:del>
                  </m:r>
                </m:e>
                <m:sub>
                  <m:r>
                    <w:del w:id="1917" w:author="Zhang Li" w:date="2022-06-12T14:50:00Z">
                      <w:rPr>
                        <w:rFonts w:ascii="Cambria Math" w:eastAsia="宋体" w:hAnsi="Cambria Math" w:cs="Times New Roman"/>
                        <w:kern w:val="0"/>
                        <w:sz w:val="24"/>
                        <w:szCs w:val="24"/>
                      </w:rPr>
                      <m:t>o</m:t>
                    </w:del>
                  </m:r>
                </m:sub>
              </m:sSub>
              <m:r>
                <w:del w:id="1918" w:author="Zhang Li" w:date="2022-06-12T14:50:00Z">
                  <w:rPr>
                    <w:rFonts w:ascii="Cambria Math" w:eastAsia="宋体" w:hAnsi="Cambria Math" w:cs="Times New Roman"/>
                    <w:kern w:val="0"/>
                    <w:sz w:val="24"/>
                    <w:szCs w:val="24"/>
                  </w:rPr>
                  <m:t>⋅T</m:t>
                </w:del>
              </m:r>
            </m:e>
            <m:sub>
              <m:r>
                <w:del w:id="1919" w:author="Zhang Li" w:date="2022-06-12T14:50:00Z">
                  <w:rPr>
                    <w:rFonts w:ascii="Cambria Math" w:eastAsia="宋体" w:hAnsi="Cambria Math" w:cs="Times New Roman"/>
                    <w:kern w:val="0"/>
                    <w:sz w:val="24"/>
                    <w:szCs w:val="24"/>
                  </w:rPr>
                  <m:t>B</m:t>
                </w:del>
              </m:r>
            </m:sub>
            <m:sup>
              <m:r>
                <w:del w:id="1920" w:author="Zhang Li" w:date="2022-06-12T14:50:00Z">
                  <w:rPr>
                    <w:rFonts w:ascii="Cambria Math" w:eastAsia="宋体" w:hAnsi="Cambria Math" w:cs="Times New Roman"/>
                    <w:kern w:val="0"/>
                    <w:sz w:val="24"/>
                    <w:szCs w:val="24"/>
                  </w:rPr>
                  <m:t>max</m:t>
                </w:del>
              </m:r>
            </m:sup>
          </m:sSubSup>
          <m:r>
            <w:del w:id="1921" w:author="Zhang Li" w:date="2022-06-12T14:50:00Z">
              <w:rPr>
                <w:rFonts w:ascii="Cambria Math" w:eastAsia="宋体" w:hAnsi="Cambria Math" w:cs="Times New Roman"/>
                <w:kern w:val="0"/>
                <w:sz w:val="24"/>
                <w:szCs w:val="24"/>
              </w:rPr>
              <m:t xml:space="preserve">+ </m:t>
            </w:del>
          </m:r>
          <m:sSub>
            <m:sSubPr>
              <m:ctrlPr>
                <w:del w:id="1922" w:author="Zhang Li" w:date="2022-06-12T14:50:00Z">
                  <w:rPr>
                    <w:rFonts w:ascii="Cambria Math" w:eastAsia="宋体" w:hAnsi="Cambria Math" w:cs="Times New Roman"/>
                    <w:i/>
                    <w:kern w:val="0"/>
                    <w:sz w:val="24"/>
                    <w:szCs w:val="24"/>
                  </w:rPr>
                </w:del>
              </m:ctrlPr>
            </m:sSubPr>
            <m:e>
              <m:r>
                <w:del w:id="1923" w:author="Zhang Li" w:date="2022-06-12T14:50:00Z">
                  <w:rPr>
                    <w:rFonts w:ascii="Cambria Math" w:eastAsia="宋体" w:hAnsi="Cambria Math" w:cs="Times New Roman"/>
                    <w:kern w:val="0"/>
                    <w:sz w:val="24"/>
                    <w:szCs w:val="24"/>
                  </w:rPr>
                  <m:t>τ</m:t>
                </w:del>
              </m:r>
            </m:e>
            <m:sub>
              <m:r>
                <w:del w:id="1924" w:author="Zhang Li" w:date="2022-06-12T14:50:00Z">
                  <w:rPr>
                    <w:rFonts w:ascii="Cambria Math" w:eastAsia="宋体" w:hAnsi="Cambria Math" w:cs="Times New Roman"/>
                    <w:kern w:val="0"/>
                    <w:sz w:val="24"/>
                    <w:szCs w:val="24"/>
                  </w:rPr>
                  <m:t>o</m:t>
                </w:del>
              </m:r>
            </m:sub>
          </m:sSub>
          <m:r>
            <w:del w:id="1925" w:author="Zhang Li" w:date="2022-06-12T14:50:00Z">
              <w:rPr>
                <w:rFonts w:ascii="Cambria Math" w:eastAsia="宋体" w:hAnsi="Cambria Math" w:cs="Times New Roman"/>
                <w:kern w:val="0"/>
                <w:sz w:val="24"/>
                <w:szCs w:val="24"/>
              </w:rPr>
              <m:t>⋅</m:t>
            </w:del>
          </m:r>
          <m:nary>
            <m:naryPr>
              <m:chr m:val="∑"/>
              <m:limLoc m:val="undOvr"/>
              <m:ctrlPr>
                <w:del w:id="1926" w:author="Zhang Li" w:date="2022-06-12T14:50:00Z">
                  <w:rPr>
                    <w:rFonts w:ascii="Cambria Math" w:eastAsia="宋体" w:hAnsi="Cambria Math" w:cs="Times New Roman"/>
                    <w:i/>
                    <w:kern w:val="0"/>
                    <w:sz w:val="24"/>
                    <w:szCs w:val="24"/>
                  </w:rPr>
                </w:del>
              </m:ctrlPr>
            </m:naryPr>
            <m:sub>
              <m:r>
                <w:del w:id="1927" w:author="Zhang Li" w:date="2022-06-12T14:50:00Z">
                  <w:rPr>
                    <w:rFonts w:ascii="Cambria Math" w:eastAsia="宋体" w:hAnsi="Cambria Math" w:cs="Times New Roman"/>
                    <w:kern w:val="0"/>
                    <w:sz w:val="24"/>
                    <w:szCs w:val="24"/>
                  </w:rPr>
                  <m:t>i=0</m:t>
                </w:del>
              </m:r>
            </m:sub>
            <m:sup>
              <m:r>
                <w:del w:id="1928" w:author="Zhang Li" w:date="2022-06-12T14:50:00Z">
                  <w:rPr>
                    <w:rFonts w:ascii="Cambria Math" w:eastAsia="宋体" w:hAnsi="Cambria Math" w:cs="Times New Roman"/>
                    <w:kern w:val="0"/>
                    <w:sz w:val="24"/>
                    <w:szCs w:val="24"/>
                  </w:rPr>
                  <m:t>N</m:t>
                </w:del>
              </m:r>
            </m:sup>
            <m:e>
              <m:sSubSup>
                <m:sSubSupPr>
                  <m:ctrlPr>
                    <w:del w:id="1929" w:author="Zhang Li" w:date="2022-06-12T14:50:00Z">
                      <w:rPr>
                        <w:rFonts w:ascii="Cambria Math" w:eastAsia="宋体" w:hAnsi="Cambria Math" w:cs="Times New Roman"/>
                        <w:i/>
                        <w:kern w:val="0"/>
                        <w:sz w:val="24"/>
                        <w:szCs w:val="24"/>
                      </w:rPr>
                    </w:del>
                  </m:ctrlPr>
                </m:sSubSupPr>
                <m:e>
                  <m:r>
                    <w:del w:id="1930" w:author="Zhang Li" w:date="2022-06-12T14:50:00Z">
                      <w:rPr>
                        <w:rFonts w:ascii="Cambria Math" w:eastAsia="宋体" w:hAnsi="Cambria Math" w:cs="Times New Roman"/>
                        <w:kern w:val="0"/>
                        <w:sz w:val="24"/>
                        <w:szCs w:val="24"/>
                      </w:rPr>
                      <m:t>T</m:t>
                    </w:del>
                  </m:r>
                </m:e>
                <m:sub>
                  <m:r>
                    <w:del w:id="1931" w:author="Zhang Li" w:date="2022-06-12T14:50:00Z">
                      <w:rPr>
                        <w:rFonts w:ascii="Cambria Math" w:eastAsia="宋体" w:hAnsi="Cambria Math" w:cs="Times New Roman"/>
                        <w:kern w:val="0"/>
                        <w:sz w:val="24"/>
                        <w:szCs w:val="24"/>
                      </w:rPr>
                      <m:t>sig</m:t>
                    </w:del>
                  </m:r>
                </m:sub>
                <m:sup>
                  <m:r>
                    <w:del w:id="1932"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1933" w:author="Zhang Li" w:date="2022-06-12T14:50:00Z"/>
          <w:rFonts w:ascii="Times New Roman" w:eastAsia="宋体" w:hAnsi="Times New Roman" w:cs="Times New Roman"/>
          <w:kern w:val="0"/>
          <w:sz w:val="24"/>
          <w:szCs w:val="24"/>
        </w:rPr>
      </w:pPr>
      <w:del w:id="1934"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1935" w:author="Zhang Li" w:date="2022-06-12T14:50:00Z">
                <w:rPr>
                  <w:rFonts w:ascii="Cambria Math" w:eastAsia="宋体" w:hAnsi="Cambria Math" w:cs="Times New Roman"/>
                  <w:i/>
                  <w:kern w:val="0"/>
                  <w:sz w:val="24"/>
                  <w:szCs w:val="24"/>
                </w:rPr>
              </w:del>
            </m:ctrlPr>
          </m:sSubSupPr>
          <m:e>
            <m:r>
              <w:del w:id="1936" w:author="Zhang Li" w:date="2022-06-12T14:50:00Z">
                <w:rPr>
                  <w:rFonts w:ascii="Cambria Math" w:eastAsia="宋体" w:hAnsi="Cambria Math" w:cs="Times New Roman"/>
                  <w:kern w:val="0"/>
                  <w:sz w:val="24"/>
                  <w:szCs w:val="24"/>
                </w:rPr>
                <m:t>T</m:t>
              </w:del>
            </m:r>
          </m:e>
          <m:sub>
            <m:r>
              <w:del w:id="1937" w:author="Zhang Li" w:date="2022-06-12T14:50:00Z">
                <w:rPr>
                  <w:rFonts w:ascii="Cambria Math" w:eastAsia="宋体" w:hAnsi="Cambria Math" w:cs="Times New Roman"/>
                  <w:kern w:val="0"/>
                  <w:sz w:val="24"/>
                  <w:szCs w:val="24"/>
                </w:rPr>
                <m:t>B</m:t>
              </w:del>
            </m:r>
          </m:sub>
          <m:sup>
            <m:r>
              <w:del w:id="1938" w:author="Zhang Li" w:date="2022-06-12T14:50:00Z">
                <w:rPr>
                  <w:rFonts w:ascii="Cambria Math" w:eastAsia="宋体" w:hAnsi="Cambria Math" w:cs="Times New Roman"/>
                  <w:kern w:val="0"/>
                  <w:sz w:val="24"/>
                  <w:szCs w:val="24"/>
                </w:rPr>
                <m:t>max</m:t>
              </w:del>
            </m:r>
          </m:sup>
        </m:sSubSup>
        <m:r>
          <w:del w:id="1939" w:author="Zhang Li" w:date="2022-06-12T14:50:00Z">
            <w:rPr>
              <w:rFonts w:ascii="Cambria Math" w:eastAsia="宋体" w:hAnsi="Cambria Math" w:cs="Times New Roman"/>
              <w:kern w:val="0"/>
              <w:sz w:val="24"/>
              <w:szCs w:val="24"/>
            </w:rPr>
            <m:t>=</m:t>
          </w:del>
        </m:r>
        <m:f>
          <m:fPr>
            <m:ctrlPr>
              <w:del w:id="1940" w:author="Zhang Li" w:date="2022-06-12T14:50:00Z">
                <w:rPr>
                  <w:rFonts w:ascii="Cambria Math" w:eastAsia="宋体" w:hAnsi="Cambria Math" w:cs="Times New Roman"/>
                  <w:kern w:val="0"/>
                  <w:sz w:val="24"/>
                  <w:szCs w:val="24"/>
                </w:rPr>
              </w:del>
            </m:ctrlPr>
          </m:fPr>
          <m:num>
            <m:sSub>
              <m:sSubPr>
                <m:ctrlPr>
                  <w:del w:id="1941" w:author="Zhang Li" w:date="2022-06-12T14:50:00Z">
                    <w:rPr>
                      <w:rFonts w:ascii="Cambria Math" w:eastAsia="宋体" w:hAnsi="Cambria Math" w:cs="Times New Roman"/>
                      <w:kern w:val="0"/>
                      <w:sz w:val="24"/>
                      <w:szCs w:val="24"/>
                    </w:rPr>
                  </w:del>
                </m:ctrlPr>
              </m:sSubPr>
              <m:e>
                <m:r>
                  <w:del w:id="1942" w:author="Zhang Li" w:date="2022-06-12T14:50:00Z">
                    <w:rPr>
                      <w:rFonts w:ascii="Cambria Math" w:eastAsia="宋体" w:hAnsi="Cambria Math" w:cs="Times New Roman"/>
                      <w:kern w:val="0"/>
                      <w:sz w:val="24"/>
                      <w:szCs w:val="24"/>
                    </w:rPr>
                    <m:t>D</m:t>
                  </w:del>
                </m:r>
              </m:e>
              <m:sub>
                <m:r>
                  <w:del w:id="1943" w:author="Zhang Li" w:date="2022-06-12T14:50:00Z">
                    <m:rPr>
                      <m:sty m:val="p"/>
                    </m:rPr>
                    <w:rPr>
                      <w:rFonts w:ascii="Cambria Math" w:eastAsia="宋体" w:hAnsi="Cambria Math" w:cs="Times New Roman"/>
                      <w:kern w:val="0"/>
                      <w:sz w:val="24"/>
                      <w:szCs w:val="24"/>
                    </w:rPr>
                    <m:t>0</m:t>
                  </w:del>
                </m:r>
              </m:sub>
            </m:sSub>
            <m:r>
              <w:del w:id="1944" w:author="Zhang Li" w:date="2022-06-12T14:50:00Z">
                <m:rPr>
                  <m:sty m:val="p"/>
                </m:rPr>
                <w:rPr>
                  <w:rFonts w:ascii="Cambria Math" w:eastAsia="宋体" w:hAnsi="Cambria Math" w:cs="Times New Roman"/>
                  <w:kern w:val="0"/>
                  <w:sz w:val="24"/>
                  <w:szCs w:val="24"/>
                </w:rPr>
                <m:t>+</m:t>
              </w:del>
            </m:r>
            <m:sSub>
              <m:sSubPr>
                <m:ctrlPr>
                  <w:del w:id="1945" w:author="Zhang Li" w:date="2022-06-12T14:50:00Z">
                    <w:rPr>
                      <w:rFonts w:ascii="Cambria Math" w:eastAsia="宋体" w:hAnsi="Cambria Math" w:cs="Times New Roman"/>
                      <w:kern w:val="0"/>
                      <w:sz w:val="24"/>
                      <w:szCs w:val="24"/>
                    </w:rPr>
                  </w:del>
                </m:ctrlPr>
              </m:sSubPr>
              <m:e>
                <m:r>
                  <w:del w:id="1946" w:author="Zhang Li" w:date="2022-06-12T14:50:00Z">
                    <w:rPr>
                      <w:rFonts w:ascii="Cambria Math" w:eastAsia="宋体" w:hAnsi="Cambria Math" w:cs="Times New Roman"/>
                      <w:kern w:val="0"/>
                      <w:sz w:val="24"/>
                      <w:szCs w:val="24"/>
                    </w:rPr>
                    <m:t>n</m:t>
                  </w:del>
                </m:r>
              </m:e>
              <m:sub>
                <m:r>
                  <w:del w:id="1947" w:author="Zhang Li" w:date="2022-06-12T14:50:00Z">
                    <w:rPr>
                      <w:rFonts w:ascii="Cambria Math" w:eastAsia="宋体" w:hAnsi="Cambria Math" w:cs="Times New Roman"/>
                      <w:kern w:val="0"/>
                      <w:sz w:val="24"/>
                      <w:szCs w:val="24"/>
                    </w:rPr>
                    <m:t>max</m:t>
                  </w:del>
                </m:r>
              </m:sub>
            </m:sSub>
            <m:r>
              <w:del w:id="1948" w:author="Zhang Li" w:date="2022-06-12T14:50:00Z">
                <m:rPr>
                  <m:sty m:val="p"/>
                </m:rPr>
                <w:rPr>
                  <w:rFonts w:ascii="Cambria Math" w:eastAsia="宋体" w:hAnsi="Cambria Math" w:cs="Times New Roman"/>
                  <w:kern w:val="0"/>
                  <w:sz w:val="24"/>
                  <w:szCs w:val="24"/>
                </w:rPr>
                <m:t>⋅</m:t>
              </w:del>
            </m:r>
            <m:sSub>
              <m:sSubPr>
                <m:ctrlPr>
                  <w:del w:id="1949" w:author="Zhang Li" w:date="2022-06-12T14:50:00Z">
                    <w:rPr>
                      <w:rFonts w:ascii="Cambria Math" w:eastAsia="宋体" w:hAnsi="Cambria Math" w:cs="Times New Roman"/>
                      <w:kern w:val="0"/>
                      <w:sz w:val="24"/>
                      <w:szCs w:val="24"/>
                    </w:rPr>
                  </w:del>
                </m:ctrlPr>
              </m:sSubPr>
              <m:e>
                <m:r>
                  <w:del w:id="1950" w:author="Zhang Li" w:date="2022-06-12T14:50:00Z">
                    <w:rPr>
                      <w:rFonts w:ascii="Cambria Math" w:eastAsia="宋体" w:hAnsi="Cambria Math" w:cs="Times New Roman"/>
                      <w:kern w:val="0"/>
                      <w:sz w:val="24"/>
                      <w:szCs w:val="24"/>
                    </w:rPr>
                    <m:t>D</m:t>
                  </w:del>
                </m:r>
              </m:e>
              <m:sub>
                <m:r>
                  <w:del w:id="1951" w:author="Zhang Li" w:date="2022-06-12T14:50:00Z">
                    <w:rPr>
                      <w:rFonts w:ascii="Cambria Math" w:eastAsia="宋体" w:hAnsi="Cambria Math" w:cs="Times New Roman"/>
                      <w:kern w:val="0"/>
                      <w:sz w:val="24"/>
                      <w:szCs w:val="24"/>
                    </w:rPr>
                    <m:t>t</m:t>
                  </w:del>
                </m:r>
              </m:sub>
            </m:sSub>
          </m:num>
          <m:den>
            <m:r>
              <w:del w:id="1952" w:author="Zhang Li" w:date="2022-06-12T14:50:00Z">
                <w:rPr>
                  <w:rFonts w:ascii="Cambria Math" w:eastAsia="宋体" w:hAnsi="Cambria Math" w:cs="Times New Roman"/>
                  <w:kern w:val="0"/>
                  <w:sz w:val="24"/>
                  <w:szCs w:val="24"/>
                </w:rPr>
                <m:t>M</m:t>
              </w:del>
            </m:r>
          </m:den>
        </m:f>
        <m:r>
          <w:del w:id="1953" w:author="Zhang Li" w:date="2022-06-12T14:50:00Z">
            <w:rPr>
              <w:rFonts w:ascii="Cambria Math" w:eastAsia="宋体" w:hAnsi="Cambria Math" w:cs="Times New Roman"/>
              <w:kern w:val="0"/>
              <w:sz w:val="24"/>
              <w:szCs w:val="24"/>
            </w:rPr>
            <m:t xml:space="preserve"> </m:t>
          </w:del>
        </m:r>
      </m:oMath>
      <w:del w:id="1954"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1955" w:author="Zhang Li" w:date="2022-06-12T14:50:00Z">
                <w:rPr>
                  <w:rFonts w:ascii="Cambria Math" w:eastAsia="宋体" w:hAnsi="Cambria Math" w:cs="Times New Roman"/>
                  <w:i/>
                  <w:kern w:val="0"/>
                  <w:sz w:val="24"/>
                  <w:szCs w:val="24"/>
                </w:rPr>
              </w:del>
            </m:ctrlPr>
          </m:sSubSupPr>
          <m:e>
            <m:r>
              <w:del w:id="1956" w:author="Zhang Li" w:date="2022-06-12T14:50:00Z">
                <w:rPr>
                  <w:rFonts w:ascii="Cambria Math" w:eastAsia="宋体" w:hAnsi="Cambria Math" w:cs="Times New Roman"/>
                  <w:kern w:val="0"/>
                  <w:sz w:val="24"/>
                  <w:szCs w:val="24"/>
                </w:rPr>
                <m:t>T</m:t>
              </w:del>
            </m:r>
          </m:e>
          <m:sub>
            <m:r>
              <w:del w:id="1957" w:author="Zhang Li" w:date="2022-06-12T14:50:00Z">
                <w:rPr>
                  <w:rFonts w:ascii="Cambria Math" w:eastAsia="宋体" w:hAnsi="Cambria Math" w:cs="Times New Roman"/>
                  <w:kern w:val="0"/>
                  <w:sz w:val="24"/>
                  <w:szCs w:val="24"/>
                </w:rPr>
                <m:t>sig</m:t>
              </w:del>
            </m:r>
          </m:sub>
          <m:sup>
            <m:r>
              <w:del w:id="1958" w:author="Zhang Li" w:date="2022-06-12T14:50:00Z">
                <w:rPr>
                  <w:rFonts w:ascii="Cambria Math" w:eastAsia="宋体" w:hAnsi="Cambria Math" w:cs="Times New Roman"/>
                  <w:kern w:val="0"/>
                  <w:sz w:val="24"/>
                  <w:szCs w:val="24"/>
                </w:rPr>
                <m:t>max</m:t>
              </w:del>
            </m:r>
          </m:sup>
        </m:sSubSup>
      </m:oMath>
      <w:del w:id="195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1960" w:author="Zhang Li" w:date="2022-06-12T14:50:00Z">
            <w:rPr>
              <w:rFonts w:ascii="Cambria Math" w:eastAsia="宋体" w:hAnsi="Cambria Math" w:cs="Times New Roman"/>
              <w:kern w:val="0"/>
              <w:sz w:val="24"/>
              <w:szCs w:val="24"/>
              <w:highlight w:val="yellow"/>
            </w:rPr>
            <m:t>p</m:t>
          </w:del>
        </m:r>
      </m:oMath>
      <w:del w:id="1961"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1962" w:author="Zhang Li" w:date="2022-06-12T14:50:00Z"/>
          <w:rFonts w:ascii="Times New Roman" w:eastAsia="宋体" w:hAnsi="Times New Roman" w:cs="Times New Roman"/>
          <w:kern w:val="0"/>
          <w:sz w:val="24"/>
          <w:szCs w:val="24"/>
        </w:rPr>
      </w:pPr>
      <w:del w:id="1963"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1964" w:author="Zhang Li" w:date="2022-06-12T14:50:00Z">
                <w:rPr>
                  <w:rFonts w:ascii="Cambria Math" w:eastAsia="宋体" w:hAnsi="Cambria Math" w:cs="Times New Roman"/>
                  <w:i/>
                  <w:kern w:val="0"/>
                  <w:sz w:val="24"/>
                  <w:szCs w:val="24"/>
                </w:rPr>
              </w:del>
            </m:ctrlPr>
          </m:sSubSupPr>
          <m:e>
            <m:r>
              <w:del w:id="1965" w:author="Zhang Li" w:date="2022-06-12T14:50:00Z">
                <w:rPr>
                  <w:rFonts w:ascii="Cambria Math" w:eastAsia="宋体" w:hAnsi="Cambria Math" w:cs="Times New Roman"/>
                  <w:kern w:val="0"/>
                  <w:sz w:val="24"/>
                  <w:szCs w:val="24"/>
                </w:rPr>
                <m:t>T</m:t>
              </w:del>
            </m:r>
          </m:e>
          <m:sub>
            <m:r>
              <w:del w:id="1966" w:author="Zhang Li" w:date="2022-06-12T14:50:00Z">
                <w:rPr>
                  <w:rFonts w:ascii="Cambria Math" w:eastAsia="宋体" w:hAnsi="Cambria Math" w:cs="Times New Roman"/>
                  <w:kern w:val="0"/>
                  <w:sz w:val="24"/>
                  <w:szCs w:val="24"/>
                </w:rPr>
                <m:t>B</m:t>
              </w:del>
            </m:r>
          </m:sub>
          <m:sup>
            <m:r>
              <w:del w:id="1967" w:author="Zhang Li" w:date="2022-06-12T14:50:00Z">
                <w:rPr>
                  <w:rFonts w:ascii="Cambria Math" w:eastAsia="宋体" w:hAnsi="Cambria Math" w:cs="Times New Roman"/>
                  <w:kern w:val="0"/>
                  <w:sz w:val="24"/>
                  <w:szCs w:val="24"/>
                </w:rPr>
                <m:t>max</m:t>
              </w:del>
            </m:r>
          </m:sup>
        </m:sSubSup>
      </m:oMath>
      <w:del w:id="196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1969" w:author="Zhang Li" w:date="2022-06-12T14:50:00Z">
                <w:rPr>
                  <w:rFonts w:ascii="Cambria Math" w:eastAsia="宋体" w:hAnsi="Cambria Math" w:cs="Times New Roman"/>
                  <w:i/>
                  <w:kern w:val="0"/>
                  <w:sz w:val="24"/>
                  <w:szCs w:val="24"/>
                </w:rPr>
              </w:del>
            </m:ctrlPr>
          </m:sSubSupPr>
          <m:e>
            <m:r>
              <w:del w:id="1970" w:author="Zhang Li" w:date="2022-06-12T14:50:00Z">
                <w:rPr>
                  <w:rFonts w:ascii="Cambria Math" w:eastAsia="宋体" w:hAnsi="Cambria Math" w:cs="Times New Roman"/>
                  <w:kern w:val="0"/>
                  <w:sz w:val="24"/>
                  <w:szCs w:val="24"/>
                </w:rPr>
                <m:t>T</m:t>
              </w:del>
            </m:r>
          </m:e>
          <m:sub>
            <m:r>
              <w:del w:id="1971" w:author="Zhang Li" w:date="2022-06-12T14:50:00Z">
                <w:rPr>
                  <w:rFonts w:ascii="Cambria Math" w:eastAsia="宋体" w:hAnsi="Cambria Math" w:cs="Times New Roman"/>
                  <w:kern w:val="0"/>
                  <w:sz w:val="24"/>
                  <w:szCs w:val="24"/>
                </w:rPr>
                <m:t>sig</m:t>
              </w:del>
            </m:r>
          </m:sub>
          <m:sup>
            <m:r>
              <w:del w:id="1972" w:author="Zhang Li" w:date="2022-06-12T14:50:00Z">
                <w:rPr>
                  <w:rFonts w:ascii="Cambria Math" w:eastAsia="宋体" w:hAnsi="Cambria Math" w:cs="Times New Roman"/>
                  <w:kern w:val="0"/>
                  <w:sz w:val="24"/>
                  <w:szCs w:val="24"/>
                </w:rPr>
                <m:t>max</m:t>
              </w:del>
            </m:r>
          </m:sup>
        </m:sSubSup>
      </m:oMath>
      <w:del w:id="197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1974" w:author="Zhang Li" w:date="2022-06-12T14:50:00Z">
            <w:rPr>
              <w:rFonts w:ascii="Cambria Math" w:eastAsia="宋体" w:hAnsi="Cambria Math" w:cs="Times New Roman"/>
              <w:kern w:val="0"/>
              <w:sz w:val="24"/>
              <w:szCs w:val="24"/>
              <w:highlight w:val="yellow"/>
            </w:rPr>
            <m:t>p</m:t>
          </w:del>
        </m:r>
      </m:oMath>
      <w:del w:id="1975"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1976" w:author="Zhang Li" w:date="2022-06-12T14:50:00Z">
            <w:rPr>
              <w:rFonts w:ascii="Cambria Math" w:eastAsia="宋体" w:hAnsi="Cambria Math" w:cs="Times New Roman"/>
              <w:kern w:val="0"/>
              <w:sz w:val="24"/>
              <w:szCs w:val="24"/>
            </w:rPr>
            <m:t>F=(</m:t>
          </w:del>
        </m:r>
        <m:sSubSup>
          <m:sSubSupPr>
            <m:ctrlPr>
              <w:del w:id="1977" w:author="Zhang Li" w:date="2022-06-12T14:50:00Z">
                <w:rPr>
                  <w:rFonts w:ascii="Cambria Math" w:eastAsia="宋体" w:hAnsi="Cambria Math" w:cs="Times New Roman"/>
                  <w:i/>
                  <w:kern w:val="0"/>
                  <w:sz w:val="24"/>
                  <w:szCs w:val="24"/>
                </w:rPr>
              </w:del>
            </m:ctrlPr>
          </m:sSubSupPr>
          <m:e>
            <m:r>
              <w:del w:id="1978" w:author="Zhang Li" w:date="2022-06-12T14:50:00Z">
                <w:rPr>
                  <w:rFonts w:ascii="Cambria Math" w:eastAsia="宋体" w:hAnsi="Cambria Math" w:cs="Times New Roman"/>
                  <w:kern w:val="0"/>
                  <w:sz w:val="24"/>
                  <w:szCs w:val="24"/>
                </w:rPr>
                <m:t>T</m:t>
              </w:del>
            </m:r>
          </m:e>
          <m:sub>
            <m:r>
              <w:del w:id="1979" w:author="Zhang Li" w:date="2022-06-12T14:50:00Z">
                <w:rPr>
                  <w:rFonts w:ascii="Cambria Math" w:eastAsia="宋体" w:hAnsi="Cambria Math" w:cs="Times New Roman"/>
                  <w:kern w:val="0"/>
                  <w:sz w:val="24"/>
                  <w:szCs w:val="24"/>
                </w:rPr>
                <m:t>B</m:t>
              </w:del>
            </m:r>
          </m:sub>
          <m:sup>
            <m:r>
              <w:del w:id="1980" w:author="Zhang Li" w:date="2022-06-12T14:50:00Z">
                <w:rPr>
                  <w:rFonts w:ascii="Cambria Math" w:eastAsia="宋体" w:hAnsi="Cambria Math" w:cs="Times New Roman"/>
                  <w:kern w:val="0"/>
                  <w:sz w:val="24"/>
                  <w:szCs w:val="24"/>
                </w:rPr>
                <m:t>max</m:t>
              </w:del>
            </m:r>
          </m:sup>
        </m:sSubSup>
        <m:r>
          <w:del w:id="1981" w:author="Zhang Li" w:date="2022-06-12T14:50:00Z">
            <w:rPr>
              <w:rFonts w:ascii="Cambria Math" w:eastAsia="宋体" w:hAnsi="Cambria Math" w:cs="Times New Roman"/>
              <w:kern w:val="0"/>
              <w:sz w:val="24"/>
              <w:szCs w:val="24"/>
            </w:rPr>
            <m:t>+</m:t>
          </w:del>
        </m:r>
        <m:nary>
          <m:naryPr>
            <m:chr m:val="∑"/>
            <m:limLoc m:val="undOvr"/>
            <m:ctrlPr>
              <w:del w:id="1982" w:author="Zhang Li" w:date="2022-06-12T14:50:00Z">
                <w:rPr>
                  <w:rFonts w:ascii="Cambria Math" w:eastAsia="宋体" w:hAnsi="Cambria Math" w:cs="Times New Roman"/>
                  <w:i/>
                  <w:kern w:val="0"/>
                  <w:sz w:val="24"/>
                  <w:szCs w:val="24"/>
                </w:rPr>
              </w:del>
            </m:ctrlPr>
          </m:naryPr>
          <m:sub>
            <m:r>
              <w:del w:id="1983" w:author="Zhang Li" w:date="2022-06-12T14:50:00Z">
                <w:rPr>
                  <w:rFonts w:ascii="Cambria Math" w:eastAsia="宋体" w:hAnsi="Cambria Math" w:cs="Times New Roman"/>
                  <w:kern w:val="0"/>
                  <w:sz w:val="24"/>
                  <w:szCs w:val="24"/>
                </w:rPr>
                <m:t>i=0</m:t>
              </w:del>
            </m:r>
          </m:sub>
          <m:sup>
            <m:r>
              <w:del w:id="1984" w:author="Zhang Li" w:date="2022-06-12T14:50:00Z">
                <w:rPr>
                  <w:rFonts w:ascii="Cambria Math" w:eastAsia="宋体" w:hAnsi="Cambria Math" w:cs="Times New Roman"/>
                  <w:kern w:val="0"/>
                  <w:sz w:val="24"/>
                  <w:szCs w:val="24"/>
                </w:rPr>
                <m:t>N</m:t>
              </w:del>
            </m:r>
          </m:sup>
          <m:e>
            <m:sSubSup>
              <m:sSubSupPr>
                <m:ctrlPr>
                  <w:del w:id="1985" w:author="Zhang Li" w:date="2022-06-12T14:50:00Z">
                    <w:rPr>
                      <w:rFonts w:ascii="Cambria Math" w:eastAsia="宋体" w:hAnsi="Cambria Math" w:cs="Times New Roman"/>
                      <w:i/>
                      <w:kern w:val="0"/>
                      <w:sz w:val="24"/>
                      <w:szCs w:val="24"/>
                    </w:rPr>
                  </w:del>
                </m:ctrlPr>
              </m:sSubSupPr>
              <m:e>
                <m:r>
                  <w:del w:id="1986" w:author="Zhang Li" w:date="2022-06-12T14:50:00Z">
                    <w:rPr>
                      <w:rFonts w:ascii="Cambria Math" w:eastAsia="宋体" w:hAnsi="Cambria Math" w:cs="Times New Roman"/>
                      <w:kern w:val="0"/>
                      <w:sz w:val="24"/>
                      <w:szCs w:val="24"/>
                    </w:rPr>
                    <m:t>T</m:t>
                  </w:del>
                </m:r>
              </m:e>
              <m:sub>
                <m:r>
                  <w:del w:id="1987" w:author="Zhang Li" w:date="2022-06-12T14:50:00Z">
                    <w:rPr>
                      <w:rFonts w:ascii="Cambria Math" w:eastAsia="宋体" w:hAnsi="Cambria Math" w:cs="Times New Roman"/>
                      <w:kern w:val="0"/>
                      <w:sz w:val="24"/>
                      <w:szCs w:val="24"/>
                    </w:rPr>
                    <m:t>sig</m:t>
                  </w:del>
                </m:r>
              </m:sub>
              <m:sup>
                <m:r>
                  <w:del w:id="1988" w:author="Zhang Li" w:date="2022-06-12T14:50:00Z">
                    <w:rPr>
                      <w:rFonts w:ascii="Cambria Math" w:eastAsia="宋体" w:hAnsi="Cambria Math" w:cs="Times New Roman"/>
                      <w:kern w:val="0"/>
                      <w:sz w:val="24"/>
                      <w:szCs w:val="24"/>
                    </w:rPr>
                    <m:t>max</m:t>
                  </w:del>
                </m:r>
              </m:sup>
            </m:sSubSup>
          </m:e>
        </m:nary>
        <m:r>
          <w:del w:id="1989" w:author="Zhang Li" w:date="2022-06-12T14:50:00Z">
            <w:rPr>
              <w:rFonts w:ascii="Cambria Math" w:eastAsia="宋体" w:hAnsi="Cambria Math" w:cs="Times New Roman"/>
              <w:kern w:val="0"/>
              <w:sz w:val="24"/>
              <w:szCs w:val="24"/>
            </w:rPr>
            <m:t>)⋅</m:t>
          </w:del>
        </m:r>
        <m:d>
          <m:dPr>
            <m:begChr m:val="⌈"/>
            <m:endChr m:val="⌉"/>
            <m:ctrlPr>
              <w:del w:id="1990" w:author="Zhang Li" w:date="2022-06-12T14:50:00Z">
                <w:rPr>
                  <w:rFonts w:ascii="Cambria Math" w:eastAsia="宋体" w:hAnsi="Cambria Math" w:cs="Times New Roman"/>
                  <w:i/>
                  <w:kern w:val="0"/>
                  <w:sz w:val="24"/>
                  <w:szCs w:val="24"/>
                </w:rPr>
              </w:del>
            </m:ctrlPr>
          </m:dPr>
          <m:e>
            <m:f>
              <m:fPr>
                <m:ctrlPr>
                  <w:del w:id="1991" w:author="Zhang Li" w:date="2022-06-12T14:50:00Z">
                    <w:rPr>
                      <w:rFonts w:ascii="Cambria Math" w:eastAsia="宋体" w:hAnsi="Cambria Math" w:cs="Times New Roman"/>
                      <w:i/>
                      <w:kern w:val="0"/>
                      <w:sz w:val="24"/>
                      <w:szCs w:val="24"/>
                    </w:rPr>
                  </w:del>
                </m:ctrlPr>
              </m:fPr>
              <m:num>
                <m:func>
                  <m:funcPr>
                    <m:ctrlPr>
                      <w:del w:id="1992" w:author="Zhang Li" w:date="2022-06-12T14:50:00Z">
                        <w:rPr>
                          <w:rFonts w:ascii="Cambria Math" w:eastAsia="宋体" w:hAnsi="Cambria Math" w:cs="Times New Roman"/>
                          <w:i/>
                          <w:kern w:val="0"/>
                          <w:sz w:val="24"/>
                          <w:szCs w:val="24"/>
                        </w:rPr>
                      </w:del>
                    </m:ctrlPr>
                  </m:funcPr>
                  <m:fName>
                    <m:r>
                      <w:del w:id="1993" w:author="Zhang Li" w:date="2022-06-12T14:50:00Z">
                        <m:rPr>
                          <m:sty m:val="p"/>
                        </m:rPr>
                        <w:rPr>
                          <w:rFonts w:ascii="Cambria Math" w:eastAsia="宋体" w:hAnsi="Cambria Math" w:cs="Times New Roman"/>
                          <w:kern w:val="0"/>
                          <w:sz w:val="24"/>
                          <w:szCs w:val="24"/>
                        </w:rPr>
                        <m:t>log</m:t>
                      </w:del>
                    </m:r>
                  </m:fName>
                  <m:e>
                    <m:d>
                      <m:dPr>
                        <m:ctrlPr>
                          <w:del w:id="1994" w:author="Zhang Li" w:date="2022-06-12T14:50:00Z">
                            <w:rPr>
                              <w:rFonts w:ascii="Cambria Math" w:eastAsia="宋体" w:hAnsi="Cambria Math" w:cs="Times New Roman"/>
                              <w:i/>
                              <w:kern w:val="0"/>
                              <w:sz w:val="24"/>
                              <w:szCs w:val="24"/>
                            </w:rPr>
                          </w:del>
                        </m:ctrlPr>
                      </m:dPr>
                      <m:e>
                        <m:r>
                          <w:del w:id="1995" w:author="Zhang Li" w:date="2022-06-12T14:50:00Z">
                            <w:rPr>
                              <w:rFonts w:ascii="Cambria Math" w:eastAsia="宋体" w:hAnsi="Cambria Math" w:cs="Times New Roman"/>
                              <w:kern w:val="0"/>
                              <w:sz w:val="24"/>
                              <w:szCs w:val="24"/>
                            </w:rPr>
                            <m:t>1-ς</m:t>
                          </w:del>
                        </m:r>
                      </m:e>
                    </m:d>
                  </m:e>
                </m:func>
              </m:num>
              <m:den>
                <m:func>
                  <m:funcPr>
                    <m:ctrlPr>
                      <w:del w:id="1996" w:author="Zhang Li" w:date="2022-06-12T14:50:00Z">
                        <w:rPr>
                          <w:rFonts w:ascii="Cambria Math" w:eastAsia="宋体" w:hAnsi="Cambria Math" w:cs="Times New Roman"/>
                          <w:i/>
                          <w:kern w:val="0"/>
                          <w:sz w:val="24"/>
                          <w:szCs w:val="24"/>
                        </w:rPr>
                      </w:del>
                    </m:ctrlPr>
                  </m:funcPr>
                  <m:fName>
                    <m:r>
                      <w:del w:id="1997" w:author="Zhang Li" w:date="2022-06-12T14:50:00Z">
                        <m:rPr>
                          <m:sty m:val="p"/>
                        </m:rPr>
                        <w:rPr>
                          <w:rFonts w:ascii="Cambria Math" w:eastAsia="宋体" w:hAnsi="Cambria Math" w:cs="Times New Roman"/>
                          <w:kern w:val="0"/>
                          <w:sz w:val="24"/>
                          <w:szCs w:val="24"/>
                        </w:rPr>
                        <m:t>log</m:t>
                      </w:del>
                    </m:r>
                  </m:fName>
                  <m:e>
                    <m:d>
                      <m:dPr>
                        <m:ctrlPr>
                          <w:del w:id="1998" w:author="Zhang Li" w:date="2022-06-12T14:50:00Z">
                            <w:rPr>
                              <w:rFonts w:ascii="Cambria Math" w:eastAsia="宋体" w:hAnsi="Cambria Math" w:cs="Times New Roman"/>
                              <w:i/>
                              <w:kern w:val="0"/>
                              <w:sz w:val="24"/>
                              <w:szCs w:val="24"/>
                            </w:rPr>
                          </w:del>
                        </m:ctrlPr>
                      </m:dPr>
                      <m:e>
                        <m:r>
                          <w:del w:id="1999" w:author="Zhang Li" w:date="2022-06-12T14:50:00Z">
                            <w:rPr>
                              <w:rFonts w:ascii="Cambria Math" w:eastAsia="宋体" w:hAnsi="Cambria Math" w:cs="Times New Roman"/>
                              <w:kern w:val="0"/>
                              <w:sz w:val="24"/>
                              <w:szCs w:val="24"/>
                            </w:rPr>
                            <m:t>1-</m:t>
                          </w:del>
                        </m:r>
                        <m:r>
                          <w:del w:id="2000" w:author="Zhang Li" w:date="2022-06-12T14:50:00Z">
                            <w:rPr>
                              <w:rFonts w:ascii="Cambria Math" w:eastAsia="宋体" w:hAnsi="Cambria Math" w:cs="Times New Roman" w:hint="eastAsia"/>
                              <w:kern w:val="0"/>
                              <w:sz w:val="24"/>
                              <w:szCs w:val="24"/>
                            </w:rPr>
                            <m:t>N</m:t>
                          </w:del>
                        </m:r>
                        <m:r>
                          <w:del w:id="2001" w:author="Zhang Li" w:date="2022-06-12T14:50:00Z">
                            <w:rPr>
                              <w:rFonts w:ascii="Cambria Math" w:eastAsia="宋体" w:hAnsi="Cambria Math" w:cs="Times New Roman"/>
                              <w:kern w:val="0"/>
                              <w:sz w:val="24"/>
                              <w:szCs w:val="24"/>
                            </w:rPr>
                            <m:t>⋅p⋅</m:t>
                          </w:del>
                        </m:r>
                        <m:sSup>
                          <m:sSupPr>
                            <m:ctrlPr>
                              <w:del w:id="2002" w:author="Zhang Li" w:date="2022-06-12T14:50:00Z">
                                <w:rPr>
                                  <w:rFonts w:ascii="Cambria Math" w:eastAsia="宋体" w:hAnsi="Cambria Math" w:cs="Times New Roman"/>
                                  <w:i/>
                                  <w:kern w:val="0"/>
                                  <w:sz w:val="24"/>
                                  <w:szCs w:val="24"/>
                                </w:rPr>
                              </w:del>
                            </m:ctrlPr>
                          </m:sSupPr>
                          <m:e>
                            <m:d>
                              <m:dPr>
                                <m:ctrlPr>
                                  <w:del w:id="2003" w:author="Zhang Li" w:date="2022-06-12T14:50:00Z">
                                    <w:rPr>
                                      <w:rFonts w:ascii="Cambria Math" w:eastAsia="宋体" w:hAnsi="Cambria Math" w:cs="Times New Roman"/>
                                      <w:i/>
                                      <w:kern w:val="0"/>
                                      <w:sz w:val="24"/>
                                      <w:szCs w:val="24"/>
                                    </w:rPr>
                                  </w:del>
                                </m:ctrlPr>
                              </m:dPr>
                              <m:e>
                                <m:r>
                                  <w:del w:id="2004" w:author="Zhang Li" w:date="2022-06-12T14:50:00Z">
                                    <w:rPr>
                                      <w:rFonts w:ascii="Cambria Math" w:eastAsia="宋体" w:hAnsi="Cambria Math" w:cs="Times New Roman"/>
                                      <w:kern w:val="0"/>
                                      <w:sz w:val="24"/>
                                      <w:szCs w:val="24"/>
                                    </w:rPr>
                                    <m:t>1-p</m:t>
                                  </w:del>
                                </m:r>
                              </m:e>
                            </m:d>
                          </m:e>
                          <m:sup>
                            <m:r>
                              <w:del w:id="2005" w:author="Zhang Li" w:date="2022-06-12T14:50:00Z">
                                <w:rPr>
                                  <w:rFonts w:ascii="Cambria Math" w:eastAsia="宋体" w:hAnsi="Cambria Math" w:cs="Times New Roman"/>
                                  <w:kern w:val="0"/>
                                  <w:sz w:val="24"/>
                                  <w:szCs w:val="24"/>
                                </w:rPr>
                                <m:t>N-1</m:t>
                              </w:del>
                            </m:r>
                          </m:sup>
                        </m:sSup>
                      </m:e>
                    </m:d>
                  </m:e>
                </m:func>
              </m:den>
            </m:f>
          </m:e>
        </m:d>
      </m:oMath>
      <w:del w:id="200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007" w:author="Zhang Li" w:date="2022-06-12T14:50:00Z">
            <w:rPr>
              <w:rFonts w:ascii="Cambria Math" w:eastAsia="宋体" w:hAnsi="Cambria Math" w:cs="Times New Roman"/>
              <w:kern w:val="0"/>
              <w:sz w:val="24"/>
              <w:szCs w:val="24"/>
            </w:rPr>
            <m:t>0≤ς&lt;1</m:t>
          </w:del>
        </m:r>
      </m:oMath>
      <w:del w:id="200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2009" w:author="Zhang Li" w:date="2022-06-12T14:50:00Z"/>
          <w:rFonts w:ascii="Times New Roman" w:eastAsia="宋体" w:hAnsi="Times New Roman" w:cs="Times New Roman"/>
          <w:kern w:val="0"/>
          <w:sz w:val="24"/>
          <w:szCs w:val="24"/>
        </w:rPr>
      </w:pPr>
      <w:del w:id="2010"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w:delText>
        </w:r>
        <w:r w:rsidDel="005312B7">
          <w:rPr>
            <w:rFonts w:ascii="Times New Roman" w:eastAsia="宋体" w:hAnsi="Times New Roman" w:cs="Times New Roman"/>
            <w:kern w:val="0"/>
            <w:sz w:val="24"/>
            <w:szCs w:val="24"/>
          </w:rPr>
          <w:lastRenderedPageBreak/>
          <w:delText xml:space="preserve">probability </w:delText>
        </w:r>
      </w:del>
      <m:oMath>
        <m:r>
          <w:del w:id="2011" w:author="Zhang Li" w:date="2022-06-12T14:50:00Z">
            <w:rPr>
              <w:rFonts w:ascii="Cambria Math" w:eastAsia="宋体" w:hAnsi="Cambria Math" w:cs="Times New Roman"/>
              <w:kern w:val="0"/>
              <w:sz w:val="24"/>
              <w:szCs w:val="24"/>
            </w:rPr>
            <m:t>p</m:t>
          </w:del>
        </m:r>
      </m:oMath>
      <w:del w:id="201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2013" w:author="Zhang Li" w:date="2022-06-12T14:50:00Z">
                <w:rPr>
                  <w:rFonts w:ascii="Cambria Math" w:eastAsia="宋体" w:hAnsi="Cambria Math" w:cs="Times New Roman"/>
                  <w:i/>
                  <w:kern w:val="0"/>
                  <w:sz w:val="24"/>
                  <w:szCs w:val="24"/>
                </w:rPr>
              </w:del>
            </m:ctrlPr>
          </m:sSubPr>
          <m:e>
            <m:r>
              <w:del w:id="2014" w:author="Zhang Li" w:date="2022-06-12T14:50:00Z">
                <w:rPr>
                  <w:rFonts w:ascii="Cambria Math" w:eastAsia="宋体" w:hAnsi="Cambria Math" w:cs="Times New Roman"/>
                  <w:kern w:val="0"/>
                  <w:sz w:val="24"/>
                  <w:szCs w:val="24"/>
                </w:rPr>
                <m:t>p</m:t>
              </w:del>
            </m:r>
          </m:e>
          <m:sub>
            <m:r>
              <w:del w:id="2015" w:author="Zhang Li" w:date="2022-06-12T14:50:00Z">
                <w:rPr>
                  <w:rFonts w:ascii="Cambria Math" w:eastAsia="宋体" w:hAnsi="Cambria Math" w:cs="Times New Roman"/>
                  <w:kern w:val="0"/>
                  <w:sz w:val="24"/>
                  <w:szCs w:val="24"/>
                </w:rPr>
                <m:t>s</m:t>
              </w:del>
            </m:r>
          </m:sub>
        </m:sSub>
        <m:r>
          <w:del w:id="2016" w:author="Zhang Li" w:date="2022-06-12T14:50:00Z">
            <w:rPr>
              <w:rFonts w:ascii="Cambria Math" w:eastAsia="宋体" w:hAnsi="Cambria Math" w:cs="Times New Roman"/>
              <w:kern w:val="0"/>
              <w:sz w:val="24"/>
              <w:szCs w:val="24"/>
            </w:rPr>
            <m:t xml:space="preserve">= </m:t>
          </w:del>
        </m:r>
        <m:d>
          <m:dPr>
            <m:ctrlPr>
              <w:del w:id="2017" w:author="Zhang Li" w:date="2022-06-12T14:50:00Z">
                <w:rPr>
                  <w:rFonts w:ascii="Cambria Math" w:eastAsia="宋体" w:hAnsi="Cambria Math" w:cs="Times New Roman"/>
                  <w:i/>
                  <w:kern w:val="0"/>
                  <w:sz w:val="24"/>
                  <w:szCs w:val="24"/>
                </w:rPr>
              </w:del>
            </m:ctrlPr>
          </m:dPr>
          <m:e>
            <m:f>
              <m:fPr>
                <m:type m:val="noBar"/>
                <m:ctrlPr>
                  <w:del w:id="2018" w:author="Zhang Li" w:date="2022-06-12T14:50:00Z">
                    <w:rPr>
                      <w:rFonts w:ascii="Cambria Math" w:eastAsia="宋体" w:hAnsi="Cambria Math" w:cs="Times New Roman"/>
                      <w:i/>
                      <w:kern w:val="0"/>
                      <w:sz w:val="24"/>
                      <w:szCs w:val="24"/>
                    </w:rPr>
                  </w:del>
                </m:ctrlPr>
              </m:fPr>
              <m:num>
                <m:r>
                  <w:del w:id="2019" w:author="Zhang Li" w:date="2022-06-12T14:50:00Z">
                    <w:rPr>
                      <w:rFonts w:ascii="Cambria Math" w:eastAsia="宋体" w:hAnsi="Cambria Math" w:cs="Times New Roman"/>
                      <w:kern w:val="0"/>
                      <w:sz w:val="24"/>
                      <w:szCs w:val="24"/>
                    </w:rPr>
                    <m:t>N</m:t>
                  </w:del>
                </m:r>
              </m:num>
              <m:den>
                <m:r>
                  <w:del w:id="2020" w:author="Zhang Li" w:date="2022-06-12T14:50:00Z">
                    <w:rPr>
                      <w:rFonts w:ascii="Cambria Math" w:eastAsia="宋体" w:hAnsi="Cambria Math" w:cs="Times New Roman"/>
                      <w:kern w:val="0"/>
                      <w:sz w:val="24"/>
                      <w:szCs w:val="24"/>
                    </w:rPr>
                    <m:t>1</m:t>
                  </w:del>
                </m:r>
              </m:den>
            </m:f>
          </m:e>
        </m:d>
        <m:r>
          <w:del w:id="2021" w:author="Zhang Li" w:date="2022-06-12T14:50:00Z">
            <w:rPr>
              <w:rFonts w:ascii="Cambria Math" w:eastAsia="宋体" w:hAnsi="Cambria Math" w:cs="Times New Roman"/>
              <w:kern w:val="0"/>
              <w:sz w:val="24"/>
              <w:szCs w:val="24"/>
            </w:rPr>
            <m:t>p⋅</m:t>
          </w:del>
        </m:r>
        <m:sSup>
          <m:sSupPr>
            <m:ctrlPr>
              <w:del w:id="2022" w:author="Zhang Li" w:date="2022-06-12T14:50:00Z">
                <w:rPr>
                  <w:rFonts w:ascii="Cambria Math" w:eastAsia="宋体" w:hAnsi="Cambria Math" w:cs="Times New Roman"/>
                  <w:i/>
                  <w:kern w:val="0"/>
                  <w:sz w:val="24"/>
                  <w:szCs w:val="24"/>
                </w:rPr>
              </w:del>
            </m:ctrlPr>
          </m:sSupPr>
          <m:e>
            <m:d>
              <m:dPr>
                <m:ctrlPr>
                  <w:del w:id="2023" w:author="Zhang Li" w:date="2022-06-12T14:50:00Z">
                    <w:rPr>
                      <w:rFonts w:ascii="Cambria Math" w:eastAsia="宋体" w:hAnsi="Cambria Math" w:cs="Times New Roman"/>
                      <w:i/>
                      <w:kern w:val="0"/>
                      <w:sz w:val="24"/>
                      <w:szCs w:val="24"/>
                    </w:rPr>
                  </w:del>
                </m:ctrlPr>
              </m:dPr>
              <m:e>
                <m:r>
                  <w:del w:id="2024" w:author="Zhang Li" w:date="2022-06-12T14:50:00Z">
                    <w:rPr>
                      <w:rFonts w:ascii="Cambria Math" w:eastAsia="宋体" w:hAnsi="Cambria Math" w:cs="Times New Roman"/>
                      <w:kern w:val="0"/>
                      <w:sz w:val="24"/>
                      <w:szCs w:val="24"/>
                    </w:rPr>
                    <m:t>1-p</m:t>
                  </w:del>
                </m:r>
              </m:e>
            </m:d>
          </m:e>
          <m:sup>
            <m:r>
              <w:del w:id="2025" w:author="Zhang Li" w:date="2022-06-12T14:50:00Z">
                <w:rPr>
                  <w:rFonts w:ascii="Cambria Math" w:eastAsia="宋体" w:hAnsi="Cambria Math" w:cs="Times New Roman"/>
                  <w:kern w:val="0"/>
                  <w:sz w:val="24"/>
                  <w:szCs w:val="24"/>
                </w:rPr>
                <m:t>N-1</m:t>
              </w:del>
            </m:r>
          </m:sup>
        </m:sSup>
      </m:oMath>
      <w:del w:id="2026"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2027" w:author="Zhang Li" w:date="2022-06-12T14:50:00Z">
            <w:rPr>
              <w:rFonts w:ascii="Cambria Math" w:eastAsia="宋体" w:hAnsi="Cambria Math" w:cs="Times New Roman"/>
              <w:kern w:val="0"/>
              <w:sz w:val="24"/>
              <w:szCs w:val="24"/>
            </w:rPr>
            <m:t>X</m:t>
          </w:del>
        </m:r>
      </m:oMath>
      <w:del w:id="202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2029" w:author="Zhang Li" w:date="2022-06-12T14:50:00Z">
            <w:rPr>
              <w:rFonts w:ascii="Cambria Math" w:eastAsia="宋体" w:hAnsi="Cambria Math" w:cs="Times New Roman"/>
              <w:kern w:val="0"/>
              <w:sz w:val="24"/>
              <w:szCs w:val="24"/>
            </w:rPr>
            <m:t>x</m:t>
          </w:del>
        </m:r>
      </m:oMath>
      <w:del w:id="203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2031" w:author="Zhang Li" w:date="2022-06-12T14:50:00Z">
                <w:rPr>
                  <w:rFonts w:ascii="Cambria Math" w:eastAsia="宋体" w:hAnsi="Cambria Math" w:cs="Times New Roman"/>
                  <w:i/>
                  <w:kern w:val="0"/>
                  <w:sz w:val="24"/>
                  <w:szCs w:val="24"/>
                </w:rPr>
              </w:del>
            </m:ctrlPr>
          </m:funcPr>
          <m:fName>
            <m:r>
              <w:del w:id="2032" w:author="Zhang Li" w:date="2022-06-12T14:50:00Z">
                <m:rPr>
                  <m:sty m:val="p"/>
                </m:rPr>
                <w:rPr>
                  <w:rFonts w:ascii="Cambria Math" w:eastAsia="宋体" w:hAnsi="Cambria Math" w:cs="Times New Roman"/>
                  <w:kern w:val="0"/>
                  <w:sz w:val="24"/>
                  <w:szCs w:val="24"/>
                </w:rPr>
                <m:t>Pr</m:t>
              </w:del>
            </m:r>
          </m:fName>
          <m:e>
            <m:d>
              <m:dPr>
                <m:begChr m:val="["/>
                <m:endChr m:val="]"/>
                <m:ctrlPr>
                  <w:del w:id="2033" w:author="Zhang Li" w:date="2022-06-12T14:50:00Z">
                    <w:rPr>
                      <w:rFonts w:ascii="Cambria Math" w:eastAsia="宋体" w:hAnsi="Cambria Math" w:cs="Times New Roman"/>
                      <w:i/>
                      <w:kern w:val="0"/>
                      <w:sz w:val="24"/>
                      <w:szCs w:val="24"/>
                    </w:rPr>
                  </w:del>
                </m:ctrlPr>
              </m:dPr>
              <m:e>
                <m:r>
                  <w:del w:id="2034" w:author="Zhang Li" w:date="2022-06-12T14:50:00Z">
                    <w:rPr>
                      <w:rFonts w:ascii="Cambria Math" w:eastAsia="宋体" w:hAnsi="Cambria Math" w:cs="Times New Roman"/>
                      <w:kern w:val="0"/>
                      <w:sz w:val="24"/>
                      <w:szCs w:val="24"/>
                    </w:rPr>
                    <m:t>X≤x</m:t>
                  </w:del>
                </m:r>
              </m:e>
            </m:d>
            <m:r>
              <w:del w:id="2035" w:author="Zhang Li" w:date="2022-06-12T14:50:00Z">
                <w:rPr>
                  <w:rFonts w:ascii="Cambria Math" w:eastAsia="宋体" w:hAnsi="Cambria Math" w:cs="Times New Roman"/>
                  <w:kern w:val="0"/>
                  <w:sz w:val="24"/>
                  <w:szCs w:val="24"/>
                </w:rPr>
                <m:t>=1-</m:t>
              </w:del>
            </m:r>
            <m:sSup>
              <m:sSupPr>
                <m:ctrlPr>
                  <w:del w:id="2036" w:author="Zhang Li" w:date="2022-06-12T14:50:00Z">
                    <w:rPr>
                      <w:rFonts w:ascii="Cambria Math" w:eastAsia="宋体" w:hAnsi="Cambria Math" w:cs="Times New Roman"/>
                      <w:i/>
                      <w:kern w:val="0"/>
                      <w:sz w:val="24"/>
                      <w:szCs w:val="24"/>
                    </w:rPr>
                  </w:del>
                </m:ctrlPr>
              </m:sSupPr>
              <m:e>
                <m:d>
                  <m:dPr>
                    <m:ctrlPr>
                      <w:del w:id="2037" w:author="Zhang Li" w:date="2022-06-12T14:50:00Z">
                        <w:rPr>
                          <w:rFonts w:ascii="Cambria Math" w:eastAsia="宋体" w:hAnsi="Cambria Math" w:cs="Times New Roman"/>
                          <w:i/>
                          <w:kern w:val="0"/>
                          <w:sz w:val="24"/>
                          <w:szCs w:val="24"/>
                        </w:rPr>
                      </w:del>
                    </m:ctrlPr>
                  </m:dPr>
                  <m:e>
                    <m:r>
                      <w:del w:id="2038" w:author="Zhang Li" w:date="2022-06-12T14:50:00Z">
                        <w:rPr>
                          <w:rFonts w:ascii="Cambria Math" w:eastAsia="宋体" w:hAnsi="Cambria Math" w:cs="Times New Roman"/>
                          <w:kern w:val="0"/>
                          <w:sz w:val="24"/>
                          <w:szCs w:val="24"/>
                        </w:rPr>
                        <m:t>1-</m:t>
                      </w:del>
                    </m:r>
                    <m:sSub>
                      <m:sSubPr>
                        <m:ctrlPr>
                          <w:del w:id="2039" w:author="Zhang Li" w:date="2022-06-12T14:50:00Z">
                            <w:rPr>
                              <w:rFonts w:ascii="Cambria Math" w:eastAsia="宋体" w:hAnsi="Cambria Math" w:cs="Times New Roman"/>
                              <w:i/>
                              <w:kern w:val="0"/>
                              <w:sz w:val="24"/>
                              <w:szCs w:val="24"/>
                            </w:rPr>
                          </w:del>
                        </m:ctrlPr>
                      </m:sSubPr>
                      <m:e>
                        <m:r>
                          <w:del w:id="2040" w:author="Zhang Li" w:date="2022-06-12T14:50:00Z">
                            <w:rPr>
                              <w:rFonts w:ascii="Cambria Math" w:eastAsia="宋体" w:hAnsi="Cambria Math" w:cs="Times New Roman"/>
                              <w:kern w:val="0"/>
                              <w:sz w:val="24"/>
                              <w:szCs w:val="24"/>
                            </w:rPr>
                            <m:t>p</m:t>
                          </w:del>
                        </m:r>
                      </m:e>
                      <m:sub>
                        <m:r>
                          <w:del w:id="2041" w:author="Zhang Li" w:date="2022-06-12T14:50:00Z">
                            <w:rPr>
                              <w:rFonts w:ascii="Cambria Math" w:eastAsia="宋体" w:hAnsi="Cambria Math" w:cs="Times New Roman"/>
                              <w:kern w:val="0"/>
                              <w:sz w:val="24"/>
                              <w:szCs w:val="24"/>
                            </w:rPr>
                            <m:t>s</m:t>
                          </w:del>
                        </m:r>
                      </m:sub>
                    </m:sSub>
                  </m:e>
                </m:d>
              </m:e>
              <m:sup>
                <m:r>
                  <w:del w:id="2042" w:author="Zhang Li" w:date="2022-06-12T14:50:00Z">
                    <w:rPr>
                      <w:rFonts w:ascii="Cambria Math" w:eastAsia="宋体" w:hAnsi="Cambria Math" w:cs="Times New Roman"/>
                      <w:kern w:val="0"/>
                      <w:sz w:val="24"/>
                      <w:szCs w:val="24"/>
                    </w:rPr>
                    <m:t>x</m:t>
                  </w:del>
                </m:r>
              </m:sup>
            </m:sSup>
          </m:e>
        </m:func>
        <m:r>
          <w:del w:id="2043" w:author="Zhang Li" w:date="2022-06-12T14:50:00Z">
            <w:rPr>
              <w:rFonts w:ascii="Cambria Math" w:eastAsia="宋体" w:hAnsi="Cambria Math" w:cs="Times New Roman"/>
              <w:kern w:val="0"/>
              <w:sz w:val="24"/>
              <w:szCs w:val="24"/>
            </w:rPr>
            <m:t>≥ς</m:t>
          </w:del>
        </m:r>
      </m:oMath>
      <w:del w:id="204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2045" w:author="Zhang Li" w:date="2022-06-12T14:50:00Z">
            <w:rPr>
              <w:rFonts w:ascii="Cambria Math" w:eastAsia="宋体" w:hAnsi="Cambria Math" w:cs="Times New Roman"/>
              <w:kern w:val="0"/>
              <w:sz w:val="24"/>
              <w:szCs w:val="24"/>
            </w:rPr>
            <m:t>0≤ς&lt;1</m:t>
          </w:del>
        </m:r>
      </m:oMath>
      <w:del w:id="2046"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2047" w:author="Zhang Li" w:date="2022-06-12T14:50:00Z">
            <w:rPr>
              <w:rFonts w:ascii="Cambria Math" w:eastAsia="宋体" w:hAnsi="Cambria Math" w:cs="Times New Roman"/>
              <w:kern w:val="0"/>
              <w:sz w:val="24"/>
              <w:szCs w:val="24"/>
            </w:rPr>
            <m:t>x=⌈</m:t>
          </w:del>
        </m:r>
        <m:f>
          <m:fPr>
            <m:ctrlPr>
              <w:del w:id="2048" w:author="Zhang Li" w:date="2022-06-12T14:50:00Z">
                <w:rPr>
                  <w:rFonts w:ascii="Cambria Math" w:eastAsia="宋体" w:hAnsi="Cambria Math" w:cs="Times New Roman"/>
                  <w:i/>
                  <w:kern w:val="0"/>
                  <w:sz w:val="24"/>
                  <w:szCs w:val="24"/>
                </w:rPr>
              </w:del>
            </m:ctrlPr>
          </m:fPr>
          <m:num>
            <m:func>
              <m:funcPr>
                <m:ctrlPr>
                  <w:del w:id="2049" w:author="Zhang Li" w:date="2022-06-12T14:50:00Z">
                    <w:rPr>
                      <w:rFonts w:ascii="Cambria Math" w:eastAsia="宋体" w:hAnsi="Cambria Math" w:cs="Times New Roman"/>
                      <w:i/>
                      <w:kern w:val="0"/>
                      <w:sz w:val="24"/>
                      <w:szCs w:val="24"/>
                    </w:rPr>
                  </w:del>
                </m:ctrlPr>
              </m:funcPr>
              <m:fName>
                <m:r>
                  <w:del w:id="2050" w:author="Zhang Li" w:date="2022-06-12T14:50:00Z">
                    <m:rPr>
                      <m:sty m:val="p"/>
                    </m:rPr>
                    <w:rPr>
                      <w:rFonts w:ascii="Cambria Math" w:eastAsia="宋体" w:hAnsi="Cambria Math" w:cs="Times New Roman"/>
                      <w:kern w:val="0"/>
                      <w:sz w:val="24"/>
                      <w:szCs w:val="24"/>
                    </w:rPr>
                    <m:t>log</m:t>
                  </w:del>
                </m:r>
              </m:fName>
              <m:e>
                <m:r>
                  <w:del w:id="2051" w:author="Zhang Li" w:date="2022-06-12T14:50:00Z">
                    <w:rPr>
                      <w:rFonts w:ascii="Cambria Math" w:eastAsia="宋体" w:hAnsi="Cambria Math" w:cs="Times New Roman"/>
                      <w:kern w:val="0"/>
                      <w:sz w:val="24"/>
                      <w:szCs w:val="24"/>
                    </w:rPr>
                    <m:t>(1-ς)</m:t>
                  </w:del>
                </m:r>
              </m:e>
            </m:func>
          </m:num>
          <m:den>
            <m:func>
              <m:funcPr>
                <m:ctrlPr>
                  <w:del w:id="2052" w:author="Zhang Li" w:date="2022-06-12T14:50:00Z">
                    <w:rPr>
                      <w:rFonts w:ascii="Cambria Math" w:eastAsia="宋体" w:hAnsi="Cambria Math" w:cs="Times New Roman"/>
                      <w:i/>
                      <w:kern w:val="0"/>
                      <w:sz w:val="24"/>
                      <w:szCs w:val="24"/>
                    </w:rPr>
                  </w:del>
                </m:ctrlPr>
              </m:funcPr>
              <m:fName>
                <m:r>
                  <w:del w:id="2053" w:author="Zhang Li" w:date="2022-06-12T14:50:00Z">
                    <m:rPr>
                      <m:sty m:val="p"/>
                    </m:rPr>
                    <w:rPr>
                      <w:rFonts w:ascii="Cambria Math" w:eastAsia="宋体" w:hAnsi="Cambria Math" w:cs="Times New Roman"/>
                      <w:kern w:val="0"/>
                      <w:sz w:val="24"/>
                      <w:szCs w:val="24"/>
                    </w:rPr>
                    <m:t>log</m:t>
                  </w:del>
                </m:r>
              </m:fName>
              <m:e>
                <m:r>
                  <w:del w:id="2054" w:author="Zhang Li" w:date="2022-06-12T14:50:00Z">
                    <w:rPr>
                      <w:rFonts w:ascii="Cambria Math" w:eastAsia="宋体" w:hAnsi="Cambria Math" w:cs="Times New Roman"/>
                      <w:kern w:val="0"/>
                      <w:sz w:val="24"/>
                      <w:szCs w:val="24"/>
                    </w:rPr>
                    <m:t>(1-</m:t>
                  </w:del>
                </m:r>
                <m:sSub>
                  <m:sSubPr>
                    <m:ctrlPr>
                      <w:del w:id="2055" w:author="Zhang Li" w:date="2022-06-12T14:50:00Z">
                        <w:rPr>
                          <w:rFonts w:ascii="Cambria Math" w:eastAsia="宋体" w:hAnsi="Cambria Math" w:cs="Times New Roman"/>
                          <w:i/>
                          <w:kern w:val="0"/>
                          <w:sz w:val="24"/>
                          <w:szCs w:val="24"/>
                        </w:rPr>
                      </w:del>
                    </m:ctrlPr>
                  </m:sSubPr>
                  <m:e>
                    <m:r>
                      <w:del w:id="2056" w:author="Zhang Li" w:date="2022-06-12T14:50:00Z">
                        <w:rPr>
                          <w:rFonts w:ascii="Cambria Math" w:eastAsia="宋体" w:hAnsi="Cambria Math" w:cs="Times New Roman"/>
                          <w:kern w:val="0"/>
                          <w:sz w:val="24"/>
                          <w:szCs w:val="24"/>
                        </w:rPr>
                        <m:t>p</m:t>
                      </w:del>
                    </m:r>
                  </m:e>
                  <m:sub>
                    <m:r>
                      <w:del w:id="2057" w:author="Zhang Li" w:date="2022-06-12T14:50:00Z">
                        <w:rPr>
                          <w:rFonts w:ascii="Cambria Math" w:eastAsia="宋体" w:hAnsi="Cambria Math" w:cs="Times New Roman"/>
                          <w:kern w:val="0"/>
                          <w:sz w:val="24"/>
                          <w:szCs w:val="24"/>
                        </w:rPr>
                        <m:t>s</m:t>
                      </w:del>
                    </m:r>
                  </m:sub>
                </m:sSub>
                <m:r>
                  <w:del w:id="2058" w:author="Zhang Li" w:date="2022-06-12T14:50:00Z">
                    <w:rPr>
                      <w:rFonts w:ascii="Cambria Math" w:eastAsia="宋体" w:hAnsi="Cambria Math" w:cs="Times New Roman"/>
                      <w:kern w:val="0"/>
                      <w:sz w:val="24"/>
                      <w:szCs w:val="24"/>
                    </w:rPr>
                    <m:t>)</m:t>
                  </w:del>
                </m:r>
              </m:e>
            </m:func>
          </m:den>
        </m:f>
        <m:r>
          <w:del w:id="2059" w:author="Zhang Li" w:date="2022-06-12T14:50:00Z">
            <w:rPr>
              <w:rFonts w:ascii="Cambria Math" w:eastAsia="宋体" w:hAnsi="Cambria Math" w:cs="Times New Roman"/>
              <w:kern w:val="0"/>
              <w:sz w:val="24"/>
              <w:szCs w:val="24"/>
            </w:rPr>
            <m:t>⌉</m:t>
          </w:del>
        </m:r>
      </m:oMath>
      <w:del w:id="206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2061" w:author="Zhang Li" w:date="2022-06-12T14:50:00Z">
            <w:rPr>
              <w:rFonts w:ascii="Cambria Math" w:eastAsia="宋体" w:hAnsi="Cambria Math" w:cs="Times New Roman"/>
              <w:kern w:val="0"/>
              <w:sz w:val="24"/>
              <w:szCs w:val="24"/>
            </w:rPr>
            <m:t>ς</m:t>
          </w:del>
        </m:r>
      </m:oMath>
      <w:del w:id="2062"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2063" w:author="Zhang Li" w:date="2022-06-12T14:50:00Z"/>
          <w:rFonts w:ascii="Times New Roman" w:eastAsia="宋体" w:hAnsi="Times New Roman" w:cs="Times New Roman"/>
          <w:kern w:val="0"/>
          <w:sz w:val="24"/>
          <w:szCs w:val="24"/>
        </w:rPr>
      </w:pPr>
      <w:del w:id="2064"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2065" w:author="Zhang Li" w:date="2022-06-12T14:50:00Z">
                <w:rPr>
                  <w:rFonts w:ascii="Cambria Math" w:eastAsia="宋体" w:hAnsi="Cambria Math" w:cs="Times New Roman"/>
                  <w:i/>
                  <w:kern w:val="0"/>
                  <w:sz w:val="24"/>
                  <w:szCs w:val="24"/>
                </w:rPr>
              </w:del>
            </m:ctrlPr>
          </m:sSubSupPr>
          <m:e>
            <m:r>
              <w:del w:id="2066" w:author="Zhang Li" w:date="2022-06-12T14:50:00Z">
                <w:rPr>
                  <w:rFonts w:ascii="Cambria Math" w:eastAsia="宋体" w:hAnsi="Cambria Math" w:cs="Times New Roman"/>
                  <w:kern w:val="0"/>
                  <w:sz w:val="24"/>
                  <w:szCs w:val="24"/>
                </w:rPr>
                <m:t>T</m:t>
              </w:del>
            </m:r>
          </m:e>
          <m:sub>
            <m:r>
              <w:del w:id="2067" w:author="Zhang Li" w:date="2022-06-12T14:50:00Z">
                <w:rPr>
                  <w:rFonts w:ascii="Cambria Math" w:eastAsia="宋体" w:hAnsi="Cambria Math" w:cs="Times New Roman"/>
                  <w:kern w:val="0"/>
                  <w:sz w:val="24"/>
                  <w:szCs w:val="24"/>
                </w:rPr>
                <m:t>B</m:t>
              </w:del>
            </m:r>
          </m:sub>
          <m:sup>
            <m:r>
              <w:del w:id="2068" w:author="Zhang Li" w:date="2022-06-12T14:50:00Z">
                <w:rPr>
                  <w:rFonts w:ascii="Cambria Math" w:eastAsia="宋体" w:hAnsi="Cambria Math" w:cs="Times New Roman"/>
                  <w:kern w:val="0"/>
                  <w:sz w:val="24"/>
                  <w:szCs w:val="24"/>
                </w:rPr>
                <m:t>max</m:t>
              </w:del>
            </m:r>
          </m:sup>
        </m:sSubSup>
        <m:r>
          <w:del w:id="2069" w:author="Zhang Li" w:date="2022-06-12T14:50:00Z">
            <w:rPr>
              <w:rFonts w:ascii="Cambria Math" w:eastAsia="宋体" w:hAnsi="Cambria Math" w:cs="Times New Roman"/>
              <w:kern w:val="0"/>
              <w:sz w:val="24"/>
              <w:szCs w:val="24"/>
            </w:rPr>
            <m:t xml:space="preserve"> </m:t>
          </w:del>
        </m:r>
      </m:oMath>
      <w:del w:id="2070"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2071" w:author="Zhang Li" w:date="2022-06-12T14:50:00Z">
                <w:rPr>
                  <w:rFonts w:ascii="Cambria Math" w:eastAsia="宋体" w:hAnsi="Cambria Math" w:cs="Times New Roman"/>
                  <w:i/>
                  <w:kern w:val="0"/>
                  <w:sz w:val="24"/>
                  <w:szCs w:val="24"/>
                </w:rPr>
              </w:del>
            </m:ctrlPr>
          </m:sSubSupPr>
          <m:e>
            <m:r>
              <w:del w:id="2072" w:author="Zhang Li" w:date="2022-06-12T14:50:00Z">
                <w:rPr>
                  <w:rFonts w:ascii="Cambria Math" w:eastAsia="宋体" w:hAnsi="Cambria Math" w:cs="Times New Roman"/>
                  <w:kern w:val="0"/>
                  <w:sz w:val="24"/>
                  <w:szCs w:val="24"/>
                </w:rPr>
                <m:t>T</m:t>
              </w:del>
            </m:r>
          </m:e>
          <m:sub>
            <m:r>
              <w:del w:id="2073" w:author="Zhang Li" w:date="2022-06-12T14:50:00Z">
                <w:rPr>
                  <w:rFonts w:ascii="Cambria Math" w:eastAsia="宋体" w:hAnsi="Cambria Math" w:cs="Times New Roman"/>
                  <w:kern w:val="0"/>
                  <w:sz w:val="24"/>
                  <w:szCs w:val="24"/>
                </w:rPr>
                <m:t>sig</m:t>
              </w:del>
            </m:r>
          </m:sub>
          <m:sup>
            <m:r>
              <w:del w:id="2074" w:author="Zhang Li" w:date="2022-06-12T14:50:00Z">
                <w:rPr>
                  <w:rFonts w:ascii="Cambria Math" w:eastAsia="宋体" w:hAnsi="Cambria Math" w:cs="Times New Roman"/>
                  <w:kern w:val="0"/>
                  <w:sz w:val="24"/>
                  <w:szCs w:val="24"/>
                </w:rPr>
                <m:t>max</m:t>
              </w:del>
            </m:r>
          </m:sup>
        </m:sSubSup>
      </m:oMath>
      <w:del w:id="2075"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2076" w:author="Zhang Li" w:date="2022-06-12T14:50:00Z">
            <w:rPr>
              <w:rFonts w:ascii="Cambria Math" w:eastAsia="宋体" w:hAnsi="Cambria Math" w:cs="Times New Roman"/>
              <w:kern w:val="0"/>
              <w:sz w:val="24"/>
              <w:szCs w:val="24"/>
            </w:rPr>
            <m:t>N-1</m:t>
          </w:del>
        </m:r>
      </m:oMath>
      <w:del w:id="207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2078" w:author="Zhang Li" w:date="2022-06-12T14:50:00Z">
                <w:rPr>
                  <w:rFonts w:ascii="Cambria Math" w:eastAsia="宋体" w:hAnsi="Cambria Math" w:cs="Times New Roman"/>
                  <w:i/>
                  <w:kern w:val="0"/>
                  <w:sz w:val="24"/>
                  <w:szCs w:val="24"/>
                </w:rPr>
              </w:del>
            </m:ctrlPr>
          </m:sSubSupPr>
          <m:e>
            <m:r>
              <w:del w:id="2079" w:author="Zhang Li" w:date="2022-06-12T14:50:00Z">
                <w:rPr>
                  <w:rFonts w:ascii="Cambria Math" w:eastAsia="宋体" w:hAnsi="Cambria Math" w:cs="Times New Roman"/>
                  <w:kern w:val="0"/>
                  <w:sz w:val="24"/>
                  <w:szCs w:val="24"/>
                </w:rPr>
                <m:t>T</m:t>
              </w:del>
            </m:r>
          </m:e>
          <m:sub>
            <m:r>
              <w:del w:id="2080" w:author="Zhang Li" w:date="2022-06-12T14:50:00Z">
                <w:rPr>
                  <w:rFonts w:ascii="Cambria Math" w:eastAsia="宋体" w:hAnsi="Cambria Math" w:cs="Times New Roman"/>
                  <w:kern w:val="0"/>
                  <w:sz w:val="24"/>
                  <w:szCs w:val="24"/>
                </w:rPr>
                <m:t>C</m:t>
              </w:del>
            </m:r>
          </m:sub>
          <m:sup>
            <m:r>
              <w:del w:id="2081" w:author="Zhang Li" w:date="2022-06-12T14:50:00Z">
                <w:rPr>
                  <w:rFonts w:ascii="Cambria Math" w:eastAsia="宋体" w:hAnsi="Cambria Math" w:cs="Times New Roman"/>
                  <w:kern w:val="0"/>
                  <w:sz w:val="24"/>
                  <w:szCs w:val="24"/>
                </w:rPr>
                <m:t>max</m:t>
              </w:del>
            </m:r>
          </m:sup>
        </m:sSubSup>
        <m:r>
          <w:del w:id="2082" w:author="Zhang Li" w:date="2022-06-12T14:50:00Z">
            <w:rPr>
              <w:rFonts w:ascii="Cambria Math" w:eastAsia="宋体" w:hAnsi="Cambria Math" w:cs="Times New Roman"/>
              <w:kern w:val="0"/>
              <w:sz w:val="24"/>
              <w:szCs w:val="24"/>
            </w:rPr>
            <m:t>=</m:t>
          </w:del>
        </m:r>
        <m:sSubSup>
          <m:sSubSupPr>
            <m:ctrlPr>
              <w:del w:id="2083" w:author="Zhang Li" w:date="2022-06-12T14:50:00Z">
                <w:rPr>
                  <w:rFonts w:ascii="Cambria Math" w:eastAsia="宋体" w:hAnsi="Cambria Math" w:cs="Times New Roman"/>
                  <w:i/>
                  <w:kern w:val="0"/>
                  <w:sz w:val="24"/>
                  <w:szCs w:val="24"/>
                </w:rPr>
              </w:del>
            </m:ctrlPr>
          </m:sSubSupPr>
          <m:e>
            <m:r>
              <w:del w:id="2084" w:author="Zhang Li" w:date="2022-06-12T14:50:00Z">
                <w:rPr>
                  <w:rFonts w:ascii="Cambria Math" w:eastAsia="宋体" w:hAnsi="Cambria Math" w:cs="Times New Roman"/>
                  <w:kern w:val="0"/>
                  <w:sz w:val="24"/>
                  <w:szCs w:val="24"/>
                </w:rPr>
                <m:t>T</m:t>
              </w:del>
            </m:r>
          </m:e>
          <m:sub>
            <m:r>
              <w:del w:id="2085" w:author="Zhang Li" w:date="2022-06-12T14:50:00Z">
                <w:rPr>
                  <w:rFonts w:ascii="Cambria Math" w:eastAsia="宋体" w:hAnsi="Cambria Math" w:cs="Times New Roman"/>
                  <w:kern w:val="0"/>
                  <w:sz w:val="24"/>
                  <w:szCs w:val="24"/>
                </w:rPr>
                <m:t>B</m:t>
              </w:del>
            </m:r>
          </m:sub>
          <m:sup>
            <m:r>
              <w:del w:id="2086" w:author="Zhang Li" w:date="2022-06-12T14:50:00Z">
                <w:rPr>
                  <w:rFonts w:ascii="Cambria Math" w:eastAsia="宋体" w:hAnsi="Cambria Math" w:cs="Times New Roman"/>
                  <w:kern w:val="0"/>
                  <w:sz w:val="24"/>
                  <w:szCs w:val="24"/>
                </w:rPr>
                <m:t>max</m:t>
              </w:del>
            </m:r>
          </m:sup>
        </m:sSubSup>
        <m:r>
          <w:del w:id="2087" w:author="Zhang Li" w:date="2022-06-12T14:50:00Z">
            <w:rPr>
              <w:rFonts w:ascii="Cambria Math" w:eastAsia="宋体" w:hAnsi="Cambria Math" w:cs="Times New Roman"/>
              <w:kern w:val="0"/>
              <w:sz w:val="24"/>
              <w:szCs w:val="24"/>
            </w:rPr>
            <m:t>+</m:t>
          </w:del>
        </m:r>
        <m:nary>
          <m:naryPr>
            <m:chr m:val="∑"/>
            <m:limLoc m:val="undOvr"/>
            <m:ctrlPr>
              <w:del w:id="2088" w:author="Zhang Li" w:date="2022-06-12T14:50:00Z">
                <w:rPr>
                  <w:rFonts w:ascii="Cambria Math" w:eastAsia="宋体" w:hAnsi="Cambria Math" w:cs="Times New Roman"/>
                  <w:i/>
                  <w:kern w:val="0"/>
                  <w:sz w:val="24"/>
                  <w:szCs w:val="24"/>
                </w:rPr>
              </w:del>
            </m:ctrlPr>
          </m:naryPr>
          <m:sub>
            <m:r>
              <w:del w:id="2089" w:author="Zhang Li" w:date="2022-06-12T14:50:00Z">
                <w:rPr>
                  <w:rFonts w:ascii="Cambria Math" w:eastAsia="宋体" w:hAnsi="Cambria Math" w:cs="Times New Roman"/>
                  <w:kern w:val="0"/>
                  <w:sz w:val="24"/>
                  <w:szCs w:val="24"/>
                </w:rPr>
                <m:t>i=0</m:t>
              </w:del>
            </m:r>
          </m:sub>
          <m:sup>
            <m:r>
              <w:del w:id="2090" w:author="Zhang Li" w:date="2022-06-12T14:50:00Z">
                <w:rPr>
                  <w:rFonts w:ascii="Cambria Math" w:eastAsia="宋体" w:hAnsi="Cambria Math" w:cs="Times New Roman"/>
                  <w:kern w:val="0"/>
                  <w:sz w:val="24"/>
                  <w:szCs w:val="24"/>
                </w:rPr>
                <m:t>N</m:t>
              </w:del>
            </m:r>
          </m:sup>
          <m:e>
            <m:sSubSup>
              <m:sSubSupPr>
                <m:ctrlPr>
                  <w:del w:id="2091" w:author="Zhang Li" w:date="2022-06-12T14:50:00Z">
                    <w:rPr>
                      <w:rFonts w:ascii="Cambria Math" w:eastAsia="宋体" w:hAnsi="Cambria Math" w:cs="Times New Roman"/>
                      <w:i/>
                      <w:kern w:val="0"/>
                      <w:sz w:val="24"/>
                      <w:szCs w:val="24"/>
                    </w:rPr>
                  </w:del>
                </m:ctrlPr>
              </m:sSubSupPr>
              <m:e>
                <m:r>
                  <w:del w:id="2092" w:author="Zhang Li" w:date="2022-06-12T14:50:00Z">
                    <w:rPr>
                      <w:rFonts w:ascii="Cambria Math" w:eastAsia="宋体" w:hAnsi="Cambria Math" w:cs="Times New Roman"/>
                      <w:kern w:val="0"/>
                      <w:sz w:val="24"/>
                      <w:szCs w:val="24"/>
                    </w:rPr>
                    <m:t>T</m:t>
                  </w:del>
                </m:r>
              </m:e>
              <m:sub>
                <m:r>
                  <w:del w:id="2093" w:author="Zhang Li" w:date="2022-06-12T14:50:00Z">
                    <w:rPr>
                      <w:rFonts w:ascii="Cambria Math" w:eastAsia="宋体" w:hAnsi="Cambria Math" w:cs="Times New Roman"/>
                      <w:kern w:val="0"/>
                      <w:sz w:val="24"/>
                      <w:szCs w:val="24"/>
                    </w:rPr>
                    <m:t>sig</m:t>
                  </w:del>
                </m:r>
              </m:sub>
              <m:sup>
                <m:r>
                  <w:del w:id="2094" w:author="Zhang Li" w:date="2022-06-12T14:50:00Z">
                    <w:rPr>
                      <w:rFonts w:ascii="Cambria Math" w:eastAsia="宋体" w:hAnsi="Cambria Math" w:cs="Times New Roman"/>
                      <w:kern w:val="0"/>
                      <w:sz w:val="24"/>
                      <w:szCs w:val="24"/>
                    </w:rPr>
                    <m:t>max</m:t>
                  </w:del>
                </m:r>
              </m:sup>
            </m:sSubSup>
          </m:e>
        </m:nary>
      </m:oMath>
      <w:del w:id="2095"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2096" w:author="Zhang Li" w:date="2022-06-12T14:50:00Z">
            <w:rPr>
              <w:rFonts w:ascii="Cambria Math" w:eastAsia="宋体" w:hAnsi="Cambria Math" w:cs="Times New Roman"/>
              <w:kern w:val="0"/>
              <w:sz w:val="24"/>
              <w:szCs w:val="24"/>
            </w:rPr>
            <m:t>F=(</m:t>
          </w:del>
        </m:r>
        <m:sSubSup>
          <m:sSubSupPr>
            <m:ctrlPr>
              <w:del w:id="2097" w:author="Zhang Li" w:date="2022-06-12T14:50:00Z">
                <w:rPr>
                  <w:rFonts w:ascii="Cambria Math" w:eastAsia="宋体" w:hAnsi="Cambria Math" w:cs="Times New Roman"/>
                  <w:i/>
                  <w:kern w:val="0"/>
                  <w:sz w:val="24"/>
                  <w:szCs w:val="24"/>
                </w:rPr>
              </w:del>
            </m:ctrlPr>
          </m:sSubSupPr>
          <m:e>
            <m:r>
              <w:del w:id="2098" w:author="Zhang Li" w:date="2022-06-12T14:50:00Z">
                <w:rPr>
                  <w:rFonts w:ascii="Cambria Math" w:eastAsia="宋体" w:hAnsi="Cambria Math" w:cs="Times New Roman"/>
                  <w:kern w:val="0"/>
                  <w:sz w:val="24"/>
                  <w:szCs w:val="24"/>
                </w:rPr>
                <m:t>T</m:t>
              </w:del>
            </m:r>
          </m:e>
          <m:sub>
            <m:r>
              <w:del w:id="2099" w:author="Zhang Li" w:date="2022-06-12T14:50:00Z">
                <w:rPr>
                  <w:rFonts w:ascii="Cambria Math" w:eastAsia="宋体" w:hAnsi="Cambria Math" w:cs="Times New Roman"/>
                  <w:kern w:val="0"/>
                  <w:sz w:val="24"/>
                  <w:szCs w:val="24"/>
                </w:rPr>
                <m:t>B</m:t>
              </w:del>
            </m:r>
          </m:sub>
          <m:sup>
            <m:r>
              <w:del w:id="2100" w:author="Zhang Li" w:date="2022-06-12T14:50:00Z">
                <w:rPr>
                  <w:rFonts w:ascii="Cambria Math" w:eastAsia="宋体" w:hAnsi="Cambria Math" w:cs="Times New Roman"/>
                  <w:kern w:val="0"/>
                  <w:sz w:val="24"/>
                  <w:szCs w:val="24"/>
                </w:rPr>
                <m:t>max</m:t>
              </w:del>
            </m:r>
          </m:sup>
        </m:sSubSup>
        <m:r>
          <w:del w:id="2101" w:author="Zhang Li" w:date="2022-06-12T14:50:00Z">
            <w:rPr>
              <w:rFonts w:ascii="Cambria Math" w:eastAsia="宋体" w:hAnsi="Cambria Math" w:cs="Times New Roman"/>
              <w:kern w:val="0"/>
              <w:sz w:val="24"/>
              <w:szCs w:val="24"/>
            </w:rPr>
            <m:t>+</m:t>
          </w:del>
        </m:r>
        <m:nary>
          <m:naryPr>
            <m:chr m:val="∑"/>
            <m:limLoc m:val="undOvr"/>
            <m:ctrlPr>
              <w:del w:id="2102" w:author="Zhang Li" w:date="2022-06-12T14:50:00Z">
                <w:rPr>
                  <w:rFonts w:ascii="Cambria Math" w:eastAsia="宋体" w:hAnsi="Cambria Math" w:cs="Times New Roman"/>
                  <w:i/>
                  <w:kern w:val="0"/>
                  <w:sz w:val="24"/>
                  <w:szCs w:val="24"/>
                </w:rPr>
              </w:del>
            </m:ctrlPr>
          </m:naryPr>
          <m:sub>
            <m:r>
              <w:del w:id="2103" w:author="Zhang Li" w:date="2022-06-12T14:50:00Z">
                <w:rPr>
                  <w:rFonts w:ascii="Cambria Math" w:eastAsia="宋体" w:hAnsi="Cambria Math" w:cs="Times New Roman"/>
                  <w:kern w:val="0"/>
                  <w:sz w:val="24"/>
                  <w:szCs w:val="24"/>
                </w:rPr>
                <m:t>i=0</m:t>
              </w:del>
            </m:r>
          </m:sub>
          <m:sup>
            <m:r>
              <w:del w:id="2104" w:author="Zhang Li" w:date="2022-06-12T14:50:00Z">
                <w:rPr>
                  <w:rFonts w:ascii="Cambria Math" w:eastAsia="宋体" w:hAnsi="Cambria Math" w:cs="Times New Roman"/>
                  <w:kern w:val="0"/>
                  <w:sz w:val="24"/>
                  <w:szCs w:val="24"/>
                </w:rPr>
                <m:t>N</m:t>
              </w:del>
            </m:r>
          </m:sup>
          <m:e>
            <m:sSubSup>
              <m:sSubSupPr>
                <m:ctrlPr>
                  <w:del w:id="2105" w:author="Zhang Li" w:date="2022-06-12T14:50:00Z">
                    <w:rPr>
                      <w:rFonts w:ascii="Cambria Math" w:eastAsia="宋体" w:hAnsi="Cambria Math" w:cs="Times New Roman"/>
                      <w:i/>
                      <w:kern w:val="0"/>
                      <w:sz w:val="24"/>
                      <w:szCs w:val="24"/>
                    </w:rPr>
                  </w:del>
                </m:ctrlPr>
              </m:sSubSupPr>
              <m:e>
                <m:r>
                  <w:del w:id="2106" w:author="Zhang Li" w:date="2022-06-12T14:50:00Z">
                    <w:rPr>
                      <w:rFonts w:ascii="Cambria Math" w:eastAsia="宋体" w:hAnsi="Cambria Math" w:cs="Times New Roman"/>
                      <w:kern w:val="0"/>
                      <w:sz w:val="24"/>
                      <w:szCs w:val="24"/>
                    </w:rPr>
                    <m:t>T</m:t>
                  </w:del>
                </m:r>
              </m:e>
              <m:sub>
                <m:r>
                  <w:del w:id="2107" w:author="Zhang Li" w:date="2022-06-12T14:50:00Z">
                    <w:rPr>
                      <w:rFonts w:ascii="Cambria Math" w:eastAsia="宋体" w:hAnsi="Cambria Math" w:cs="Times New Roman"/>
                      <w:kern w:val="0"/>
                      <w:sz w:val="24"/>
                      <w:szCs w:val="24"/>
                    </w:rPr>
                    <m:t>sig</m:t>
                  </w:del>
                </m:r>
              </m:sub>
              <m:sup>
                <m:r>
                  <w:del w:id="2108" w:author="Zhang Li" w:date="2022-06-12T14:50:00Z">
                    <w:rPr>
                      <w:rFonts w:ascii="Cambria Math" w:eastAsia="宋体" w:hAnsi="Cambria Math" w:cs="Times New Roman"/>
                      <w:kern w:val="0"/>
                      <w:sz w:val="24"/>
                      <w:szCs w:val="24"/>
                    </w:rPr>
                    <m:t>max</m:t>
                  </w:del>
                </m:r>
              </m:sup>
            </m:sSubSup>
          </m:e>
        </m:nary>
        <m:r>
          <w:del w:id="2109" w:author="Zhang Li" w:date="2022-06-12T14:50:00Z">
            <w:rPr>
              <w:rFonts w:ascii="Cambria Math" w:eastAsia="宋体" w:hAnsi="Cambria Math" w:cs="Times New Roman"/>
              <w:kern w:val="0"/>
              <w:sz w:val="24"/>
              <w:szCs w:val="24"/>
            </w:rPr>
            <m:t>)⋅</m:t>
          </w:del>
        </m:r>
        <m:d>
          <m:dPr>
            <m:begChr m:val="⌈"/>
            <m:endChr m:val="⌉"/>
            <m:ctrlPr>
              <w:del w:id="2110" w:author="Zhang Li" w:date="2022-06-12T14:50:00Z">
                <w:rPr>
                  <w:rFonts w:ascii="Cambria Math" w:eastAsia="宋体" w:hAnsi="Cambria Math" w:cs="Times New Roman"/>
                  <w:i/>
                  <w:kern w:val="0"/>
                  <w:sz w:val="24"/>
                  <w:szCs w:val="24"/>
                </w:rPr>
              </w:del>
            </m:ctrlPr>
          </m:dPr>
          <m:e>
            <m:f>
              <m:fPr>
                <m:ctrlPr>
                  <w:del w:id="2111" w:author="Zhang Li" w:date="2022-06-12T14:50:00Z">
                    <w:rPr>
                      <w:rFonts w:ascii="Cambria Math" w:eastAsia="宋体" w:hAnsi="Cambria Math" w:cs="Times New Roman"/>
                      <w:i/>
                      <w:kern w:val="0"/>
                      <w:sz w:val="24"/>
                      <w:szCs w:val="24"/>
                    </w:rPr>
                  </w:del>
                </m:ctrlPr>
              </m:fPr>
              <m:num>
                <m:func>
                  <m:funcPr>
                    <m:ctrlPr>
                      <w:del w:id="2112" w:author="Zhang Li" w:date="2022-06-12T14:50:00Z">
                        <w:rPr>
                          <w:rFonts w:ascii="Cambria Math" w:eastAsia="宋体" w:hAnsi="Cambria Math" w:cs="Times New Roman"/>
                          <w:i/>
                          <w:kern w:val="0"/>
                          <w:sz w:val="24"/>
                          <w:szCs w:val="24"/>
                        </w:rPr>
                      </w:del>
                    </m:ctrlPr>
                  </m:funcPr>
                  <m:fName>
                    <m:r>
                      <w:del w:id="2113" w:author="Zhang Li" w:date="2022-06-12T14:50:00Z">
                        <m:rPr>
                          <m:sty m:val="p"/>
                        </m:rPr>
                        <w:rPr>
                          <w:rFonts w:ascii="Cambria Math" w:eastAsia="宋体" w:hAnsi="Cambria Math" w:cs="Times New Roman"/>
                          <w:kern w:val="0"/>
                          <w:sz w:val="24"/>
                          <w:szCs w:val="24"/>
                        </w:rPr>
                        <m:t>log</m:t>
                      </w:del>
                    </m:r>
                  </m:fName>
                  <m:e>
                    <m:d>
                      <m:dPr>
                        <m:ctrlPr>
                          <w:del w:id="2114" w:author="Zhang Li" w:date="2022-06-12T14:50:00Z">
                            <w:rPr>
                              <w:rFonts w:ascii="Cambria Math" w:eastAsia="宋体" w:hAnsi="Cambria Math" w:cs="Times New Roman"/>
                              <w:i/>
                              <w:kern w:val="0"/>
                              <w:sz w:val="24"/>
                              <w:szCs w:val="24"/>
                            </w:rPr>
                          </w:del>
                        </m:ctrlPr>
                      </m:dPr>
                      <m:e>
                        <m:r>
                          <w:del w:id="2115" w:author="Zhang Li" w:date="2022-06-12T14:50:00Z">
                            <w:rPr>
                              <w:rFonts w:ascii="Cambria Math" w:eastAsia="宋体" w:hAnsi="Cambria Math" w:cs="Times New Roman"/>
                              <w:kern w:val="0"/>
                              <w:sz w:val="24"/>
                              <w:szCs w:val="24"/>
                            </w:rPr>
                            <m:t>1-ς</m:t>
                          </w:del>
                        </m:r>
                      </m:e>
                    </m:d>
                  </m:e>
                </m:func>
              </m:num>
              <m:den>
                <m:func>
                  <m:funcPr>
                    <m:ctrlPr>
                      <w:del w:id="2116" w:author="Zhang Li" w:date="2022-06-12T14:50:00Z">
                        <w:rPr>
                          <w:rFonts w:ascii="Cambria Math" w:eastAsia="宋体" w:hAnsi="Cambria Math" w:cs="Times New Roman"/>
                          <w:i/>
                          <w:kern w:val="0"/>
                          <w:sz w:val="24"/>
                          <w:szCs w:val="24"/>
                        </w:rPr>
                      </w:del>
                    </m:ctrlPr>
                  </m:funcPr>
                  <m:fName>
                    <m:r>
                      <w:del w:id="2117" w:author="Zhang Li" w:date="2022-06-12T14:50:00Z">
                        <m:rPr>
                          <m:sty m:val="p"/>
                        </m:rPr>
                        <w:rPr>
                          <w:rFonts w:ascii="Cambria Math" w:eastAsia="宋体" w:hAnsi="Cambria Math" w:cs="Times New Roman"/>
                          <w:kern w:val="0"/>
                          <w:sz w:val="24"/>
                          <w:szCs w:val="24"/>
                        </w:rPr>
                        <m:t>log</m:t>
                      </w:del>
                    </m:r>
                  </m:fName>
                  <m:e>
                    <m:d>
                      <m:dPr>
                        <m:ctrlPr>
                          <w:del w:id="2118" w:author="Zhang Li" w:date="2022-06-12T14:50:00Z">
                            <w:rPr>
                              <w:rFonts w:ascii="Cambria Math" w:eastAsia="宋体" w:hAnsi="Cambria Math" w:cs="Times New Roman"/>
                              <w:i/>
                              <w:kern w:val="0"/>
                              <w:sz w:val="24"/>
                              <w:szCs w:val="24"/>
                            </w:rPr>
                          </w:del>
                        </m:ctrlPr>
                      </m:dPr>
                      <m:e>
                        <m:r>
                          <w:del w:id="2119" w:author="Zhang Li" w:date="2022-06-12T14:50:00Z">
                            <w:rPr>
                              <w:rFonts w:ascii="Cambria Math" w:eastAsia="宋体" w:hAnsi="Cambria Math" w:cs="Times New Roman"/>
                              <w:kern w:val="0"/>
                              <w:sz w:val="24"/>
                              <w:szCs w:val="24"/>
                            </w:rPr>
                            <m:t>1-</m:t>
                          </w:del>
                        </m:r>
                        <m:r>
                          <w:del w:id="2120" w:author="Zhang Li" w:date="2022-06-12T14:50:00Z">
                            <w:rPr>
                              <w:rFonts w:ascii="Cambria Math" w:eastAsia="宋体" w:hAnsi="Cambria Math" w:cs="Times New Roman" w:hint="eastAsia"/>
                              <w:kern w:val="0"/>
                              <w:sz w:val="24"/>
                              <w:szCs w:val="24"/>
                            </w:rPr>
                            <m:t>N</m:t>
                          </w:del>
                        </m:r>
                        <m:r>
                          <w:del w:id="2121" w:author="Zhang Li" w:date="2022-06-12T14:50:00Z">
                            <w:rPr>
                              <w:rFonts w:ascii="Cambria Math" w:eastAsia="宋体" w:hAnsi="Cambria Math" w:cs="Times New Roman"/>
                              <w:kern w:val="0"/>
                              <w:sz w:val="24"/>
                              <w:szCs w:val="24"/>
                            </w:rPr>
                            <m:t>⋅p⋅</m:t>
                          </w:del>
                        </m:r>
                        <m:sSup>
                          <m:sSupPr>
                            <m:ctrlPr>
                              <w:del w:id="2122" w:author="Zhang Li" w:date="2022-06-12T14:50:00Z">
                                <w:rPr>
                                  <w:rFonts w:ascii="Cambria Math" w:eastAsia="宋体" w:hAnsi="Cambria Math" w:cs="Times New Roman"/>
                                  <w:i/>
                                  <w:kern w:val="0"/>
                                  <w:sz w:val="24"/>
                                  <w:szCs w:val="24"/>
                                </w:rPr>
                              </w:del>
                            </m:ctrlPr>
                          </m:sSupPr>
                          <m:e>
                            <m:d>
                              <m:dPr>
                                <m:ctrlPr>
                                  <w:del w:id="2123" w:author="Zhang Li" w:date="2022-06-12T14:50:00Z">
                                    <w:rPr>
                                      <w:rFonts w:ascii="Cambria Math" w:eastAsia="宋体" w:hAnsi="Cambria Math" w:cs="Times New Roman"/>
                                      <w:i/>
                                      <w:kern w:val="0"/>
                                      <w:sz w:val="24"/>
                                      <w:szCs w:val="24"/>
                                    </w:rPr>
                                  </w:del>
                                </m:ctrlPr>
                              </m:dPr>
                              <m:e>
                                <m:r>
                                  <w:del w:id="2124" w:author="Zhang Li" w:date="2022-06-12T14:50:00Z">
                                    <w:rPr>
                                      <w:rFonts w:ascii="Cambria Math" w:eastAsia="宋体" w:hAnsi="Cambria Math" w:cs="Times New Roman"/>
                                      <w:kern w:val="0"/>
                                      <w:sz w:val="24"/>
                                      <w:szCs w:val="24"/>
                                    </w:rPr>
                                    <m:t>1-p</m:t>
                                  </w:del>
                                </m:r>
                              </m:e>
                            </m:d>
                          </m:e>
                          <m:sup>
                            <m:r>
                              <w:del w:id="2125" w:author="Zhang Li" w:date="2022-06-12T14:50:00Z">
                                <w:rPr>
                                  <w:rFonts w:ascii="Cambria Math" w:eastAsia="宋体" w:hAnsi="Cambria Math" w:cs="Times New Roman"/>
                                  <w:kern w:val="0"/>
                                  <w:sz w:val="24"/>
                                  <w:szCs w:val="24"/>
                                </w:rPr>
                                <m:t>N-1</m:t>
                              </w:del>
                            </m:r>
                          </m:sup>
                        </m:sSup>
                      </m:e>
                    </m:d>
                  </m:e>
                </m:func>
              </m:den>
            </m:f>
          </m:e>
        </m:d>
      </m:oMath>
      <w:del w:id="212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127" w:author="Zhang Li" w:date="2022-06-12T14:50:00Z">
            <w:rPr>
              <w:rFonts w:ascii="Cambria Math" w:eastAsia="宋体" w:hAnsi="Cambria Math" w:cs="Times New Roman"/>
              <w:kern w:val="0"/>
              <w:sz w:val="24"/>
              <w:szCs w:val="24"/>
            </w:rPr>
            <m:t>0≤ς&lt;1</m:t>
          </w:del>
        </m:r>
      </m:oMath>
      <w:del w:id="212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3198E1BA"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ins w:id="2129" w:author="Zhang Li" w:date="2022-06-12T14:52:00Z">
        <w:r>
          <w:rPr>
            <w:rFonts w:ascii="Times New Roman" w:eastAsia="宋体" w:hAnsi="Times New Roman" w:cs="Times New Roman"/>
            <w:kern w:val="0"/>
            <w:sz w:val="24"/>
            <w:szCs w:val="24"/>
          </w:rPr>
          <w:t>failed</w:t>
        </w:r>
      </w:ins>
      <w:del w:id="2130"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2131" w:author="Zhang Li" w:date="2022-06-12T14:53:00Z">
        <w:r>
          <w:rPr>
            <w:rFonts w:ascii="Times New Roman" w:eastAsia="宋体" w:hAnsi="Times New Roman" w:cs="Times New Roman"/>
            <w:kern w:val="0"/>
            <w:sz w:val="24"/>
            <w:szCs w:val="24"/>
          </w:rPr>
          <w:t>in consensus round</w:t>
        </w:r>
      </w:ins>
      <w:del w:id="2132"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2133" w:author="Zhang Li" w:date="2022-06-12T14:57:00Z"/>
          <w:rFonts w:ascii="Times New Roman" w:eastAsia="宋体" w:hAnsi="Times New Roman" w:cs="Times New Roman"/>
          <w:kern w:val="0"/>
          <w:sz w:val="24"/>
          <w:szCs w:val="24"/>
        </w:rPr>
      </w:pPr>
      <w:del w:id="2134"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7E3AC4" w:rsidP="005376C1">
      <w:pPr>
        <w:spacing w:afterLines="50" w:after="156"/>
        <w:rPr>
          <w:del w:id="2135" w:author="Zhang Li" w:date="2022-06-12T14:57:00Z"/>
          <w:rFonts w:ascii="Times New Roman" w:eastAsia="宋体" w:hAnsi="Times New Roman" w:cs="Times New Roman"/>
          <w:kern w:val="0"/>
          <w:sz w:val="24"/>
          <w:szCs w:val="24"/>
        </w:rPr>
      </w:pPr>
      <m:oMathPara>
        <m:oMath>
          <m:sSub>
            <m:sSubPr>
              <m:ctrlPr>
                <w:del w:id="2136" w:author="Zhang Li" w:date="2022-06-12T14:57:00Z">
                  <w:rPr>
                    <w:rFonts w:ascii="Cambria Math" w:eastAsia="宋体" w:hAnsi="Cambria Math" w:cs="Times New Roman"/>
                    <w:i/>
                    <w:kern w:val="0"/>
                    <w:sz w:val="24"/>
                    <w:szCs w:val="24"/>
                  </w:rPr>
                </w:del>
              </m:ctrlPr>
            </m:sSubPr>
            <m:e>
              <m:r>
                <w:del w:id="2137" w:author="Zhang Li" w:date="2022-06-12T14:57:00Z">
                  <w:rPr>
                    <w:rFonts w:ascii="Cambria Math" w:eastAsia="宋体" w:hAnsi="Cambria Math" w:cs="Times New Roman"/>
                    <w:kern w:val="0"/>
                    <w:sz w:val="24"/>
                    <w:szCs w:val="24"/>
                  </w:rPr>
                  <m:t>p</m:t>
                </w:del>
              </m:r>
            </m:e>
            <m:sub>
              <m:r>
                <w:del w:id="2138" w:author="Zhang Li" w:date="2022-06-12T14:57:00Z">
                  <w:rPr>
                    <w:rFonts w:ascii="Cambria Math" w:eastAsia="宋体" w:hAnsi="Cambria Math" w:cs="Times New Roman"/>
                    <w:kern w:val="0"/>
                    <w:sz w:val="24"/>
                    <w:szCs w:val="24"/>
                  </w:rPr>
                  <m:t>suc</m:t>
                </w:del>
              </m:r>
            </m:sub>
          </m:sSub>
          <m:r>
            <w:del w:id="2139" w:author="Zhang Li" w:date="2022-06-12T14:57:00Z">
              <w:rPr>
                <w:rFonts w:ascii="Cambria Math" w:eastAsia="宋体" w:hAnsi="Cambria Math" w:cs="Times New Roman"/>
                <w:kern w:val="0"/>
                <w:sz w:val="24"/>
                <w:szCs w:val="24"/>
              </w:rPr>
              <m:t xml:space="preserve">=1-g(N, </m:t>
            </w:del>
          </m:r>
          <m:sSub>
            <m:sSubPr>
              <m:ctrlPr>
                <w:del w:id="2140" w:author="Zhang Li" w:date="2022-06-12T14:57:00Z">
                  <w:rPr>
                    <w:rFonts w:ascii="Cambria Math" w:eastAsia="宋体" w:hAnsi="Cambria Math" w:cs="Times New Roman"/>
                    <w:i/>
                    <w:kern w:val="0"/>
                    <w:sz w:val="24"/>
                    <w:szCs w:val="24"/>
                  </w:rPr>
                </w:del>
              </m:ctrlPr>
            </m:sSubPr>
            <m:e>
              <m:r>
                <w:del w:id="2141" w:author="Zhang Li" w:date="2022-06-12T14:57:00Z">
                  <w:rPr>
                    <w:rFonts w:ascii="Cambria Math" w:eastAsia="宋体" w:hAnsi="Cambria Math" w:cs="Times New Roman"/>
                    <w:kern w:val="0"/>
                    <w:sz w:val="24"/>
                    <w:szCs w:val="24"/>
                  </w:rPr>
                  <m:t>ϵ</m:t>
                </w:del>
              </m:r>
            </m:e>
            <m:sub>
              <m:r>
                <w:del w:id="2142" w:author="Zhang Li" w:date="2022-06-12T14:57:00Z">
                  <w:rPr>
                    <w:rFonts w:ascii="Cambria Math" w:eastAsia="宋体" w:hAnsi="Cambria Math" w:cs="Times New Roman"/>
                    <w:kern w:val="0"/>
                    <w:sz w:val="24"/>
                    <w:szCs w:val="24"/>
                  </w:rPr>
                  <m:t>max</m:t>
                </w:del>
              </m:r>
            </m:sub>
          </m:sSub>
          <m:r>
            <w:del w:id="2143" w:author="Zhang Li" w:date="2022-06-12T14:57:00Z">
              <w:rPr>
                <w:rFonts w:ascii="Cambria Math" w:eastAsia="宋体" w:hAnsi="Cambria Math" w:cs="Times New Roman"/>
                <w:kern w:val="0"/>
                <w:sz w:val="24"/>
                <w:szCs w:val="24"/>
              </w:rPr>
              <m:t xml:space="preserve">, </m:t>
            </w:del>
          </m:r>
          <m:sSub>
            <m:sSubPr>
              <m:ctrlPr>
                <w:del w:id="2144" w:author="Zhang Li" w:date="2022-06-12T14:57:00Z">
                  <w:rPr>
                    <w:rFonts w:ascii="Cambria Math" w:eastAsia="宋体" w:hAnsi="Cambria Math" w:cs="Times New Roman"/>
                    <w:i/>
                    <w:kern w:val="0"/>
                    <w:sz w:val="24"/>
                    <w:szCs w:val="24"/>
                  </w:rPr>
                </w:del>
              </m:ctrlPr>
            </m:sSubPr>
            <m:e>
              <m:r>
                <w:del w:id="2145" w:author="Zhang Li" w:date="2022-06-12T14:57:00Z">
                  <w:rPr>
                    <w:rFonts w:ascii="Cambria Math" w:eastAsia="宋体" w:hAnsi="Cambria Math" w:cs="Times New Roman"/>
                    <w:kern w:val="0"/>
                    <w:sz w:val="24"/>
                    <w:szCs w:val="24"/>
                  </w:rPr>
                  <m:t>ϵ</m:t>
                </w:del>
              </m:r>
            </m:e>
            <m:sub>
              <m:r>
                <w:del w:id="2146" w:author="Zhang Li" w:date="2022-06-12T14:57:00Z">
                  <w:rPr>
                    <w:rFonts w:ascii="Cambria Math" w:eastAsia="宋体" w:hAnsi="Cambria Math" w:cs="Times New Roman"/>
                    <w:kern w:val="0"/>
                    <w:sz w:val="24"/>
                    <w:szCs w:val="24"/>
                  </w:rPr>
                  <m:t>min</m:t>
                </w:del>
              </m:r>
            </m:sub>
          </m:sSub>
          <m:r>
            <w:del w:id="2147"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2148" w:author="Zhang Li" w:date="2022-06-12T14:57:00Z"/>
          <w:rFonts w:ascii="Times New Roman" w:eastAsia="宋体" w:hAnsi="Times New Roman" w:cs="Times New Roman"/>
          <w:kern w:val="0"/>
          <w:sz w:val="24"/>
          <w:szCs w:val="24"/>
        </w:rPr>
      </w:pPr>
      <w:del w:id="2149" w:author="Zhang Li" w:date="2022-06-12T14:57:00Z">
        <w:r w:rsidDel="005376C1">
          <w:rPr>
            <w:rFonts w:ascii="Times New Roman" w:eastAsia="宋体" w:hAnsi="Times New Roman" w:cs="Times New Roman"/>
            <w:kern w:val="0"/>
            <w:sz w:val="24"/>
            <w:szCs w:val="24"/>
          </w:rPr>
          <w:delText xml:space="preserve">where the function </w:delText>
        </w:r>
      </w:del>
      <m:oMath>
        <m:r>
          <w:del w:id="2150" w:author="Zhang Li" w:date="2022-06-12T14:57:00Z">
            <w:rPr>
              <w:rFonts w:ascii="Cambria Math" w:eastAsia="宋体" w:hAnsi="Cambria Math" w:cs="Times New Roman"/>
              <w:kern w:val="0"/>
              <w:sz w:val="24"/>
              <w:szCs w:val="24"/>
            </w:rPr>
            <m:t>g(a,b,c)</m:t>
          </w:del>
        </m:r>
      </m:oMath>
      <w:del w:id="215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2152" w:author="Zhang Li" w:date="2022-06-12T14:57:00Z">
            <w:rPr>
              <w:rFonts w:ascii="Cambria Math" w:eastAsia="宋体" w:hAnsi="Cambria Math" w:cs="Times New Roman"/>
              <w:kern w:val="0"/>
              <w:sz w:val="24"/>
              <w:szCs w:val="24"/>
            </w:rPr>
            <m:t>g</m:t>
          </w:del>
        </m:r>
        <m:d>
          <m:dPr>
            <m:ctrlPr>
              <w:del w:id="2153" w:author="Zhang Li" w:date="2022-06-12T14:57:00Z">
                <w:rPr>
                  <w:rFonts w:ascii="Cambria Math" w:eastAsia="宋体" w:hAnsi="Cambria Math" w:cs="Times New Roman"/>
                  <w:i/>
                  <w:kern w:val="0"/>
                  <w:sz w:val="24"/>
                  <w:szCs w:val="24"/>
                </w:rPr>
              </w:del>
            </m:ctrlPr>
          </m:dPr>
          <m:e>
            <m:r>
              <w:del w:id="2154" w:author="Zhang Li" w:date="2022-06-12T14:57:00Z">
                <w:rPr>
                  <w:rFonts w:ascii="Cambria Math" w:eastAsia="宋体" w:hAnsi="Cambria Math" w:cs="Times New Roman"/>
                  <w:kern w:val="0"/>
                  <w:sz w:val="24"/>
                  <w:szCs w:val="24"/>
                </w:rPr>
                <m:t>a,b,c</m:t>
              </w:del>
            </m:r>
          </m:e>
        </m:d>
        <m:r>
          <w:del w:id="2155" w:author="Zhang Li" w:date="2022-06-12T14:57:00Z">
            <w:rPr>
              <w:rFonts w:ascii="Cambria Math" w:eastAsia="宋体" w:hAnsi="Cambria Math" w:cs="Times New Roman"/>
              <w:kern w:val="0"/>
              <w:sz w:val="24"/>
              <w:szCs w:val="24"/>
            </w:rPr>
            <m:t>=</m:t>
          </w:del>
        </m:r>
        <m:d>
          <m:dPr>
            <m:begChr m:val="⌊"/>
            <m:endChr m:val="⌋"/>
            <m:ctrlPr>
              <w:del w:id="2156" w:author="Zhang Li" w:date="2022-06-12T14:57:00Z">
                <w:rPr>
                  <w:rFonts w:ascii="Cambria Math" w:eastAsia="宋体" w:hAnsi="Cambria Math" w:cs="Lucida Sans Unicode"/>
                  <w:i/>
                  <w:kern w:val="0"/>
                  <w:sz w:val="24"/>
                  <w:szCs w:val="24"/>
                </w:rPr>
              </w:del>
            </m:ctrlPr>
          </m:dPr>
          <m:e>
            <m:f>
              <m:fPr>
                <m:ctrlPr>
                  <w:del w:id="2157" w:author="Zhang Li" w:date="2022-06-12T14:57:00Z">
                    <w:rPr>
                      <w:rFonts w:ascii="Cambria Math" w:eastAsia="宋体" w:hAnsi="Cambria Math" w:cs="Times New Roman"/>
                      <w:i/>
                      <w:kern w:val="0"/>
                      <w:sz w:val="24"/>
                      <w:szCs w:val="24"/>
                    </w:rPr>
                  </w:del>
                </m:ctrlPr>
              </m:fPr>
              <m:num>
                <m:r>
                  <w:del w:id="2158" w:author="Zhang Li" w:date="2022-06-12T14:57:00Z">
                    <w:rPr>
                      <w:rFonts w:ascii="Cambria Math" w:eastAsia="宋体" w:hAnsi="Cambria Math" w:cs="Times New Roman"/>
                      <w:kern w:val="0"/>
                      <w:sz w:val="24"/>
                      <w:szCs w:val="24"/>
                    </w:rPr>
                    <m:t>a</m:t>
                  </w:del>
                </m:r>
              </m:num>
              <m:den>
                <m:r>
                  <w:del w:id="2159" w:author="Zhang Li" w:date="2022-06-12T14:57:00Z">
                    <w:rPr>
                      <w:rFonts w:ascii="Cambria Math" w:eastAsia="宋体" w:hAnsi="Cambria Math" w:cs="Times New Roman"/>
                      <w:kern w:val="0"/>
                      <w:sz w:val="24"/>
                      <w:szCs w:val="24"/>
                    </w:rPr>
                    <m:t>2</m:t>
                  </w:del>
                </m:r>
              </m:den>
            </m:f>
            <m:ctrlPr>
              <w:del w:id="2160" w:author="Zhang Li" w:date="2022-06-12T14:57:00Z">
                <w:rPr>
                  <w:rFonts w:ascii="Cambria Math" w:eastAsia="宋体" w:hAnsi="Cambria Math" w:cs="Times New Roman"/>
                  <w:i/>
                  <w:kern w:val="0"/>
                  <w:sz w:val="24"/>
                  <w:szCs w:val="24"/>
                </w:rPr>
              </w:del>
            </m:ctrlPr>
          </m:e>
        </m:d>
        <m:r>
          <w:del w:id="2161" w:author="Zhang Li" w:date="2022-06-12T14:57:00Z">
            <w:rPr>
              <w:rFonts w:ascii="Cambria Math" w:eastAsia="宋体" w:hAnsi="Cambria Math" w:cs="Times New Roman"/>
              <w:kern w:val="0"/>
              <w:sz w:val="24"/>
              <w:szCs w:val="24"/>
            </w:rPr>
            <m:t>⋅</m:t>
          </w:del>
        </m:r>
        <m:sSup>
          <m:sSupPr>
            <m:ctrlPr>
              <w:del w:id="2162" w:author="Zhang Li" w:date="2022-06-12T14:57:00Z">
                <w:rPr>
                  <w:rFonts w:ascii="Cambria Math" w:eastAsia="宋体" w:hAnsi="Cambria Math" w:cs="Times New Roman"/>
                  <w:i/>
                  <w:kern w:val="0"/>
                  <w:sz w:val="24"/>
                  <w:szCs w:val="24"/>
                </w:rPr>
              </w:del>
            </m:ctrlPr>
          </m:sSupPr>
          <m:e>
            <m:d>
              <m:dPr>
                <m:begChr m:val="["/>
                <m:endChr m:val="]"/>
                <m:ctrlPr>
                  <w:del w:id="2163" w:author="Zhang Li" w:date="2022-06-12T14:57:00Z">
                    <w:rPr>
                      <w:rFonts w:ascii="Cambria Math" w:eastAsia="宋体" w:hAnsi="Cambria Math" w:cs="Times New Roman"/>
                      <w:i/>
                      <w:kern w:val="0"/>
                      <w:sz w:val="24"/>
                      <w:szCs w:val="24"/>
                    </w:rPr>
                  </w:del>
                </m:ctrlPr>
              </m:dPr>
              <m:e>
                <m:d>
                  <m:dPr>
                    <m:begChr m:val="⌊"/>
                    <m:endChr m:val="⌋"/>
                    <m:ctrlPr>
                      <w:del w:id="2164" w:author="Zhang Li" w:date="2022-06-12T14:57:00Z">
                        <w:rPr>
                          <w:rFonts w:ascii="Cambria Math" w:eastAsia="宋体" w:hAnsi="Cambria Math" w:cs="Lucida Sans Unicode"/>
                          <w:i/>
                          <w:kern w:val="0"/>
                          <w:sz w:val="24"/>
                          <w:szCs w:val="24"/>
                        </w:rPr>
                      </w:del>
                    </m:ctrlPr>
                  </m:dPr>
                  <m:e>
                    <m:f>
                      <m:fPr>
                        <m:ctrlPr>
                          <w:del w:id="2165" w:author="Zhang Li" w:date="2022-06-12T14:57:00Z">
                            <w:rPr>
                              <w:rFonts w:ascii="Cambria Math" w:eastAsia="宋体" w:hAnsi="Cambria Math" w:cs="Times New Roman"/>
                              <w:i/>
                              <w:kern w:val="0"/>
                              <w:sz w:val="24"/>
                              <w:szCs w:val="24"/>
                            </w:rPr>
                          </w:del>
                        </m:ctrlPr>
                      </m:fPr>
                      <m:num>
                        <m:r>
                          <w:del w:id="2166" w:author="Zhang Li" w:date="2022-06-12T14:57:00Z">
                            <w:rPr>
                              <w:rFonts w:ascii="Cambria Math" w:eastAsia="宋体" w:hAnsi="Cambria Math" w:cs="Times New Roman"/>
                              <w:kern w:val="0"/>
                              <w:sz w:val="24"/>
                              <w:szCs w:val="24"/>
                            </w:rPr>
                            <m:t>a-1</m:t>
                          </w:del>
                        </m:r>
                      </m:num>
                      <m:den>
                        <m:r>
                          <w:del w:id="2167" w:author="Zhang Li" w:date="2022-06-12T14:57:00Z">
                            <w:rPr>
                              <w:rFonts w:ascii="Cambria Math" w:eastAsia="宋体" w:hAnsi="Cambria Math" w:cs="Times New Roman"/>
                              <w:kern w:val="0"/>
                              <w:sz w:val="24"/>
                              <w:szCs w:val="24"/>
                            </w:rPr>
                            <m:t>2</m:t>
                          </w:del>
                        </m:r>
                      </m:den>
                    </m:f>
                    <m:ctrlPr>
                      <w:del w:id="2168" w:author="Zhang Li" w:date="2022-06-12T14:57:00Z">
                        <w:rPr>
                          <w:rFonts w:ascii="Cambria Math" w:eastAsia="宋体" w:hAnsi="Cambria Math" w:cs="Times New Roman"/>
                          <w:i/>
                          <w:kern w:val="0"/>
                          <w:sz w:val="24"/>
                          <w:szCs w:val="24"/>
                        </w:rPr>
                      </w:del>
                    </m:ctrlPr>
                  </m:e>
                </m:d>
                <m:r>
                  <w:del w:id="2169" w:author="Zhang Li" w:date="2022-06-12T14:57:00Z">
                    <w:rPr>
                      <w:rFonts w:ascii="Cambria Math" w:eastAsia="宋体" w:hAnsi="Cambria Math" w:cs="Times New Roman"/>
                      <w:kern w:val="0"/>
                      <w:sz w:val="24"/>
                      <w:szCs w:val="24"/>
                    </w:rPr>
                    <m:t>⋅</m:t>
                  </w:del>
                </m:r>
                <m:d>
                  <m:dPr>
                    <m:ctrlPr>
                      <w:del w:id="2170" w:author="Zhang Li" w:date="2022-06-12T14:57:00Z">
                        <w:rPr>
                          <w:rFonts w:ascii="Cambria Math" w:eastAsia="宋体" w:hAnsi="Cambria Math" w:cs="Times New Roman"/>
                          <w:i/>
                          <w:kern w:val="0"/>
                          <w:sz w:val="24"/>
                          <w:szCs w:val="24"/>
                        </w:rPr>
                      </w:del>
                    </m:ctrlPr>
                  </m:dPr>
                  <m:e>
                    <m:d>
                      <m:dPr>
                        <m:ctrlPr>
                          <w:del w:id="2171" w:author="Zhang Li" w:date="2022-06-12T14:57:00Z">
                            <w:rPr>
                              <w:rFonts w:ascii="Cambria Math" w:eastAsia="宋体" w:hAnsi="Cambria Math" w:cs="Times New Roman"/>
                              <w:i/>
                              <w:kern w:val="0"/>
                              <w:sz w:val="24"/>
                              <w:szCs w:val="24"/>
                            </w:rPr>
                          </w:del>
                        </m:ctrlPr>
                      </m:dPr>
                      <m:e>
                        <m:f>
                          <m:fPr>
                            <m:type m:val="noBar"/>
                            <m:ctrlPr>
                              <w:del w:id="2172" w:author="Zhang Li" w:date="2022-06-12T14:57:00Z">
                                <w:rPr>
                                  <w:rFonts w:ascii="Cambria Math" w:eastAsia="宋体" w:hAnsi="Cambria Math" w:cs="Times New Roman"/>
                                  <w:i/>
                                  <w:kern w:val="0"/>
                                  <w:sz w:val="24"/>
                                  <w:szCs w:val="24"/>
                                </w:rPr>
                              </w:del>
                            </m:ctrlPr>
                          </m:fPr>
                          <m:num>
                            <m:r>
                              <w:del w:id="2173" w:author="Zhang Li" w:date="2022-06-12T14:57:00Z">
                                <w:rPr>
                                  <w:rFonts w:ascii="Cambria Math" w:eastAsia="宋体" w:hAnsi="Cambria Math" w:cs="Times New Roman"/>
                                  <w:kern w:val="0"/>
                                  <w:sz w:val="24"/>
                                  <w:szCs w:val="24"/>
                                </w:rPr>
                                <m:t>a-1</m:t>
                              </w:del>
                            </m:r>
                          </m:num>
                          <m:den>
                            <m:d>
                              <m:dPr>
                                <m:begChr m:val="⌈"/>
                                <m:endChr m:val="⌉"/>
                                <m:ctrlPr>
                                  <w:del w:id="2174" w:author="Zhang Li" w:date="2022-06-12T14:57:00Z">
                                    <w:rPr>
                                      <w:rFonts w:ascii="Cambria Math" w:eastAsia="宋体" w:hAnsi="Cambria Math" w:cs="Times New Roman"/>
                                      <w:i/>
                                      <w:kern w:val="0"/>
                                      <w:sz w:val="24"/>
                                      <w:szCs w:val="24"/>
                                    </w:rPr>
                                  </w:del>
                                </m:ctrlPr>
                              </m:dPr>
                              <m:e>
                                <m:f>
                                  <m:fPr>
                                    <m:ctrlPr>
                                      <w:del w:id="2175" w:author="Zhang Li" w:date="2022-06-12T14:57:00Z">
                                        <w:rPr>
                                          <w:rFonts w:ascii="Cambria Math" w:eastAsia="宋体" w:hAnsi="Cambria Math" w:cs="Times New Roman"/>
                                          <w:i/>
                                          <w:kern w:val="0"/>
                                          <w:sz w:val="24"/>
                                          <w:szCs w:val="24"/>
                                        </w:rPr>
                                      </w:del>
                                    </m:ctrlPr>
                                  </m:fPr>
                                  <m:num>
                                    <m:r>
                                      <w:del w:id="2176" w:author="Zhang Li" w:date="2022-06-12T14:57:00Z">
                                        <w:rPr>
                                          <w:rFonts w:ascii="Cambria Math" w:eastAsia="宋体" w:hAnsi="Cambria Math" w:cs="Times New Roman"/>
                                          <w:kern w:val="0"/>
                                          <w:sz w:val="24"/>
                                          <w:szCs w:val="24"/>
                                        </w:rPr>
                                        <m:t>a</m:t>
                                      </w:del>
                                    </m:r>
                                  </m:num>
                                  <m:den>
                                    <m:r>
                                      <w:del w:id="2177" w:author="Zhang Li" w:date="2022-06-12T14:57:00Z">
                                        <w:rPr>
                                          <w:rFonts w:ascii="Cambria Math" w:eastAsia="宋体" w:hAnsi="Cambria Math" w:cs="Times New Roman"/>
                                          <w:kern w:val="0"/>
                                          <w:sz w:val="24"/>
                                          <w:szCs w:val="24"/>
                                        </w:rPr>
                                        <m:t>2</m:t>
                                      </w:del>
                                    </m:r>
                                  </m:den>
                                </m:f>
                              </m:e>
                            </m:d>
                          </m:den>
                        </m:f>
                      </m:e>
                    </m:d>
                    <m:r>
                      <w:del w:id="2178" w:author="Zhang Li" w:date="2022-06-12T14:57:00Z">
                        <w:rPr>
                          <w:rFonts w:ascii="Cambria Math" w:eastAsia="宋体" w:hAnsi="Cambria Math" w:cs="Times New Roman"/>
                          <w:kern w:val="0"/>
                          <w:sz w:val="24"/>
                          <w:szCs w:val="24"/>
                        </w:rPr>
                        <m:t>⋅</m:t>
                      </w:del>
                    </m:r>
                    <m:sSup>
                      <m:sSupPr>
                        <m:ctrlPr>
                          <w:del w:id="2179" w:author="Zhang Li" w:date="2022-06-12T14:57:00Z">
                            <w:rPr>
                              <w:rFonts w:ascii="Cambria Math" w:eastAsia="宋体" w:hAnsi="Cambria Math" w:cs="Times New Roman"/>
                              <w:i/>
                              <w:kern w:val="0"/>
                              <w:sz w:val="24"/>
                              <w:szCs w:val="24"/>
                            </w:rPr>
                          </w:del>
                        </m:ctrlPr>
                      </m:sSupPr>
                      <m:e>
                        <m:r>
                          <w:del w:id="2180" w:author="Zhang Li" w:date="2022-06-12T14:57:00Z">
                            <w:rPr>
                              <w:rFonts w:ascii="Cambria Math" w:eastAsia="宋体" w:hAnsi="Cambria Math" w:cs="Times New Roman"/>
                              <w:kern w:val="0"/>
                              <w:sz w:val="24"/>
                              <w:szCs w:val="24"/>
                            </w:rPr>
                            <m:t>b</m:t>
                          </w:del>
                        </m:r>
                      </m:e>
                      <m:sup>
                        <m:d>
                          <m:dPr>
                            <m:begChr m:val="⌈"/>
                            <m:endChr m:val="⌉"/>
                            <m:ctrlPr>
                              <w:del w:id="2181" w:author="Zhang Li" w:date="2022-06-12T14:57:00Z">
                                <w:rPr>
                                  <w:rFonts w:ascii="Cambria Math" w:eastAsia="宋体" w:hAnsi="Cambria Math" w:cs="Times New Roman"/>
                                  <w:i/>
                                  <w:kern w:val="0"/>
                                  <w:sz w:val="24"/>
                                  <w:szCs w:val="24"/>
                                </w:rPr>
                              </w:del>
                            </m:ctrlPr>
                          </m:dPr>
                          <m:e>
                            <m:f>
                              <m:fPr>
                                <m:ctrlPr>
                                  <w:del w:id="2182" w:author="Zhang Li" w:date="2022-06-12T14:57:00Z">
                                    <w:rPr>
                                      <w:rFonts w:ascii="Cambria Math" w:eastAsia="宋体" w:hAnsi="Cambria Math" w:cs="Times New Roman"/>
                                      <w:i/>
                                      <w:kern w:val="0"/>
                                      <w:sz w:val="24"/>
                                      <w:szCs w:val="24"/>
                                    </w:rPr>
                                  </w:del>
                                </m:ctrlPr>
                              </m:fPr>
                              <m:num>
                                <m:r>
                                  <w:del w:id="2183" w:author="Zhang Li" w:date="2022-06-12T14:57:00Z">
                                    <w:rPr>
                                      <w:rFonts w:ascii="Cambria Math" w:eastAsia="宋体" w:hAnsi="Cambria Math" w:cs="Times New Roman"/>
                                      <w:kern w:val="0"/>
                                      <w:sz w:val="24"/>
                                      <w:szCs w:val="24"/>
                                    </w:rPr>
                                    <m:t>a</m:t>
                                  </w:del>
                                </m:r>
                              </m:num>
                              <m:den>
                                <m:r>
                                  <w:del w:id="2184" w:author="Zhang Li" w:date="2022-06-12T14:57:00Z">
                                    <w:rPr>
                                      <w:rFonts w:ascii="Cambria Math" w:eastAsia="宋体" w:hAnsi="Cambria Math" w:cs="Times New Roman"/>
                                      <w:kern w:val="0"/>
                                      <w:sz w:val="24"/>
                                      <w:szCs w:val="24"/>
                                    </w:rPr>
                                    <m:t>2</m:t>
                                  </w:del>
                                </m:r>
                              </m:den>
                            </m:f>
                          </m:e>
                        </m:d>
                      </m:sup>
                    </m:sSup>
                    <m:r>
                      <w:del w:id="2185" w:author="Zhang Li" w:date="2022-06-12T14:57:00Z">
                        <w:rPr>
                          <w:rFonts w:ascii="Cambria Math" w:eastAsia="宋体" w:hAnsi="Cambria Math" w:cs="Times New Roman"/>
                          <w:kern w:val="0"/>
                          <w:sz w:val="24"/>
                          <w:szCs w:val="24"/>
                        </w:rPr>
                        <m:t>⋅</m:t>
                      </w:del>
                    </m:r>
                    <m:sSup>
                      <m:sSupPr>
                        <m:ctrlPr>
                          <w:del w:id="2186" w:author="Zhang Li" w:date="2022-06-12T14:57:00Z">
                            <w:rPr>
                              <w:rFonts w:ascii="Cambria Math" w:eastAsia="宋体" w:hAnsi="Cambria Math" w:cs="Times New Roman"/>
                              <w:i/>
                              <w:kern w:val="0"/>
                              <w:sz w:val="24"/>
                              <w:szCs w:val="24"/>
                            </w:rPr>
                          </w:del>
                        </m:ctrlPr>
                      </m:sSupPr>
                      <m:e>
                        <m:d>
                          <m:dPr>
                            <m:ctrlPr>
                              <w:del w:id="2187" w:author="Zhang Li" w:date="2022-06-12T14:57:00Z">
                                <w:rPr>
                                  <w:rFonts w:ascii="Cambria Math" w:eastAsia="宋体" w:hAnsi="Cambria Math" w:cs="Times New Roman"/>
                                  <w:i/>
                                  <w:kern w:val="0"/>
                                  <w:sz w:val="24"/>
                                  <w:szCs w:val="24"/>
                                </w:rPr>
                              </w:del>
                            </m:ctrlPr>
                          </m:dPr>
                          <m:e>
                            <m:r>
                              <w:del w:id="2188" w:author="Zhang Li" w:date="2022-06-12T14:57:00Z">
                                <w:rPr>
                                  <w:rFonts w:ascii="Cambria Math" w:eastAsia="宋体" w:hAnsi="Cambria Math" w:cs="Times New Roman"/>
                                  <w:kern w:val="0"/>
                                  <w:sz w:val="24"/>
                                  <w:szCs w:val="24"/>
                                </w:rPr>
                                <m:t>1-c</m:t>
                              </w:del>
                            </m:r>
                          </m:e>
                        </m:d>
                      </m:e>
                      <m:sup>
                        <m:r>
                          <w:del w:id="2189" w:author="Zhang Li" w:date="2022-06-12T14:57:00Z">
                            <w:rPr>
                              <w:rFonts w:ascii="Cambria Math" w:eastAsia="宋体" w:hAnsi="Cambria Math" w:cs="Times New Roman"/>
                              <w:kern w:val="0"/>
                              <w:sz w:val="24"/>
                              <w:szCs w:val="24"/>
                            </w:rPr>
                            <m:t>a-1-</m:t>
                          </w:del>
                        </m:r>
                        <m:d>
                          <m:dPr>
                            <m:begChr m:val="⌈"/>
                            <m:endChr m:val="⌉"/>
                            <m:ctrlPr>
                              <w:del w:id="2190" w:author="Zhang Li" w:date="2022-06-12T14:57:00Z">
                                <w:rPr>
                                  <w:rFonts w:ascii="Cambria Math" w:eastAsia="宋体" w:hAnsi="Cambria Math" w:cs="Times New Roman"/>
                                  <w:i/>
                                  <w:kern w:val="0"/>
                                  <w:sz w:val="24"/>
                                  <w:szCs w:val="24"/>
                                </w:rPr>
                              </w:del>
                            </m:ctrlPr>
                          </m:dPr>
                          <m:e>
                            <m:f>
                              <m:fPr>
                                <m:ctrlPr>
                                  <w:del w:id="2191" w:author="Zhang Li" w:date="2022-06-12T14:57:00Z">
                                    <w:rPr>
                                      <w:rFonts w:ascii="Cambria Math" w:eastAsia="宋体" w:hAnsi="Cambria Math" w:cs="Times New Roman"/>
                                      <w:i/>
                                      <w:kern w:val="0"/>
                                      <w:sz w:val="24"/>
                                      <w:szCs w:val="24"/>
                                    </w:rPr>
                                  </w:del>
                                </m:ctrlPr>
                              </m:fPr>
                              <m:num>
                                <m:r>
                                  <w:del w:id="2192" w:author="Zhang Li" w:date="2022-06-12T14:57:00Z">
                                    <w:rPr>
                                      <w:rFonts w:ascii="Cambria Math" w:eastAsia="宋体" w:hAnsi="Cambria Math" w:cs="Times New Roman"/>
                                      <w:kern w:val="0"/>
                                      <w:sz w:val="24"/>
                                      <w:szCs w:val="24"/>
                                    </w:rPr>
                                    <m:t>a</m:t>
                                  </w:del>
                                </m:r>
                              </m:num>
                              <m:den>
                                <m:r>
                                  <w:del w:id="2193" w:author="Zhang Li" w:date="2022-06-12T14:57:00Z">
                                    <w:rPr>
                                      <w:rFonts w:ascii="Cambria Math" w:eastAsia="宋体" w:hAnsi="Cambria Math" w:cs="Times New Roman"/>
                                      <w:kern w:val="0"/>
                                      <w:sz w:val="24"/>
                                      <w:szCs w:val="24"/>
                                    </w:rPr>
                                    <m:t>2</m:t>
                                  </w:del>
                                </m:r>
                              </m:den>
                            </m:f>
                          </m:e>
                        </m:d>
                      </m:sup>
                    </m:sSup>
                  </m:e>
                </m:d>
              </m:e>
            </m:d>
          </m:e>
          <m:sup>
            <m:d>
              <m:dPr>
                <m:begChr m:val="⌈"/>
                <m:endChr m:val="⌉"/>
                <m:ctrlPr>
                  <w:del w:id="2194" w:author="Zhang Li" w:date="2022-06-12T14:57:00Z">
                    <w:rPr>
                      <w:rFonts w:ascii="Cambria Math" w:eastAsia="宋体" w:hAnsi="Cambria Math" w:cs="Times New Roman"/>
                      <w:i/>
                      <w:kern w:val="0"/>
                      <w:sz w:val="24"/>
                      <w:szCs w:val="24"/>
                    </w:rPr>
                  </w:del>
                </m:ctrlPr>
              </m:dPr>
              <m:e>
                <m:f>
                  <m:fPr>
                    <m:ctrlPr>
                      <w:del w:id="2195" w:author="Zhang Li" w:date="2022-06-12T14:57:00Z">
                        <w:rPr>
                          <w:rFonts w:ascii="Cambria Math" w:eastAsia="宋体" w:hAnsi="Cambria Math" w:cs="Times New Roman"/>
                          <w:i/>
                          <w:kern w:val="0"/>
                          <w:sz w:val="24"/>
                          <w:szCs w:val="24"/>
                        </w:rPr>
                      </w:del>
                    </m:ctrlPr>
                  </m:fPr>
                  <m:num>
                    <m:r>
                      <w:del w:id="2196" w:author="Zhang Li" w:date="2022-06-12T14:57:00Z">
                        <w:rPr>
                          <w:rFonts w:ascii="Cambria Math" w:eastAsia="宋体" w:hAnsi="Cambria Math" w:cs="Times New Roman"/>
                          <w:kern w:val="0"/>
                          <w:sz w:val="24"/>
                          <w:szCs w:val="24"/>
                        </w:rPr>
                        <m:t>a</m:t>
                      </w:del>
                    </m:r>
                  </m:num>
                  <m:den>
                    <m:r>
                      <w:del w:id="2197" w:author="Zhang Li" w:date="2022-06-12T14:57:00Z">
                        <w:rPr>
                          <w:rFonts w:ascii="Cambria Math" w:eastAsia="宋体" w:hAnsi="Cambria Math" w:cs="Times New Roman"/>
                          <w:kern w:val="0"/>
                          <w:sz w:val="24"/>
                          <w:szCs w:val="24"/>
                        </w:rPr>
                        <m:t>2</m:t>
                      </w:del>
                    </m:r>
                  </m:den>
                </m:f>
              </m:e>
            </m:d>
          </m:sup>
        </m:sSup>
      </m:oMath>
      <w:del w:id="2198"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2199" w:author="Zhang Li" w:date="2022-06-12T14:57:00Z">
            <w:rPr>
              <w:rFonts w:ascii="Cambria Math" w:eastAsia="宋体" w:hAnsi="Cambria Math" w:cs="Times New Roman"/>
              <w:kern w:val="0"/>
              <w:sz w:val="24"/>
              <w:szCs w:val="24"/>
            </w:rPr>
            <m:t>a</m:t>
          </w:del>
        </m:r>
        <m:r>
          <w:del w:id="2200" w:author="Zhang Li" w:date="2022-06-12T14:57:00Z">
            <m:rPr>
              <m:scr m:val="double-struck"/>
            </m:rPr>
            <w:rPr>
              <w:rFonts w:ascii="Cambria Math" w:eastAsia="宋体" w:hAnsi="Cambria Math" w:cs="Times New Roman"/>
              <w:kern w:val="0"/>
              <w:sz w:val="24"/>
              <w:szCs w:val="24"/>
            </w:rPr>
            <m:t>∈N</m:t>
          </w:del>
        </m:r>
      </m:oMath>
      <w:del w:id="220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2202" w:author="Zhang Li" w:date="2022-06-12T14:57:00Z">
            <w:rPr>
              <w:rFonts w:ascii="Cambria Math" w:eastAsia="宋体" w:hAnsi="Cambria Math" w:cs="Times New Roman"/>
              <w:kern w:val="0"/>
              <w:sz w:val="24"/>
              <w:szCs w:val="24"/>
            </w:rPr>
            <m:t>b,c∈(0, 1]</m:t>
          </w:del>
        </m:r>
      </m:oMath>
      <w:del w:id="2203"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w:delText>
        </w:r>
        <w:r w:rsidRPr="00A21B1E" w:rsidDel="005376C1">
          <w:rPr>
            <w:rFonts w:ascii="Times New Roman" w:eastAsia="宋体" w:hAnsi="Times New Roman" w:cs="Times New Roman" w:hint="eastAsia"/>
            <w:kern w:val="0"/>
            <w:sz w:val="24"/>
            <w:szCs w:val="24"/>
            <w:highlight w:val="cyan"/>
          </w:rPr>
          <w:lastRenderedPageBreak/>
          <w:delText>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2204" w:author="Zhang Li" w:date="2022-06-12T14:57:00Z">
                <w:rPr>
                  <w:rFonts w:ascii="Cambria Math" w:eastAsia="宋体" w:hAnsi="Cambria Math" w:cs="Times New Roman"/>
                  <w:i/>
                  <w:kern w:val="0"/>
                  <w:sz w:val="24"/>
                  <w:szCs w:val="24"/>
                </w:rPr>
              </w:del>
            </m:ctrlPr>
          </m:sSubPr>
          <m:e>
            <m:r>
              <w:del w:id="2205" w:author="Zhang Li" w:date="2022-06-12T14:57:00Z">
                <w:rPr>
                  <w:rFonts w:ascii="Cambria Math" w:eastAsia="宋体" w:hAnsi="Cambria Math" w:cs="Times New Roman"/>
                  <w:kern w:val="0"/>
                  <w:sz w:val="24"/>
                  <w:szCs w:val="24"/>
                </w:rPr>
                <m:t>ϵ</m:t>
              </w:del>
            </m:r>
          </m:e>
          <m:sub>
            <m:r>
              <w:del w:id="2206" w:author="Zhang Li" w:date="2022-06-12T14:57:00Z">
                <w:rPr>
                  <w:rFonts w:ascii="Cambria Math" w:eastAsia="宋体" w:hAnsi="Cambria Math" w:cs="Times New Roman"/>
                  <w:kern w:val="0"/>
                  <w:sz w:val="24"/>
                  <w:szCs w:val="24"/>
                </w:rPr>
                <m:t>max</m:t>
              </w:del>
            </m:r>
          </m:sub>
        </m:sSub>
      </m:oMath>
      <w:del w:id="220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2208" w:author="Zhang Li" w:date="2022-06-12T14:57:00Z">
                <w:rPr>
                  <w:rFonts w:ascii="Cambria Math" w:eastAsia="宋体" w:hAnsi="Cambria Math" w:cs="Times New Roman"/>
                  <w:i/>
                  <w:kern w:val="0"/>
                  <w:sz w:val="24"/>
                  <w:szCs w:val="24"/>
                </w:rPr>
              </w:del>
            </m:ctrlPr>
          </m:sSubPr>
          <m:e>
            <m:r>
              <w:del w:id="2209" w:author="Zhang Li" w:date="2022-06-12T14:57:00Z">
                <w:rPr>
                  <w:rFonts w:ascii="Cambria Math" w:eastAsia="宋体" w:hAnsi="Cambria Math" w:cs="Times New Roman"/>
                  <w:kern w:val="0"/>
                  <w:sz w:val="24"/>
                  <w:szCs w:val="24"/>
                </w:rPr>
                <m:t>ϵ</m:t>
              </w:del>
            </m:r>
          </m:e>
          <m:sub>
            <m:r>
              <w:del w:id="2210" w:author="Zhang Li" w:date="2022-06-12T14:57:00Z">
                <w:rPr>
                  <w:rFonts w:ascii="Cambria Math" w:eastAsia="宋体" w:hAnsi="Cambria Math" w:cs="Times New Roman"/>
                  <w:kern w:val="0"/>
                  <w:sz w:val="24"/>
                  <w:szCs w:val="24"/>
                </w:rPr>
                <m:t>min</m:t>
              </w:del>
            </m:r>
          </m:sub>
        </m:sSub>
      </m:oMath>
      <w:del w:id="221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2212" w:author="Zhang Li" w:date="2022-06-12T14:57:00Z"/>
          <w:rFonts w:ascii="Times New Roman" w:eastAsia="宋体" w:hAnsi="Times New Roman" w:cs="Times New Roman"/>
          <w:kern w:val="0"/>
          <w:sz w:val="24"/>
          <w:szCs w:val="24"/>
        </w:rPr>
      </w:pPr>
      <w:del w:id="2213"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2214" w:author="Zhang Li" w:date="2022-06-12T14:57:00Z">
            <w:rPr>
              <w:rFonts w:ascii="Cambria Math" w:eastAsia="宋体" w:hAnsi="Cambria Math" w:cs="Times New Roman"/>
              <w:kern w:val="0"/>
              <w:sz w:val="24"/>
              <w:szCs w:val="24"/>
              <w:highlight w:val="cyan"/>
            </w:rPr>
            <m:t>⌈</m:t>
          </w:del>
        </m:r>
        <m:f>
          <m:fPr>
            <m:ctrlPr>
              <w:del w:id="2215" w:author="Zhang Li" w:date="2022-06-12T14:57:00Z">
                <w:rPr>
                  <w:rFonts w:ascii="Cambria Math" w:eastAsia="宋体" w:hAnsi="Cambria Math" w:cs="Times New Roman"/>
                  <w:i/>
                  <w:kern w:val="0"/>
                  <w:sz w:val="24"/>
                  <w:szCs w:val="24"/>
                  <w:highlight w:val="cyan"/>
                </w:rPr>
              </w:del>
            </m:ctrlPr>
          </m:fPr>
          <m:num>
            <m:r>
              <w:del w:id="2216" w:author="Zhang Li" w:date="2022-06-12T14:57:00Z">
                <w:rPr>
                  <w:rFonts w:ascii="Cambria Math" w:eastAsia="宋体" w:hAnsi="Cambria Math" w:cs="Times New Roman"/>
                  <w:kern w:val="0"/>
                  <w:sz w:val="24"/>
                  <w:szCs w:val="24"/>
                  <w:highlight w:val="cyan"/>
                </w:rPr>
                <m:t>N</m:t>
              </w:del>
            </m:r>
          </m:num>
          <m:den>
            <m:r>
              <w:del w:id="2217" w:author="Zhang Li" w:date="2022-06-12T14:57:00Z">
                <w:rPr>
                  <w:rFonts w:ascii="Cambria Math" w:eastAsia="宋体" w:hAnsi="Cambria Math" w:cs="Times New Roman"/>
                  <w:kern w:val="0"/>
                  <w:sz w:val="24"/>
                  <w:szCs w:val="24"/>
                  <w:highlight w:val="cyan"/>
                </w:rPr>
                <m:t>2</m:t>
              </w:del>
            </m:r>
          </m:den>
        </m:f>
        <m:r>
          <w:del w:id="2218" w:author="Zhang Li" w:date="2022-06-12T14:57:00Z">
            <w:rPr>
              <w:rFonts w:ascii="Cambria Math" w:eastAsia="宋体" w:hAnsi="Cambria Math" w:cs="Times New Roman"/>
              <w:kern w:val="0"/>
              <w:sz w:val="24"/>
              <w:szCs w:val="24"/>
              <w:highlight w:val="cyan"/>
            </w:rPr>
            <m:t>⌉</m:t>
          </w:del>
        </m:r>
      </m:oMath>
      <w:del w:id="2219"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2220" w:author="Zhang Li" w:date="2022-06-12T14:57:00Z">
            <w:rPr>
              <w:rFonts w:ascii="Cambria Math" w:eastAsia="宋体" w:hAnsi="Cambria Math" w:cs="Times New Roman"/>
              <w:kern w:val="0"/>
              <w:sz w:val="24"/>
              <w:szCs w:val="24"/>
              <w:highlight w:val="cyan"/>
            </w:rPr>
            <m:t>V</m:t>
          </w:del>
        </m:r>
      </m:oMath>
      <w:del w:id="222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2222" w:author="Zhang Li" w:date="2022-06-12T14:57:00Z">
                <w:rPr>
                  <w:rFonts w:ascii="Cambria Math" w:eastAsia="宋体" w:hAnsi="Cambria Math" w:cs="Times New Roman"/>
                  <w:i/>
                  <w:kern w:val="0"/>
                  <w:sz w:val="24"/>
                  <w:szCs w:val="24"/>
                </w:rPr>
              </w:del>
            </m:ctrlPr>
          </m:sSubPr>
          <m:e>
            <m:r>
              <w:del w:id="2223" w:author="Zhang Li" w:date="2022-06-12T14:57:00Z">
                <w:rPr>
                  <w:rFonts w:ascii="Cambria Math" w:eastAsia="宋体" w:hAnsi="Cambria Math" w:cs="Times New Roman"/>
                  <w:kern w:val="0"/>
                  <w:sz w:val="24"/>
                  <w:szCs w:val="24"/>
                </w:rPr>
                <m:t>V</m:t>
              </w:del>
            </m:r>
          </m:e>
          <m:sub>
            <m:r>
              <w:del w:id="2224" w:author="Zhang Li" w:date="2022-06-12T14:57:00Z">
                <w:rPr>
                  <w:rFonts w:ascii="Cambria Math" w:eastAsia="宋体" w:hAnsi="Cambria Math" w:cs="Times New Roman"/>
                  <w:kern w:val="0"/>
                  <w:sz w:val="24"/>
                  <w:szCs w:val="24"/>
                </w:rPr>
                <m:t>f</m:t>
              </w:del>
            </m:r>
          </m:sub>
        </m:sSub>
      </m:oMath>
      <w:del w:id="222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2226" w:author="Zhang Li" w:date="2022-06-12T14:57:00Z">
                <w:rPr>
                  <w:rFonts w:ascii="Cambria Math" w:eastAsia="宋体" w:hAnsi="Cambria Math" w:cs="Times New Roman"/>
                  <w:i/>
                  <w:kern w:val="0"/>
                  <w:sz w:val="24"/>
                  <w:szCs w:val="24"/>
                </w:rPr>
              </w:del>
            </m:ctrlPr>
          </m:sSubPr>
          <m:e>
            <m:r>
              <w:del w:id="2227" w:author="Zhang Li" w:date="2022-06-12T14:57:00Z">
                <w:rPr>
                  <w:rFonts w:ascii="Cambria Math" w:eastAsia="宋体" w:hAnsi="Cambria Math" w:cs="Times New Roman"/>
                  <w:kern w:val="0"/>
                  <w:sz w:val="24"/>
                  <w:szCs w:val="24"/>
                </w:rPr>
                <m:t>V</m:t>
              </w:del>
            </m:r>
          </m:e>
          <m:sub>
            <m:r>
              <w:del w:id="2228" w:author="Zhang Li" w:date="2022-06-12T14:57:00Z">
                <w:rPr>
                  <w:rFonts w:ascii="Cambria Math" w:eastAsia="宋体" w:hAnsi="Cambria Math" w:cs="Times New Roman"/>
                  <w:kern w:val="0"/>
                  <w:sz w:val="24"/>
                  <w:szCs w:val="24"/>
                </w:rPr>
                <m:t>f</m:t>
              </w:del>
            </m:r>
          </m:sub>
        </m:sSub>
      </m:oMath>
      <w:del w:id="222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2230" w:author="Zhang Li" w:date="2022-06-12T14:57:00Z">
            <w:rPr>
              <w:rFonts w:ascii="Cambria Math" w:eastAsia="宋体" w:hAnsi="Cambria Math" w:cs="Times New Roman"/>
              <w:kern w:val="0"/>
              <w:sz w:val="24"/>
              <w:szCs w:val="24"/>
            </w:rPr>
            <m:t>f</m:t>
          </w:del>
        </m:r>
      </m:oMath>
      <w:del w:id="2231"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2232" w:author="Zhang Li" w:date="2022-06-12T14:57:00Z">
            <w:rPr>
              <w:rFonts w:ascii="Cambria Math" w:eastAsia="宋体" w:hAnsi="Cambria Math" w:cs="Times New Roman"/>
              <w:kern w:val="0"/>
              <w:sz w:val="24"/>
              <w:szCs w:val="24"/>
            </w:rPr>
            <m:t>Nod</m:t>
          </w:del>
        </m:r>
        <m:sSub>
          <m:sSubPr>
            <m:ctrlPr>
              <w:del w:id="2233" w:author="Zhang Li" w:date="2022-06-12T14:57:00Z">
                <w:rPr>
                  <w:rFonts w:ascii="Cambria Math" w:eastAsia="宋体" w:hAnsi="Cambria Math" w:cs="Times New Roman"/>
                  <w:i/>
                  <w:kern w:val="0"/>
                  <w:sz w:val="24"/>
                  <w:szCs w:val="24"/>
                </w:rPr>
              </w:del>
            </m:ctrlPr>
          </m:sSubPr>
          <m:e>
            <m:r>
              <w:del w:id="2234" w:author="Zhang Li" w:date="2022-06-12T14:57:00Z">
                <w:rPr>
                  <w:rFonts w:ascii="Cambria Math" w:eastAsia="宋体" w:hAnsi="Cambria Math" w:cs="Times New Roman"/>
                  <w:kern w:val="0"/>
                  <w:sz w:val="24"/>
                  <w:szCs w:val="24"/>
                </w:rPr>
                <m:t>e</m:t>
              </w:del>
            </m:r>
          </m:e>
          <m:sub>
            <m:r>
              <w:del w:id="2235" w:author="Zhang Li" w:date="2022-06-12T14:57:00Z">
                <w:rPr>
                  <w:rFonts w:ascii="Cambria Math" w:eastAsia="宋体" w:hAnsi="Cambria Math" w:cs="Times New Roman"/>
                  <w:kern w:val="0"/>
                  <w:sz w:val="24"/>
                  <w:szCs w:val="24"/>
                </w:rPr>
                <m:t>v</m:t>
              </w:del>
            </m:r>
          </m:sub>
        </m:sSub>
      </m:oMath>
      <w:del w:id="2236"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7E3AC4" w:rsidP="005376C1">
      <w:pPr>
        <w:spacing w:afterLines="100" w:after="312"/>
        <w:rPr>
          <w:del w:id="2237" w:author="Zhang Li" w:date="2022-06-12T14:57:00Z"/>
          <w:rFonts w:ascii="Times New Roman" w:eastAsia="宋体" w:hAnsi="Times New Roman" w:cs="Times New Roman"/>
          <w:kern w:val="0"/>
          <w:sz w:val="24"/>
          <w:szCs w:val="24"/>
        </w:rPr>
      </w:pPr>
      <m:oMathPara>
        <m:oMath>
          <m:sSub>
            <m:sSubPr>
              <m:ctrlPr>
                <w:del w:id="2238" w:author="Zhang Li" w:date="2022-06-12T14:57:00Z">
                  <w:rPr>
                    <w:rFonts w:ascii="Cambria Math" w:eastAsia="宋体" w:hAnsi="Cambria Math" w:cs="Times New Roman"/>
                    <w:i/>
                    <w:kern w:val="0"/>
                    <w:sz w:val="24"/>
                    <w:szCs w:val="24"/>
                    <w:highlight w:val="cyan"/>
                  </w:rPr>
                </w:del>
              </m:ctrlPr>
            </m:sSubPr>
            <m:e>
              <m:r>
                <w:del w:id="2239" w:author="Zhang Li" w:date="2022-06-12T14:57:00Z">
                  <w:rPr>
                    <w:rFonts w:ascii="Cambria Math" w:eastAsia="宋体" w:hAnsi="Cambria Math" w:cs="Times New Roman"/>
                    <w:kern w:val="0"/>
                    <w:sz w:val="24"/>
                    <w:szCs w:val="24"/>
                    <w:highlight w:val="cyan"/>
                  </w:rPr>
                  <m:t>p</m:t>
                </w:del>
              </m:r>
            </m:e>
            <m:sub>
              <m:r>
                <w:del w:id="2240" w:author="Zhang Li" w:date="2022-06-12T14:57:00Z">
                  <w:rPr>
                    <w:rFonts w:ascii="Cambria Math" w:eastAsia="宋体" w:hAnsi="Cambria Math" w:cs="Times New Roman"/>
                    <w:kern w:val="0"/>
                    <w:sz w:val="24"/>
                    <w:szCs w:val="24"/>
                    <w:highlight w:val="cyan"/>
                  </w:rPr>
                  <m:t xml:space="preserve"> Comm,v</m:t>
                </w:del>
              </m:r>
            </m:sub>
          </m:sSub>
          <m:r>
            <w:del w:id="2241" w:author="Zhang Li" w:date="2022-06-12T14:57:00Z">
              <w:rPr>
                <w:rFonts w:ascii="Cambria Math" w:eastAsia="宋体" w:hAnsi="Cambria Math" w:cs="Times New Roman"/>
                <w:kern w:val="0"/>
                <w:sz w:val="24"/>
                <w:szCs w:val="24"/>
              </w:rPr>
              <m:t>=</m:t>
            </w:del>
          </m:r>
          <m:nary>
            <m:naryPr>
              <m:chr m:val="∑"/>
              <m:ctrlPr>
                <w:del w:id="2242" w:author="Zhang Li" w:date="2022-06-12T14:57:00Z">
                  <w:rPr>
                    <w:rFonts w:ascii="Cambria Math" w:eastAsia="宋体" w:hAnsi="Cambria Math" w:cs="Times New Roman"/>
                    <w:i/>
                    <w:kern w:val="0"/>
                    <w:sz w:val="24"/>
                    <w:szCs w:val="24"/>
                  </w:rPr>
                </w:del>
              </m:ctrlPr>
            </m:naryPr>
            <m:sub>
              <m:r>
                <w:del w:id="2243" w:author="Zhang Li" w:date="2022-06-12T14:57:00Z">
                  <w:rPr>
                    <w:rFonts w:ascii="Cambria Math" w:eastAsia="宋体" w:hAnsi="Cambria Math" w:cs="Times New Roman"/>
                    <w:kern w:val="0"/>
                    <w:sz w:val="24"/>
                    <w:szCs w:val="24"/>
                  </w:rPr>
                  <m:t>f=</m:t>
                </w:del>
              </m:r>
              <m:d>
                <m:dPr>
                  <m:begChr m:val="⌈"/>
                  <m:endChr m:val="⌉"/>
                  <m:ctrlPr>
                    <w:del w:id="2244" w:author="Zhang Li" w:date="2022-06-12T14:57:00Z">
                      <w:rPr>
                        <w:rFonts w:ascii="Cambria Math" w:eastAsia="宋体" w:hAnsi="Cambria Math" w:cs="Times New Roman"/>
                        <w:i/>
                        <w:kern w:val="0"/>
                        <w:sz w:val="24"/>
                        <w:szCs w:val="24"/>
                      </w:rPr>
                    </w:del>
                  </m:ctrlPr>
                </m:dPr>
                <m:e>
                  <m:f>
                    <m:fPr>
                      <m:ctrlPr>
                        <w:del w:id="2245" w:author="Zhang Li" w:date="2022-06-12T14:57:00Z">
                          <w:rPr>
                            <w:rFonts w:ascii="Cambria Math" w:eastAsia="宋体" w:hAnsi="Cambria Math" w:cs="Times New Roman"/>
                            <w:i/>
                            <w:kern w:val="0"/>
                            <w:sz w:val="24"/>
                            <w:szCs w:val="24"/>
                          </w:rPr>
                        </w:del>
                      </m:ctrlPr>
                    </m:fPr>
                    <m:num>
                      <m:r>
                        <w:del w:id="2246" w:author="Zhang Li" w:date="2022-06-12T14:57:00Z">
                          <w:rPr>
                            <w:rFonts w:ascii="Cambria Math" w:eastAsia="宋体" w:hAnsi="Cambria Math" w:cs="Times New Roman"/>
                            <w:kern w:val="0"/>
                            <w:sz w:val="24"/>
                            <w:szCs w:val="24"/>
                          </w:rPr>
                          <m:t>N</m:t>
                        </w:del>
                      </m:r>
                    </m:num>
                    <m:den>
                      <m:r>
                        <w:del w:id="2247" w:author="Zhang Li" w:date="2022-06-12T14:57:00Z">
                          <w:rPr>
                            <w:rFonts w:ascii="Cambria Math" w:eastAsia="宋体" w:hAnsi="Cambria Math" w:cs="Times New Roman"/>
                            <w:kern w:val="0"/>
                            <w:sz w:val="24"/>
                            <w:szCs w:val="24"/>
                          </w:rPr>
                          <m:t>2</m:t>
                        </w:del>
                      </m:r>
                    </m:den>
                  </m:f>
                </m:e>
              </m:d>
            </m:sub>
            <m:sup>
              <m:r>
                <w:del w:id="2248" w:author="Zhang Li" w:date="2022-06-12T14:57:00Z">
                  <w:rPr>
                    <w:rFonts w:ascii="Cambria Math" w:eastAsia="宋体" w:hAnsi="Cambria Math" w:cs="Times New Roman"/>
                    <w:kern w:val="0"/>
                    <w:sz w:val="24"/>
                    <w:szCs w:val="24"/>
                  </w:rPr>
                  <m:t>N-1</m:t>
                </w:del>
              </m:r>
            </m:sup>
            <m:e>
              <m:nary>
                <m:naryPr>
                  <m:chr m:val="∏"/>
                  <m:supHide m:val="1"/>
                  <m:ctrlPr>
                    <w:del w:id="2249" w:author="Zhang Li" w:date="2022-06-12T14:57:00Z">
                      <w:rPr>
                        <w:rFonts w:ascii="Cambria Math" w:eastAsia="宋体" w:hAnsi="Cambria Math" w:cs="Times New Roman"/>
                        <w:i/>
                        <w:kern w:val="0"/>
                        <w:sz w:val="24"/>
                        <w:szCs w:val="24"/>
                      </w:rPr>
                    </w:del>
                  </m:ctrlPr>
                </m:naryPr>
                <m:sub>
                  <m:sSub>
                    <m:sSubPr>
                      <m:ctrlPr>
                        <w:del w:id="2250" w:author="Zhang Li" w:date="2022-06-12T14:57:00Z">
                          <w:rPr>
                            <w:rFonts w:ascii="Cambria Math" w:eastAsia="宋体" w:hAnsi="Cambria Math" w:cs="Times New Roman"/>
                            <w:i/>
                            <w:kern w:val="0"/>
                            <w:sz w:val="24"/>
                            <w:szCs w:val="24"/>
                          </w:rPr>
                        </w:del>
                      </m:ctrlPr>
                    </m:sSubPr>
                    <m:e>
                      <m:r>
                        <w:del w:id="2251" w:author="Zhang Li" w:date="2022-06-12T14:57:00Z">
                          <w:rPr>
                            <w:rFonts w:ascii="Cambria Math" w:eastAsia="宋体" w:hAnsi="Cambria Math" w:cs="Times New Roman"/>
                            <w:kern w:val="0"/>
                            <w:sz w:val="24"/>
                            <w:szCs w:val="24"/>
                          </w:rPr>
                          <m:t>v</m:t>
                        </w:del>
                      </m:r>
                    </m:e>
                    <m:sub>
                      <m:r>
                        <w:del w:id="2252" w:author="Zhang Li" w:date="2022-06-12T14:57:00Z">
                          <w:rPr>
                            <w:rFonts w:ascii="Cambria Math" w:eastAsia="宋体" w:hAnsi="Cambria Math" w:cs="Times New Roman"/>
                            <w:kern w:val="0"/>
                            <w:sz w:val="24"/>
                            <w:szCs w:val="24"/>
                          </w:rPr>
                          <m:t>f</m:t>
                        </w:del>
                      </m:r>
                    </m:sub>
                  </m:sSub>
                  <m:r>
                    <w:del w:id="2253" w:author="Zhang Li" w:date="2022-06-12T14:57:00Z">
                      <w:rPr>
                        <w:rFonts w:ascii="Cambria Math" w:eastAsia="宋体" w:hAnsi="Cambria Math" w:cs="Times New Roman"/>
                        <w:kern w:val="0"/>
                        <w:sz w:val="24"/>
                        <w:szCs w:val="24"/>
                      </w:rPr>
                      <m:t>∈</m:t>
                    </w:del>
                  </m:r>
                  <m:sSub>
                    <m:sSubPr>
                      <m:ctrlPr>
                        <w:del w:id="2254" w:author="Zhang Li" w:date="2022-06-12T14:57:00Z">
                          <w:rPr>
                            <w:rFonts w:ascii="Cambria Math" w:eastAsia="宋体" w:hAnsi="Cambria Math" w:cs="Times New Roman"/>
                            <w:i/>
                            <w:kern w:val="0"/>
                            <w:sz w:val="24"/>
                            <w:szCs w:val="24"/>
                          </w:rPr>
                        </w:del>
                      </m:ctrlPr>
                    </m:sSubPr>
                    <m:e>
                      <m:r>
                        <w:del w:id="2255" w:author="Zhang Li" w:date="2022-06-12T14:57:00Z">
                          <w:rPr>
                            <w:rFonts w:ascii="Cambria Math" w:eastAsia="宋体" w:hAnsi="Cambria Math" w:cs="Times New Roman"/>
                            <w:kern w:val="0"/>
                            <w:sz w:val="24"/>
                            <w:szCs w:val="24"/>
                          </w:rPr>
                          <m:t>V</m:t>
                        </w:del>
                      </m:r>
                    </m:e>
                    <m:sub>
                      <m:r>
                        <w:del w:id="2256" w:author="Zhang Li" w:date="2022-06-12T14:57:00Z">
                          <w:rPr>
                            <w:rFonts w:ascii="Cambria Math" w:eastAsia="宋体" w:hAnsi="Cambria Math" w:cs="Times New Roman"/>
                            <w:kern w:val="0"/>
                            <w:sz w:val="24"/>
                            <w:szCs w:val="24"/>
                          </w:rPr>
                          <m:t>f</m:t>
                        </w:del>
                      </m:r>
                    </m:sub>
                  </m:sSub>
                </m:sub>
                <m:sup/>
                <m:e>
                  <m:sSub>
                    <m:sSubPr>
                      <m:ctrlPr>
                        <w:del w:id="2257" w:author="Zhang Li" w:date="2022-06-12T14:57:00Z">
                          <w:rPr>
                            <w:rFonts w:ascii="Cambria Math" w:eastAsia="宋体" w:hAnsi="Cambria Math" w:cs="Times New Roman"/>
                            <w:i/>
                            <w:kern w:val="0"/>
                            <w:sz w:val="24"/>
                            <w:szCs w:val="24"/>
                          </w:rPr>
                        </w:del>
                      </m:ctrlPr>
                    </m:sSubPr>
                    <m:e>
                      <m:r>
                        <w:del w:id="2258" w:author="Zhang Li" w:date="2022-06-12T14:57:00Z">
                          <w:rPr>
                            <w:rFonts w:ascii="Cambria Math" w:eastAsia="宋体" w:hAnsi="Cambria Math" w:cs="Times New Roman"/>
                            <w:kern w:val="0"/>
                            <w:sz w:val="24"/>
                            <w:szCs w:val="24"/>
                          </w:rPr>
                          <m:t>ϵ</m:t>
                        </w:del>
                      </m:r>
                    </m:e>
                    <m:sub>
                      <m:sSub>
                        <m:sSubPr>
                          <m:ctrlPr>
                            <w:del w:id="2259" w:author="Zhang Li" w:date="2022-06-12T14:57:00Z">
                              <w:rPr>
                                <w:rFonts w:ascii="Cambria Math" w:eastAsia="宋体" w:hAnsi="Cambria Math" w:cs="Times New Roman"/>
                                <w:i/>
                                <w:kern w:val="0"/>
                                <w:sz w:val="24"/>
                                <w:szCs w:val="24"/>
                              </w:rPr>
                            </w:del>
                          </m:ctrlPr>
                        </m:sSubPr>
                        <m:e>
                          <m:r>
                            <w:del w:id="2260" w:author="Zhang Li" w:date="2022-06-12T14:57:00Z">
                              <w:rPr>
                                <w:rFonts w:ascii="Cambria Math" w:eastAsia="宋体" w:hAnsi="Cambria Math" w:cs="Times New Roman"/>
                                <w:kern w:val="0"/>
                                <w:sz w:val="24"/>
                                <w:szCs w:val="24"/>
                              </w:rPr>
                              <m:t>v</m:t>
                            </w:del>
                          </m:r>
                        </m:e>
                        <m:sub>
                          <m:r>
                            <w:del w:id="2261" w:author="Zhang Li" w:date="2022-06-12T14:57:00Z">
                              <w:rPr>
                                <w:rFonts w:ascii="Cambria Math" w:eastAsia="宋体" w:hAnsi="Cambria Math" w:cs="Times New Roman"/>
                                <w:kern w:val="0"/>
                                <w:sz w:val="24"/>
                                <w:szCs w:val="24"/>
                              </w:rPr>
                              <m:t>f</m:t>
                            </w:del>
                          </m:r>
                        </m:sub>
                      </m:sSub>
                      <m:r>
                        <w:del w:id="2262" w:author="Zhang Li" w:date="2022-06-12T14:57:00Z">
                          <w:rPr>
                            <w:rFonts w:ascii="Cambria Math" w:eastAsia="宋体" w:hAnsi="Cambria Math" w:cs="Times New Roman"/>
                            <w:kern w:val="0"/>
                            <w:sz w:val="24"/>
                            <w:szCs w:val="24"/>
                          </w:rPr>
                          <m:t>,v</m:t>
                        </w:del>
                      </m:r>
                    </m:sub>
                  </m:sSub>
                </m:e>
              </m:nary>
              <m:nary>
                <m:naryPr>
                  <m:chr m:val="∏"/>
                  <m:supHide m:val="1"/>
                  <m:ctrlPr>
                    <w:del w:id="2263" w:author="Zhang Li" w:date="2022-06-12T14:57:00Z">
                      <w:rPr>
                        <w:rFonts w:ascii="Cambria Math" w:eastAsia="宋体" w:hAnsi="Cambria Math" w:cs="Times New Roman"/>
                        <w:i/>
                        <w:kern w:val="0"/>
                        <w:sz w:val="24"/>
                        <w:szCs w:val="24"/>
                      </w:rPr>
                    </w:del>
                  </m:ctrlPr>
                </m:naryPr>
                <m:sub>
                  <m:sSub>
                    <m:sSubPr>
                      <m:ctrlPr>
                        <w:del w:id="2264" w:author="Zhang Li" w:date="2022-06-12T14:57:00Z">
                          <w:rPr>
                            <w:rFonts w:ascii="Cambria Math" w:eastAsia="宋体" w:hAnsi="Cambria Math" w:cs="Times New Roman"/>
                            <w:i/>
                            <w:kern w:val="0"/>
                            <w:sz w:val="24"/>
                            <w:szCs w:val="24"/>
                          </w:rPr>
                        </w:del>
                      </m:ctrlPr>
                    </m:sSubPr>
                    <m:e>
                      <m:r>
                        <w:del w:id="2265" w:author="Zhang Li" w:date="2022-06-12T14:57:00Z">
                          <w:rPr>
                            <w:rFonts w:ascii="Cambria Math" w:eastAsia="宋体" w:hAnsi="Cambria Math" w:cs="Times New Roman"/>
                            <w:kern w:val="0"/>
                            <w:sz w:val="24"/>
                            <w:szCs w:val="24"/>
                          </w:rPr>
                          <m:t>v</m:t>
                        </w:del>
                      </m:r>
                    </m:e>
                    <m:sub>
                      <m:r>
                        <w:del w:id="2266" w:author="Zhang Li" w:date="2022-06-12T14:57:00Z">
                          <w:rPr>
                            <w:rFonts w:ascii="Cambria Math" w:eastAsia="宋体" w:hAnsi="Cambria Math" w:cs="Times New Roman"/>
                            <w:kern w:val="0"/>
                            <w:sz w:val="24"/>
                            <w:szCs w:val="24"/>
                          </w:rPr>
                          <m:t>h</m:t>
                        </w:del>
                      </m:r>
                    </m:sub>
                  </m:sSub>
                  <m:r>
                    <w:del w:id="2267" w:author="Zhang Li" w:date="2022-06-12T14:57:00Z">
                      <w:rPr>
                        <w:rFonts w:ascii="Cambria Math" w:eastAsia="宋体" w:hAnsi="Cambria Math" w:cs="Times New Roman"/>
                        <w:kern w:val="0"/>
                        <w:sz w:val="24"/>
                        <w:szCs w:val="24"/>
                      </w:rPr>
                      <m:t>∈</m:t>
                    </w:del>
                  </m:r>
                  <m:r>
                    <w:del w:id="2268" w:author="Zhang Li" w:date="2022-06-12T14:57:00Z">
                      <w:rPr>
                        <w:rFonts w:ascii="Cambria Math" w:eastAsia="宋体" w:hAnsi="Cambria Math" w:cs="Times New Roman" w:hint="eastAsia"/>
                        <w:kern w:val="0"/>
                        <w:sz w:val="24"/>
                        <w:szCs w:val="24"/>
                      </w:rPr>
                      <m:t>V</m:t>
                    </w:del>
                  </m:r>
                  <m:r>
                    <w:del w:id="2269" w:author="Zhang Li" w:date="2022-06-12T14:57:00Z">
                      <w:rPr>
                        <w:rFonts w:ascii="Cambria Math" w:eastAsia="宋体" w:hAnsi="Cambria Math" w:cs="Times New Roman"/>
                        <w:kern w:val="0"/>
                        <w:sz w:val="24"/>
                        <w:szCs w:val="24"/>
                      </w:rPr>
                      <m:t>∖</m:t>
                    </w:del>
                  </m:r>
                  <m:sSub>
                    <m:sSubPr>
                      <m:ctrlPr>
                        <w:del w:id="2270" w:author="Zhang Li" w:date="2022-06-12T14:57:00Z">
                          <w:rPr>
                            <w:rFonts w:ascii="Cambria Math" w:eastAsia="宋体" w:hAnsi="Cambria Math" w:cs="Times New Roman"/>
                            <w:i/>
                            <w:kern w:val="0"/>
                            <w:sz w:val="24"/>
                            <w:szCs w:val="24"/>
                          </w:rPr>
                        </w:del>
                      </m:ctrlPr>
                    </m:sSubPr>
                    <m:e>
                      <m:r>
                        <w:del w:id="2271" w:author="Zhang Li" w:date="2022-06-12T14:57:00Z">
                          <w:rPr>
                            <w:rFonts w:ascii="Cambria Math" w:eastAsia="宋体" w:hAnsi="Cambria Math" w:cs="Times New Roman"/>
                            <w:kern w:val="0"/>
                            <w:sz w:val="24"/>
                            <w:szCs w:val="24"/>
                          </w:rPr>
                          <m:t>V</m:t>
                        </w:del>
                      </m:r>
                    </m:e>
                    <m:sub>
                      <m:r>
                        <w:del w:id="2272" w:author="Zhang Li" w:date="2022-06-12T14:57:00Z">
                          <w:rPr>
                            <w:rFonts w:ascii="Cambria Math" w:eastAsia="宋体" w:hAnsi="Cambria Math" w:cs="Times New Roman"/>
                            <w:kern w:val="0"/>
                            <w:sz w:val="24"/>
                            <w:szCs w:val="24"/>
                          </w:rPr>
                          <m:t>f</m:t>
                        </w:del>
                      </m:r>
                    </m:sub>
                  </m:sSub>
                </m:sub>
                <m:sup/>
                <m:e>
                  <m:d>
                    <m:dPr>
                      <m:ctrlPr>
                        <w:del w:id="2273" w:author="Zhang Li" w:date="2022-06-12T14:57:00Z">
                          <w:rPr>
                            <w:rFonts w:ascii="Cambria Math" w:eastAsia="宋体" w:hAnsi="Cambria Math" w:cs="Times New Roman"/>
                            <w:i/>
                            <w:kern w:val="0"/>
                            <w:sz w:val="24"/>
                            <w:szCs w:val="24"/>
                          </w:rPr>
                        </w:del>
                      </m:ctrlPr>
                    </m:dPr>
                    <m:e>
                      <m:r>
                        <w:del w:id="2274" w:author="Zhang Li" w:date="2022-06-12T14:57:00Z">
                          <w:rPr>
                            <w:rFonts w:ascii="Cambria Math" w:eastAsia="宋体" w:hAnsi="Cambria Math" w:cs="Times New Roman"/>
                            <w:kern w:val="0"/>
                            <w:sz w:val="24"/>
                            <w:szCs w:val="24"/>
                          </w:rPr>
                          <m:t>1-</m:t>
                        </w:del>
                      </m:r>
                      <m:sSub>
                        <m:sSubPr>
                          <m:ctrlPr>
                            <w:del w:id="2275" w:author="Zhang Li" w:date="2022-06-12T14:57:00Z">
                              <w:rPr>
                                <w:rFonts w:ascii="Cambria Math" w:eastAsia="宋体" w:hAnsi="Cambria Math" w:cs="Times New Roman"/>
                                <w:i/>
                                <w:kern w:val="0"/>
                                <w:sz w:val="24"/>
                                <w:szCs w:val="24"/>
                              </w:rPr>
                            </w:del>
                          </m:ctrlPr>
                        </m:sSubPr>
                        <m:e>
                          <m:r>
                            <w:del w:id="2276" w:author="Zhang Li" w:date="2022-06-12T14:57:00Z">
                              <w:rPr>
                                <w:rFonts w:ascii="Cambria Math" w:eastAsia="宋体" w:hAnsi="Cambria Math" w:cs="Times New Roman"/>
                                <w:kern w:val="0"/>
                                <w:sz w:val="24"/>
                                <w:szCs w:val="24"/>
                              </w:rPr>
                              <m:t>ϵ</m:t>
                            </w:del>
                          </m:r>
                        </m:e>
                        <m:sub>
                          <m:r>
                            <w:del w:id="2277" w:author="Zhang Li" w:date="2022-06-12T14:57:00Z">
                              <w:rPr>
                                <w:rFonts w:ascii="Cambria Math" w:eastAsia="宋体" w:hAnsi="Cambria Math" w:cs="Times New Roman"/>
                                <w:kern w:val="0"/>
                                <w:sz w:val="24"/>
                                <w:szCs w:val="24"/>
                              </w:rPr>
                              <m:t>h,v</m:t>
                            </w:del>
                          </m:r>
                        </m:sub>
                      </m:sSub>
                    </m:e>
                  </m:d>
                </m:e>
              </m:nary>
              <m:r>
                <w:del w:id="2278"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2279" w:author="Zhang Li" w:date="2022-06-12T14:57:00Z"/>
          <w:rFonts w:ascii="Times New Roman" w:eastAsia="宋体" w:hAnsi="Times New Roman" w:cs="Times New Roman"/>
          <w:kern w:val="0"/>
          <w:sz w:val="24"/>
          <w:szCs w:val="24"/>
        </w:rPr>
      </w:pPr>
      <w:del w:id="2280" w:author="Zhang Li" w:date="2022-06-12T14:57:00Z">
        <w:r w:rsidDel="005376C1">
          <w:rPr>
            <w:rFonts w:ascii="Times New Roman" w:eastAsia="宋体" w:hAnsi="Times New Roman" w:cs="Times New Roman"/>
            <w:kern w:val="0"/>
            <w:sz w:val="24"/>
            <w:szCs w:val="24"/>
          </w:rPr>
          <w:delText xml:space="preserve">where </w:delText>
        </w:r>
      </w:del>
      <m:oMath>
        <m:sSub>
          <m:sSubPr>
            <m:ctrlPr>
              <w:del w:id="2281" w:author="Zhang Li" w:date="2022-06-12T14:57:00Z">
                <w:rPr>
                  <w:rFonts w:ascii="Cambria Math" w:eastAsia="宋体" w:hAnsi="Cambria Math" w:cs="Times New Roman"/>
                  <w:i/>
                  <w:kern w:val="0"/>
                  <w:sz w:val="24"/>
                  <w:szCs w:val="24"/>
                </w:rPr>
              </w:del>
            </m:ctrlPr>
          </m:sSubPr>
          <m:e>
            <m:r>
              <w:del w:id="2282" w:author="Zhang Li" w:date="2022-06-12T14:57:00Z">
                <w:rPr>
                  <w:rFonts w:ascii="Cambria Math" w:eastAsia="宋体" w:hAnsi="Cambria Math" w:cs="Times New Roman"/>
                  <w:kern w:val="0"/>
                  <w:sz w:val="24"/>
                  <w:szCs w:val="24"/>
                </w:rPr>
                <m:t>ϵ</m:t>
              </w:del>
            </m:r>
          </m:e>
          <m:sub>
            <m:r>
              <w:del w:id="2283" w:author="Zhang Li" w:date="2022-06-12T14:57:00Z">
                <w:rPr>
                  <w:rFonts w:ascii="Cambria Math" w:eastAsia="宋体" w:hAnsi="Cambria Math" w:cs="Times New Roman"/>
                  <w:kern w:val="0"/>
                  <w:sz w:val="24"/>
                  <w:szCs w:val="24"/>
                </w:rPr>
                <m:t>u,v</m:t>
              </w:del>
            </m:r>
          </m:sub>
        </m:sSub>
        <m:r>
          <w:del w:id="2284" w:author="Zhang Li" w:date="2022-06-12T14:57:00Z">
            <w:rPr>
              <w:rFonts w:ascii="Cambria Math" w:eastAsia="宋体" w:hAnsi="Cambria Math" w:cs="Times New Roman"/>
              <w:kern w:val="0"/>
              <w:sz w:val="24"/>
              <w:szCs w:val="24"/>
            </w:rPr>
            <m:t>=1-</m:t>
          </w:del>
        </m:r>
        <m:sSup>
          <m:sSupPr>
            <m:ctrlPr>
              <w:del w:id="2285" w:author="Zhang Li" w:date="2022-06-12T14:57:00Z">
                <w:rPr>
                  <w:rFonts w:ascii="Cambria Math" w:eastAsia="宋体" w:hAnsi="Cambria Math" w:cs="Times New Roman"/>
                  <w:i/>
                  <w:kern w:val="0"/>
                  <w:sz w:val="24"/>
                  <w:szCs w:val="24"/>
                </w:rPr>
              </w:del>
            </m:ctrlPr>
          </m:sSupPr>
          <m:e>
            <m:r>
              <w:del w:id="2286" w:author="Zhang Li" w:date="2022-06-12T14:57:00Z">
                <w:rPr>
                  <w:rFonts w:ascii="Cambria Math" w:eastAsia="宋体" w:hAnsi="Cambria Math" w:cs="Times New Roman"/>
                  <w:kern w:val="0"/>
                  <w:sz w:val="24"/>
                  <w:szCs w:val="24"/>
                </w:rPr>
                <m:t>e</m:t>
              </w:del>
            </m:r>
          </m:e>
          <m:sup>
            <m:r>
              <w:del w:id="2287" w:author="Zhang Li" w:date="2022-06-12T14:57:00Z">
                <w:rPr>
                  <w:rFonts w:ascii="Cambria Math" w:eastAsia="宋体" w:hAnsi="Cambria Math" w:cs="Times New Roman"/>
                  <w:kern w:val="0"/>
                  <w:sz w:val="24"/>
                  <w:szCs w:val="24"/>
                </w:rPr>
                <m:t>-</m:t>
              </w:del>
            </m:r>
            <m:sSup>
              <m:sSupPr>
                <m:ctrlPr>
                  <w:del w:id="2288" w:author="Zhang Li" w:date="2022-06-12T14:57:00Z">
                    <w:rPr>
                      <w:rFonts w:ascii="Cambria Math" w:eastAsia="宋体" w:hAnsi="Cambria Math" w:cs="Times New Roman"/>
                      <w:i/>
                      <w:kern w:val="0"/>
                      <w:sz w:val="24"/>
                      <w:szCs w:val="24"/>
                    </w:rPr>
                  </w:del>
                </m:ctrlPr>
              </m:sSupPr>
              <m:e>
                <m:r>
                  <w:del w:id="2289" w:author="Zhang Li" w:date="2022-06-12T14:57:00Z">
                    <w:rPr>
                      <w:rFonts w:ascii="Cambria Math" w:eastAsia="宋体" w:hAnsi="Cambria Math" w:cs="Times New Roman"/>
                      <w:kern w:val="0"/>
                      <w:sz w:val="24"/>
                      <w:szCs w:val="24"/>
                    </w:rPr>
                    <m:t>10</m:t>
                  </w:del>
                </m:r>
              </m:e>
              <m:sup>
                <m:f>
                  <m:fPr>
                    <m:ctrlPr>
                      <w:del w:id="2290" w:author="Zhang Li" w:date="2022-06-12T14:57:00Z">
                        <w:rPr>
                          <w:rFonts w:ascii="Cambria Math" w:eastAsia="宋体" w:hAnsi="Cambria Math" w:cs="Times New Roman"/>
                          <w:i/>
                          <w:kern w:val="0"/>
                          <w:sz w:val="24"/>
                          <w:szCs w:val="24"/>
                        </w:rPr>
                      </w:del>
                    </m:ctrlPr>
                  </m:fPr>
                  <m:num>
                    <m:r>
                      <w:del w:id="2291" w:author="Zhang Li" w:date="2022-06-12T14:57:00Z">
                        <w:rPr>
                          <w:rFonts w:ascii="Cambria Math" w:eastAsia="宋体" w:hAnsi="Cambria Math" w:cs="Times New Roman"/>
                          <w:kern w:val="0"/>
                          <w:sz w:val="24"/>
                          <w:szCs w:val="24"/>
                        </w:rPr>
                        <m:t xml:space="preserve"> P</m:t>
                      </w:del>
                    </m:r>
                    <m:sSub>
                      <m:sSubPr>
                        <m:ctrlPr>
                          <w:del w:id="2292" w:author="Zhang Li" w:date="2022-06-12T14:57:00Z">
                            <w:rPr>
                              <w:rFonts w:ascii="Cambria Math" w:eastAsia="宋体" w:hAnsi="Cambria Math" w:cs="Times New Roman"/>
                              <w:i/>
                              <w:kern w:val="0"/>
                              <w:sz w:val="24"/>
                              <w:szCs w:val="24"/>
                            </w:rPr>
                          </w:del>
                        </m:ctrlPr>
                      </m:sSubPr>
                      <m:e>
                        <m:r>
                          <w:del w:id="2293" w:author="Zhang Li" w:date="2022-06-12T14:57:00Z">
                            <w:rPr>
                              <w:rFonts w:ascii="Cambria Math" w:eastAsia="宋体" w:hAnsi="Cambria Math" w:cs="Times New Roman"/>
                              <w:kern w:val="0"/>
                              <w:sz w:val="24"/>
                              <w:szCs w:val="24"/>
                            </w:rPr>
                            <m:t>L</m:t>
                          </w:del>
                        </m:r>
                      </m:e>
                      <m:sub>
                        <m:r>
                          <w:del w:id="2294" w:author="Zhang Li" w:date="2022-06-12T14:57:00Z">
                            <w:rPr>
                              <w:rFonts w:ascii="Cambria Math" w:eastAsia="宋体" w:hAnsi="Cambria Math" w:cs="Times New Roman"/>
                              <w:kern w:val="0"/>
                              <w:sz w:val="24"/>
                              <w:szCs w:val="24"/>
                            </w:rPr>
                            <m:t>dB</m:t>
                          </w:del>
                        </m:r>
                      </m:sub>
                    </m:sSub>
                    <m:d>
                      <m:dPr>
                        <m:ctrlPr>
                          <w:del w:id="2295" w:author="Zhang Li" w:date="2022-06-12T14:57:00Z">
                            <w:rPr>
                              <w:rFonts w:ascii="Cambria Math" w:eastAsia="宋体" w:hAnsi="Cambria Math" w:cs="Times New Roman"/>
                              <w:i/>
                              <w:kern w:val="0"/>
                              <w:sz w:val="24"/>
                              <w:szCs w:val="24"/>
                            </w:rPr>
                          </w:del>
                        </m:ctrlPr>
                      </m:dPr>
                      <m:e>
                        <m:sSub>
                          <m:sSubPr>
                            <m:ctrlPr>
                              <w:del w:id="2296" w:author="Zhang Li" w:date="2022-06-12T14:57:00Z">
                                <w:rPr>
                                  <w:rFonts w:ascii="Cambria Math" w:eastAsia="宋体" w:hAnsi="Cambria Math" w:cs="Times New Roman"/>
                                  <w:i/>
                                  <w:kern w:val="0"/>
                                  <w:sz w:val="24"/>
                                  <w:szCs w:val="24"/>
                                </w:rPr>
                              </w:del>
                            </m:ctrlPr>
                          </m:sSubPr>
                          <m:e>
                            <m:r>
                              <w:del w:id="2297" w:author="Zhang Li" w:date="2022-06-12T14:57:00Z">
                                <w:rPr>
                                  <w:rFonts w:ascii="Cambria Math" w:eastAsia="宋体" w:hAnsi="Cambria Math" w:cs="Times New Roman"/>
                                  <w:kern w:val="0"/>
                                  <w:sz w:val="24"/>
                                  <w:szCs w:val="24"/>
                                </w:rPr>
                                <m:t>d</m:t>
                              </w:del>
                            </m:r>
                          </m:e>
                          <m:sub>
                            <m:r>
                              <w:del w:id="2298" w:author="Zhang Li" w:date="2022-06-12T14:57:00Z">
                                <w:rPr>
                                  <w:rFonts w:ascii="Cambria Math" w:eastAsia="宋体" w:hAnsi="Cambria Math" w:cs="Times New Roman"/>
                                  <w:kern w:val="0"/>
                                  <w:sz w:val="24"/>
                                  <w:szCs w:val="24"/>
                                </w:rPr>
                                <m:t>0</m:t>
                              </w:del>
                            </m:r>
                          </m:sub>
                        </m:sSub>
                      </m:e>
                    </m:d>
                  </m:num>
                  <m:den>
                    <m:r>
                      <w:del w:id="2299" w:author="Zhang Li" w:date="2022-06-12T14:57:00Z">
                        <w:rPr>
                          <w:rFonts w:ascii="Cambria Math" w:eastAsia="宋体" w:hAnsi="Cambria Math" w:cs="Times New Roman"/>
                          <w:kern w:val="0"/>
                          <w:sz w:val="24"/>
                          <w:szCs w:val="24"/>
                        </w:rPr>
                        <m:t>10</m:t>
                      </w:del>
                    </m:r>
                  </m:den>
                </m:f>
              </m:sup>
            </m:sSup>
            <m:r>
              <w:del w:id="2300" w:author="Zhang Li" w:date="2022-06-12T14:57:00Z">
                <w:rPr>
                  <w:rFonts w:ascii="Cambria Math" w:eastAsia="宋体" w:hAnsi="Cambria Math" w:cs="Times New Roman"/>
                  <w:kern w:val="0"/>
                  <w:sz w:val="24"/>
                  <w:szCs w:val="24"/>
                </w:rPr>
                <m:t>⋅</m:t>
              </w:del>
            </m:r>
            <m:f>
              <m:fPr>
                <m:ctrlPr>
                  <w:del w:id="2301" w:author="Zhang Li" w:date="2022-06-12T14:57:00Z">
                    <w:rPr>
                      <w:rFonts w:ascii="Cambria Math" w:eastAsia="宋体" w:hAnsi="Cambria Math" w:cs="Times New Roman"/>
                      <w:i/>
                      <w:kern w:val="0"/>
                      <w:sz w:val="24"/>
                      <w:szCs w:val="24"/>
                    </w:rPr>
                  </w:del>
                </m:ctrlPr>
              </m:fPr>
              <m:num>
                <m:r>
                  <w:del w:id="2302" w:author="Zhang Li" w:date="2022-06-12T14:57:00Z">
                    <w:rPr>
                      <w:rFonts w:ascii="Cambria Math" w:eastAsia="宋体" w:hAnsi="Cambria Math" w:cs="Times New Roman"/>
                      <w:kern w:val="0"/>
                      <w:sz w:val="24"/>
                      <w:szCs w:val="24"/>
                    </w:rPr>
                    <m:t>β</m:t>
                  </w:del>
                </m:r>
                <m:sSub>
                  <m:sSubPr>
                    <m:ctrlPr>
                      <w:del w:id="2303" w:author="Zhang Li" w:date="2022-06-12T14:57:00Z">
                        <w:rPr>
                          <w:rFonts w:ascii="Cambria Math" w:eastAsia="宋体" w:hAnsi="Cambria Math" w:cs="Times New Roman"/>
                          <w:i/>
                          <w:kern w:val="0"/>
                          <w:sz w:val="24"/>
                          <w:szCs w:val="24"/>
                        </w:rPr>
                      </w:del>
                    </m:ctrlPr>
                  </m:sSubPr>
                  <m:e>
                    <m:r>
                      <w:del w:id="2304" w:author="Zhang Li" w:date="2022-06-12T14:57:00Z">
                        <w:rPr>
                          <w:rFonts w:ascii="Cambria Math" w:eastAsia="宋体" w:hAnsi="Cambria Math" w:cs="Times New Roman"/>
                          <w:kern w:val="0"/>
                          <w:sz w:val="24"/>
                          <w:szCs w:val="24"/>
                        </w:rPr>
                        <m:t>P</m:t>
                      </w:del>
                    </m:r>
                  </m:e>
                  <m:sub>
                    <m:r>
                      <w:del w:id="2305" w:author="Zhang Li" w:date="2022-06-12T14:57:00Z">
                        <w:rPr>
                          <w:rFonts w:ascii="Cambria Math" w:eastAsia="宋体" w:hAnsi="Cambria Math" w:cs="Times New Roman"/>
                          <w:kern w:val="0"/>
                          <w:sz w:val="24"/>
                          <w:szCs w:val="24"/>
                        </w:rPr>
                        <m:t>n</m:t>
                      </w:del>
                    </m:r>
                  </m:sub>
                </m:sSub>
              </m:num>
              <m:den>
                <m:sSub>
                  <m:sSubPr>
                    <m:ctrlPr>
                      <w:del w:id="2306" w:author="Zhang Li" w:date="2022-06-12T14:57:00Z">
                        <w:rPr>
                          <w:rFonts w:ascii="Cambria Math" w:eastAsia="宋体" w:hAnsi="Cambria Math" w:cs="Times New Roman"/>
                          <w:i/>
                          <w:kern w:val="0"/>
                          <w:sz w:val="24"/>
                          <w:szCs w:val="24"/>
                        </w:rPr>
                      </w:del>
                    </m:ctrlPr>
                  </m:sSubPr>
                  <m:e>
                    <m:r>
                      <w:del w:id="2307" w:author="Zhang Li" w:date="2022-06-12T14:57:00Z">
                        <w:rPr>
                          <w:rFonts w:ascii="Cambria Math" w:eastAsia="宋体" w:hAnsi="Cambria Math" w:cs="Times New Roman"/>
                          <w:kern w:val="0"/>
                          <w:sz w:val="24"/>
                          <w:szCs w:val="24"/>
                        </w:rPr>
                        <m:t>P</m:t>
                      </w:del>
                    </m:r>
                  </m:e>
                  <m:sub>
                    <m:r>
                      <w:del w:id="2308" w:author="Zhang Li" w:date="2022-06-12T14:57:00Z">
                        <w:rPr>
                          <w:rFonts w:ascii="Cambria Math" w:eastAsia="宋体" w:hAnsi="Cambria Math" w:cs="Times New Roman"/>
                          <w:kern w:val="0"/>
                          <w:sz w:val="24"/>
                          <w:szCs w:val="24"/>
                        </w:rPr>
                        <m:t>t</m:t>
                      </w:del>
                    </m:r>
                  </m:sub>
                </m:sSub>
              </m:den>
            </m:f>
            <m:r>
              <w:del w:id="2309" w:author="Zhang Li" w:date="2022-06-12T14:57:00Z">
                <w:rPr>
                  <w:rFonts w:ascii="Cambria Math" w:eastAsia="宋体" w:hAnsi="Cambria Math" w:cs="Times New Roman"/>
                  <w:kern w:val="0"/>
                  <w:sz w:val="24"/>
                  <w:szCs w:val="24"/>
                </w:rPr>
                <m:t>⋅</m:t>
              </w:del>
            </m:r>
            <m:sSup>
              <m:sSupPr>
                <m:ctrlPr>
                  <w:del w:id="2310" w:author="Zhang Li" w:date="2022-06-12T14:57:00Z">
                    <w:rPr>
                      <w:rFonts w:ascii="Cambria Math" w:eastAsia="宋体" w:hAnsi="Cambria Math" w:cs="Times New Roman"/>
                      <w:i/>
                      <w:kern w:val="0"/>
                      <w:sz w:val="24"/>
                      <w:szCs w:val="24"/>
                    </w:rPr>
                  </w:del>
                </m:ctrlPr>
              </m:sSupPr>
              <m:e>
                <m:d>
                  <m:dPr>
                    <m:ctrlPr>
                      <w:del w:id="2311" w:author="Zhang Li" w:date="2022-06-12T14:57:00Z">
                        <w:rPr>
                          <w:rFonts w:ascii="Cambria Math" w:eastAsia="宋体" w:hAnsi="Cambria Math" w:cs="Times New Roman"/>
                          <w:i/>
                          <w:kern w:val="0"/>
                          <w:sz w:val="24"/>
                          <w:szCs w:val="24"/>
                        </w:rPr>
                      </w:del>
                    </m:ctrlPr>
                  </m:dPr>
                  <m:e>
                    <m:f>
                      <m:fPr>
                        <m:ctrlPr>
                          <w:del w:id="2312" w:author="Zhang Li" w:date="2022-06-12T14:57:00Z">
                            <w:rPr>
                              <w:rFonts w:ascii="Cambria Math" w:eastAsia="宋体" w:hAnsi="Cambria Math" w:cs="Times New Roman"/>
                              <w:i/>
                              <w:kern w:val="0"/>
                              <w:sz w:val="24"/>
                              <w:szCs w:val="24"/>
                            </w:rPr>
                          </w:del>
                        </m:ctrlPr>
                      </m:fPr>
                      <m:num>
                        <m:sSub>
                          <m:sSubPr>
                            <m:ctrlPr>
                              <w:del w:id="2313" w:author="Zhang Li" w:date="2022-06-12T14:57:00Z">
                                <w:rPr>
                                  <w:rFonts w:ascii="Cambria Math" w:eastAsia="宋体" w:hAnsi="Cambria Math" w:cs="Times New Roman"/>
                                  <w:i/>
                                  <w:kern w:val="0"/>
                                  <w:sz w:val="24"/>
                                  <w:szCs w:val="24"/>
                                </w:rPr>
                              </w:del>
                            </m:ctrlPr>
                          </m:sSubPr>
                          <m:e>
                            <m:r>
                              <w:del w:id="2314" w:author="Zhang Li" w:date="2022-06-12T14:57:00Z">
                                <w:rPr>
                                  <w:rFonts w:ascii="Cambria Math" w:eastAsia="宋体" w:hAnsi="Cambria Math" w:cs="Times New Roman"/>
                                  <w:kern w:val="0"/>
                                  <w:sz w:val="24"/>
                                  <w:szCs w:val="24"/>
                                </w:rPr>
                                <m:t>d</m:t>
                              </w:del>
                            </m:r>
                          </m:e>
                          <m:sub>
                            <m:r>
                              <w:del w:id="2315" w:author="Zhang Li" w:date="2022-06-12T14:57:00Z">
                                <w:rPr>
                                  <w:rFonts w:ascii="Cambria Math" w:eastAsia="宋体" w:hAnsi="Cambria Math" w:cs="Times New Roman"/>
                                  <w:kern w:val="0"/>
                                  <w:sz w:val="24"/>
                                  <w:szCs w:val="24"/>
                                </w:rPr>
                                <m:t>u,v</m:t>
                              </w:del>
                            </m:r>
                          </m:sub>
                        </m:sSub>
                      </m:num>
                      <m:den>
                        <m:sSub>
                          <m:sSubPr>
                            <m:ctrlPr>
                              <w:del w:id="2316" w:author="Zhang Li" w:date="2022-06-12T14:57:00Z">
                                <w:rPr>
                                  <w:rFonts w:ascii="Cambria Math" w:eastAsia="宋体" w:hAnsi="Cambria Math" w:cs="Times New Roman"/>
                                  <w:i/>
                                  <w:kern w:val="0"/>
                                  <w:sz w:val="24"/>
                                  <w:szCs w:val="24"/>
                                </w:rPr>
                              </w:del>
                            </m:ctrlPr>
                          </m:sSubPr>
                          <m:e>
                            <m:r>
                              <w:del w:id="2317" w:author="Zhang Li" w:date="2022-06-12T14:57:00Z">
                                <w:rPr>
                                  <w:rFonts w:ascii="Cambria Math" w:eastAsia="宋体" w:hAnsi="Cambria Math" w:cs="Times New Roman"/>
                                  <w:kern w:val="0"/>
                                  <w:sz w:val="24"/>
                                  <w:szCs w:val="24"/>
                                </w:rPr>
                                <m:t>d</m:t>
                              </w:del>
                            </m:r>
                          </m:e>
                          <m:sub>
                            <m:r>
                              <w:del w:id="2318" w:author="Zhang Li" w:date="2022-06-12T14:57:00Z">
                                <w:rPr>
                                  <w:rFonts w:ascii="Cambria Math" w:eastAsia="宋体" w:hAnsi="Cambria Math" w:cs="Times New Roman"/>
                                  <w:kern w:val="0"/>
                                  <w:sz w:val="24"/>
                                  <w:szCs w:val="24"/>
                                </w:rPr>
                                <m:t>0</m:t>
                              </w:del>
                            </m:r>
                          </m:sub>
                        </m:sSub>
                      </m:den>
                    </m:f>
                  </m:e>
                </m:d>
              </m:e>
              <m:sup>
                <m:r>
                  <w:del w:id="2319" w:author="Zhang Li" w:date="2022-06-12T14:57:00Z">
                    <w:rPr>
                      <w:rFonts w:ascii="Cambria Math" w:eastAsia="宋体" w:hAnsi="Cambria Math" w:cs="Times New Roman"/>
                      <w:kern w:val="0"/>
                      <w:sz w:val="24"/>
                      <w:szCs w:val="24"/>
                    </w:rPr>
                    <m:t>-α</m:t>
                  </w:del>
                </m:r>
              </m:sup>
            </m:sSup>
          </m:sup>
        </m:sSup>
      </m:oMath>
      <w:del w:id="232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2321" w:author="Zhang Li" w:date="2022-06-12T14:57:00Z">
            <w:rPr>
              <w:rFonts w:ascii="Cambria Math" w:eastAsia="宋体" w:hAnsi="Cambria Math" w:cs="Times New Roman"/>
              <w:kern w:val="0"/>
              <w:sz w:val="24"/>
              <w:szCs w:val="24"/>
              <w:highlight w:val="cyan"/>
            </w:rPr>
            <m:t>Nod</m:t>
          </w:del>
        </m:r>
        <m:sSub>
          <m:sSubPr>
            <m:ctrlPr>
              <w:del w:id="2322" w:author="Zhang Li" w:date="2022-06-12T14:57:00Z">
                <w:rPr>
                  <w:rFonts w:ascii="Cambria Math" w:eastAsia="宋体" w:hAnsi="Cambria Math" w:cs="Times New Roman"/>
                  <w:i/>
                  <w:kern w:val="0"/>
                  <w:sz w:val="24"/>
                  <w:szCs w:val="24"/>
                  <w:highlight w:val="cyan"/>
                </w:rPr>
              </w:del>
            </m:ctrlPr>
          </m:sSubPr>
          <m:e>
            <m:r>
              <w:del w:id="2323" w:author="Zhang Li" w:date="2022-06-12T14:57:00Z">
                <w:rPr>
                  <w:rFonts w:ascii="Cambria Math" w:eastAsia="宋体" w:hAnsi="Cambria Math" w:cs="Times New Roman"/>
                  <w:kern w:val="0"/>
                  <w:sz w:val="24"/>
                  <w:szCs w:val="24"/>
                  <w:highlight w:val="cyan"/>
                </w:rPr>
                <m:t>e</m:t>
              </w:del>
            </m:r>
          </m:e>
          <m:sub>
            <m:r>
              <w:del w:id="2324" w:author="Zhang Li" w:date="2022-06-12T14:57:00Z">
                <w:rPr>
                  <w:rFonts w:ascii="Cambria Math" w:eastAsia="宋体" w:hAnsi="Cambria Math" w:cs="Times New Roman"/>
                  <w:kern w:val="0"/>
                  <w:sz w:val="24"/>
                  <w:szCs w:val="24"/>
                  <w:highlight w:val="cyan"/>
                </w:rPr>
                <m:t>u</m:t>
              </w:del>
            </m:r>
          </m:sub>
        </m:sSub>
      </m:oMath>
      <w:del w:id="232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2326" w:author="Zhang Li" w:date="2022-06-12T14:57:00Z">
            <w:rPr>
              <w:rFonts w:ascii="Cambria Math" w:eastAsia="宋体" w:hAnsi="Cambria Math" w:cs="Times New Roman"/>
              <w:kern w:val="0"/>
              <w:sz w:val="24"/>
              <w:szCs w:val="24"/>
              <w:highlight w:val="cyan"/>
            </w:rPr>
            <m:t>Nod</m:t>
          </w:del>
        </m:r>
        <m:sSub>
          <m:sSubPr>
            <m:ctrlPr>
              <w:del w:id="2327" w:author="Zhang Li" w:date="2022-06-12T14:57:00Z">
                <w:rPr>
                  <w:rFonts w:ascii="Cambria Math" w:eastAsia="宋体" w:hAnsi="Cambria Math" w:cs="Times New Roman"/>
                  <w:i/>
                  <w:kern w:val="0"/>
                  <w:sz w:val="24"/>
                  <w:szCs w:val="24"/>
                  <w:highlight w:val="cyan"/>
                </w:rPr>
              </w:del>
            </m:ctrlPr>
          </m:sSubPr>
          <m:e>
            <m:r>
              <w:del w:id="2328" w:author="Zhang Li" w:date="2022-06-12T14:57:00Z">
                <w:rPr>
                  <w:rFonts w:ascii="Cambria Math" w:eastAsia="宋体" w:hAnsi="Cambria Math" w:cs="Times New Roman"/>
                  <w:kern w:val="0"/>
                  <w:sz w:val="24"/>
                  <w:szCs w:val="24"/>
                  <w:highlight w:val="cyan"/>
                </w:rPr>
                <m:t>e</m:t>
              </w:del>
            </m:r>
          </m:e>
          <m:sub>
            <m:r>
              <w:del w:id="2329" w:author="Zhang Li" w:date="2022-06-12T14:57:00Z">
                <w:rPr>
                  <w:rFonts w:ascii="Cambria Math" w:eastAsia="宋体" w:hAnsi="Cambria Math" w:cs="Times New Roman"/>
                  <w:kern w:val="0"/>
                  <w:sz w:val="24"/>
                  <w:szCs w:val="24"/>
                  <w:highlight w:val="cyan"/>
                </w:rPr>
                <m:t>v</m:t>
              </w:del>
            </m:r>
          </m:sub>
        </m:sSub>
      </m:oMath>
      <w:del w:id="2330"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2331" w:author="Zhang Li" w:date="2022-06-12T14:57:00Z"/>
          <w:rFonts w:ascii="Times New Roman" w:eastAsia="宋体" w:hAnsi="Times New Roman" w:cs="Times New Roman"/>
          <w:kern w:val="0"/>
          <w:sz w:val="24"/>
          <w:szCs w:val="24"/>
        </w:rPr>
      </w:pPr>
      <w:del w:id="2332"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2333" w:author="Zhang Li" w:date="2022-06-12T14:57:00Z">
            <w:rPr>
              <w:rFonts w:ascii="Cambria Math" w:eastAsia="宋体" w:hAnsi="Cambria Math" w:cs="Times New Roman"/>
              <w:kern w:val="0"/>
              <w:sz w:val="24"/>
              <w:szCs w:val="24"/>
            </w:rPr>
            <m:t>f=⌊</m:t>
          </w:del>
        </m:r>
        <m:f>
          <m:fPr>
            <m:ctrlPr>
              <w:del w:id="2334" w:author="Zhang Li" w:date="2022-06-12T14:57:00Z">
                <w:rPr>
                  <w:rFonts w:ascii="Cambria Math" w:eastAsia="宋体" w:hAnsi="Cambria Math" w:cs="Times New Roman"/>
                  <w:i/>
                  <w:kern w:val="0"/>
                  <w:sz w:val="24"/>
                  <w:szCs w:val="24"/>
                </w:rPr>
              </w:del>
            </m:ctrlPr>
          </m:fPr>
          <m:num>
            <m:r>
              <w:del w:id="2335" w:author="Zhang Li" w:date="2022-06-12T14:57:00Z">
                <w:rPr>
                  <w:rFonts w:ascii="Cambria Math" w:eastAsia="宋体" w:hAnsi="Cambria Math" w:cs="Times New Roman"/>
                  <w:kern w:val="0"/>
                  <w:sz w:val="24"/>
                  <w:szCs w:val="24"/>
                </w:rPr>
                <m:t>N</m:t>
              </w:del>
            </m:r>
          </m:num>
          <m:den>
            <m:r>
              <w:del w:id="2336" w:author="Zhang Li" w:date="2022-06-12T14:57:00Z">
                <w:rPr>
                  <w:rFonts w:ascii="Cambria Math" w:eastAsia="宋体" w:hAnsi="Cambria Math" w:cs="Times New Roman"/>
                  <w:kern w:val="0"/>
                  <w:sz w:val="24"/>
                  <w:szCs w:val="24"/>
                </w:rPr>
                <m:t>2</m:t>
              </w:del>
            </m:r>
          </m:den>
        </m:f>
        <m:r>
          <w:del w:id="2337" w:author="Zhang Li" w:date="2022-06-12T14:57:00Z">
            <w:rPr>
              <w:rFonts w:ascii="Cambria Math" w:eastAsia="宋体" w:hAnsi="Cambria Math" w:cs="Times New Roman"/>
              <w:kern w:val="0"/>
              <w:sz w:val="24"/>
              <w:szCs w:val="24"/>
            </w:rPr>
            <m:t>⌋</m:t>
          </w:del>
        </m:r>
      </m:oMath>
      <w:del w:id="233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2339" w:author="Zhang Li" w:date="2022-06-12T14:57:00Z">
            <w:rPr>
              <w:rFonts w:ascii="Cambria Math" w:eastAsia="宋体" w:hAnsi="Cambria Math" w:cs="Times New Roman"/>
              <w:kern w:val="0"/>
              <w:sz w:val="24"/>
              <w:szCs w:val="24"/>
            </w:rPr>
            <m:t>Y</m:t>
          </w:del>
        </m:r>
      </m:oMath>
      <w:del w:id="234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2341" w:author="Zhang Li" w:date="2022-06-12T14:57:00Z">
                <w:rPr>
                  <w:rFonts w:ascii="Cambria Math" w:eastAsia="宋体" w:hAnsi="Cambria Math" w:cs="Times New Roman"/>
                  <w:i/>
                  <w:kern w:val="0"/>
                  <w:sz w:val="24"/>
                  <w:szCs w:val="24"/>
                </w:rPr>
              </w:del>
            </m:ctrlPr>
          </m:fPr>
          <m:num>
            <m:r>
              <w:del w:id="2342" w:author="Zhang Li" w:date="2022-06-12T14:57:00Z">
                <w:rPr>
                  <w:rFonts w:ascii="Cambria Math" w:eastAsia="宋体" w:hAnsi="Cambria Math" w:cs="Times New Roman"/>
                  <w:kern w:val="0"/>
                  <w:sz w:val="24"/>
                  <w:szCs w:val="24"/>
                </w:rPr>
                <m:t>N</m:t>
              </w:del>
            </m:r>
          </m:num>
          <m:den>
            <m:r>
              <w:del w:id="2343" w:author="Zhang Li" w:date="2022-06-12T14:57:00Z">
                <w:rPr>
                  <w:rFonts w:ascii="Cambria Math" w:eastAsia="宋体" w:hAnsi="Cambria Math" w:cs="Times New Roman"/>
                  <w:kern w:val="0"/>
                  <w:sz w:val="24"/>
                  <w:szCs w:val="24"/>
                </w:rPr>
                <m:t>2</m:t>
              </w:del>
            </m:r>
          </m:den>
        </m:f>
      </m:oMath>
      <w:del w:id="234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7E3AC4" w:rsidP="005376C1">
      <w:pPr>
        <w:spacing w:afterLines="100" w:after="312"/>
        <w:rPr>
          <w:del w:id="2345" w:author="Zhang Li" w:date="2022-06-12T14:57:00Z"/>
          <w:rFonts w:ascii="Times New Roman" w:eastAsia="宋体" w:hAnsi="Times New Roman" w:cs="Times New Roman"/>
          <w:kern w:val="0"/>
          <w:sz w:val="24"/>
          <w:szCs w:val="24"/>
        </w:rPr>
      </w:pPr>
      <m:oMathPara>
        <m:oMath>
          <m:sSub>
            <m:sSubPr>
              <m:ctrlPr>
                <w:del w:id="2346" w:author="Zhang Li" w:date="2022-06-12T14:57:00Z">
                  <w:rPr>
                    <w:rFonts w:ascii="Cambria Math" w:eastAsia="宋体" w:hAnsi="Cambria Math" w:cs="Times New Roman"/>
                    <w:i/>
                    <w:kern w:val="0"/>
                    <w:sz w:val="24"/>
                    <w:szCs w:val="24"/>
                  </w:rPr>
                </w:del>
              </m:ctrlPr>
            </m:sSubPr>
            <m:e>
              <m:r>
                <w:del w:id="2347" w:author="Zhang Li" w:date="2022-06-12T14:57:00Z">
                  <w:rPr>
                    <w:rFonts w:ascii="Cambria Math" w:eastAsia="宋体" w:hAnsi="Cambria Math" w:cs="Times New Roman"/>
                    <w:kern w:val="0"/>
                    <w:sz w:val="24"/>
                    <w:szCs w:val="24"/>
                  </w:rPr>
                  <m:t>p</m:t>
                </w:del>
              </m:r>
            </m:e>
            <m:sub>
              <m:r>
                <w:del w:id="2348" w:author="Zhang Li" w:date="2022-06-12T14:57:00Z">
                  <w:rPr>
                    <w:rFonts w:ascii="Cambria Math" w:eastAsia="宋体" w:hAnsi="Cambria Math" w:cs="Times New Roman"/>
                    <w:kern w:val="0"/>
                    <w:sz w:val="24"/>
                    <w:szCs w:val="24"/>
                  </w:rPr>
                  <m:t>CI</m:t>
                </w:del>
              </m:r>
            </m:sub>
          </m:sSub>
          <m:r>
            <w:del w:id="2349" w:author="Zhang Li" w:date="2022-06-12T14:57:00Z">
              <w:rPr>
                <w:rFonts w:ascii="Cambria Math" w:eastAsia="宋体" w:hAnsi="Cambria Math" w:cs="Times New Roman"/>
                <w:kern w:val="0"/>
                <w:sz w:val="24"/>
                <w:szCs w:val="24"/>
              </w:rPr>
              <m:t>=</m:t>
            </w:del>
          </m:r>
          <m:r>
            <w:del w:id="2350" w:author="Zhang Li" w:date="2022-06-12T14:57:00Z">
              <m:rPr>
                <m:sty m:val="p"/>
              </m:rPr>
              <w:rPr>
                <w:rFonts w:ascii="Cambria Math" w:eastAsia="宋体" w:hAnsi="Cambria Math" w:cs="Times New Roman"/>
                <w:kern w:val="0"/>
                <w:sz w:val="24"/>
                <w:szCs w:val="24"/>
              </w:rPr>
              <m:t>Pr⁡</m:t>
            </w:del>
          </m:r>
          <m:r>
            <w:del w:id="2351" w:author="Zhang Li" w:date="2022-06-12T14:57:00Z">
              <w:rPr>
                <w:rFonts w:ascii="Cambria Math" w:eastAsia="宋体" w:hAnsi="Cambria Math" w:cs="Times New Roman"/>
                <w:kern w:val="0"/>
                <w:sz w:val="24"/>
                <w:szCs w:val="24"/>
              </w:rPr>
              <m:t>[Y&gt;</m:t>
            </w:del>
          </m:r>
          <m:f>
            <m:fPr>
              <m:ctrlPr>
                <w:del w:id="2352" w:author="Zhang Li" w:date="2022-06-12T14:57:00Z">
                  <w:rPr>
                    <w:rFonts w:ascii="Cambria Math" w:eastAsia="宋体" w:hAnsi="Cambria Math" w:cs="Times New Roman"/>
                    <w:i/>
                    <w:kern w:val="0"/>
                    <w:sz w:val="24"/>
                    <w:szCs w:val="24"/>
                  </w:rPr>
                </w:del>
              </m:ctrlPr>
            </m:fPr>
            <m:num>
              <m:r>
                <w:del w:id="2353" w:author="Zhang Li" w:date="2022-06-12T14:57:00Z">
                  <w:rPr>
                    <w:rFonts w:ascii="Cambria Math" w:eastAsia="宋体" w:hAnsi="Cambria Math" w:cs="Times New Roman"/>
                    <w:kern w:val="0"/>
                    <w:sz w:val="24"/>
                    <w:szCs w:val="24"/>
                  </w:rPr>
                  <m:t>N</m:t>
                </w:del>
              </m:r>
            </m:num>
            <m:den>
              <m:r>
                <w:del w:id="2354" w:author="Zhang Li" w:date="2022-06-12T14:57:00Z">
                  <w:rPr>
                    <w:rFonts w:ascii="Cambria Math" w:eastAsia="宋体" w:hAnsi="Cambria Math" w:cs="Times New Roman"/>
                    <w:kern w:val="0"/>
                    <w:sz w:val="24"/>
                    <w:szCs w:val="24"/>
                  </w:rPr>
                  <m:t>2</m:t>
                </w:del>
              </m:r>
            </m:den>
          </m:f>
          <m:r>
            <w:del w:id="2355" w:author="Zhang Li" w:date="2022-06-12T14:57:00Z">
              <w:rPr>
                <w:rFonts w:ascii="Cambria Math" w:eastAsia="宋体" w:hAnsi="Cambria Math" w:cs="Times New Roman"/>
                <w:kern w:val="0"/>
                <w:sz w:val="24"/>
                <w:szCs w:val="24"/>
              </w:rPr>
              <m:t xml:space="preserve">]= </m:t>
            </w:del>
          </m:r>
          <m:nary>
            <m:naryPr>
              <m:chr m:val="∑"/>
              <m:limLoc m:val="undOvr"/>
              <m:ctrlPr>
                <w:del w:id="2356" w:author="Zhang Li" w:date="2022-06-12T14:57:00Z">
                  <w:rPr>
                    <w:rFonts w:ascii="Cambria Math" w:eastAsia="宋体" w:hAnsi="Cambria Math" w:cs="Times New Roman"/>
                    <w:i/>
                    <w:kern w:val="0"/>
                    <w:sz w:val="24"/>
                    <w:szCs w:val="24"/>
                    <w:highlight w:val="cyan"/>
                  </w:rPr>
                </w:del>
              </m:ctrlPr>
            </m:naryPr>
            <m:sub>
              <m:r>
                <w:del w:id="2357" w:author="Zhang Li" w:date="2022-06-12T14:57:00Z">
                  <w:rPr>
                    <w:rFonts w:ascii="Cambria Math" w:eastAsia="宋体" w:hAnsi="Cambria Math" w:cs="Times New Roman"/>
                    <w:kern w:val="0"/>
                    <w:sz w:val="24"/>
                    <w:szCs w:val="24"/>
                    <w:highlight w:val="cyan"/>
                  </w:rPr>
                  <m:t>t=⌈</m:t>
                </w:del>
              </m:r>
              <m:f>
                <m:fPr>
                  <m:ctrlPr>
                    <w:del w:id="2358" w:author="Zhang Li" w:date="2022-06-12T14:57:00Z">
                      <w:rPr>
                        <w:rFonts w:ascii="Cambria Math" w:eastAsia="宋体" w:hAnsi="Cambria Math" w:cs="Times New Roman"/>
                        <w:i/>
                        <w:kern w:val="0"/>
                        <w:sz w:val="24"/>
                        <w:szCs w:val="24"/>
                        <w:highlight w:val="cyan"/>
                      </w:rPr>
                    </w:del>
                  </m:ctrlPr>
                </m:fPr>
                <m:num>
                  <m:r>
                    <w:del w:id="2359" w:author="Zhang Li" w:date="2022-06-12T14:57:00Z">
                      <w:rPr>
                        <w:rFonts w:ascii="Cambria Math" w:eastAsia="宋体" w:hAnsi="Cambria Math" w:cs="Times New Roman"/>
                        <w:kern w:val="0"/>
                        <w:sz w:val="24"/>
                        <w:szCs w:val="24"/>
                        <w:highlight w:val="cyan"/>
                      </w:rPr>
                      <m:t>N</m:t>
                    </w:del>
                  </m:r>
                </m:num>
                <m:den>
                  <m:r>
                    <w:del w:id="2360" w:author="Zhang Li" w:date="2022-06-12T14:57:00Z">
                      <w:rPr>
                        <w:rFonts w:ascii="Cambria Math" w:eastAsia="宋体" w:hAnsi="Cambria Math" w:cs="Times New Roman"/>
                        <w:kern w:val="0"/>
                        <w:sz w:val="24"/>
                        <w:szCs w:val="24"/>
                        <w:highlight w:val="cyan"/>
                      </w:rPr>
                      <m:t>2</m:t>
                    </w:del>
                  </m:r>
                </m:den>
              </m:f>
              <m:r>
                <w:del w:id="2361" w:author="Zhang Li" w:date="2022-06-12T14:57:00Z">
                  <w:rPr>
                    <w:rFonts w:ascii="Cambria Math" w:eastAsia="宋体" w:hAnsi="Cambria Math" w:cs="Times New Roman"/>
                    <w:kern w:val="0"/>
                    <w:sz w:val="24"/>
                    <w:szCs w:val="24"/>
                    <w:highlight w:val="cyan"/>
                  </w:rPr>
                  <m:t xml:space="preserve">⌉ </m:t>
                </w:del>
              </m:r>
            </m:sub>
            <m:sup>
              <m:r>
                <w:del w:id="2362" w:author="Zhang Li" w:date="2022-06-12T14:57:00Z">
                  <w:rPr>
                    <w:rFonts w:ascii="Cambria Math" w:eastAsia="宋体" w:hAnsi="Cambria Math" w:cs="Times New Roman"/>
                    <w:kern w:val="0"/>
                    <w:sz w:val="24"/>
                    <w:szCs w:val="24"/>
                    <w:highlight w:val="cyan"/>
                  </w:rPr>
                  <m:t>N</m:t>
                </w:del>
              </m:r>
            </m:sup>
            <m:e>
              <m:sSubSup>
                <m:sSubSupPr>
                  <m:ctrlPr>
                    <w:del w:id="2363" w:author="Zhang Li" w:date="2022-06-12T14:57:00Z">
                      <w:rPr>
                        <w:rFonts w:ascii="Cambria Math" w:eastAsia="宋体" w:hAnsi="Cambria Math" w:cs="Times New Roman"/>
                        <w:i/>
                        <w:kern w:val="0"/>
                        <w:sz w:val="24"/>
                        <w:szCs w:val="24"/>
                        <w:highlight w:val="cyan"/>
                      </w:rPr>
                    </w:del>
                  </m:ctrlPr>
                </m:sSubSupPr>
                <m:e>
                  <m:r>
                    <w:del w:id="2364" w:author="Zhang Li" w:date="2022-06-12T14:57:00Z">
                      <w:rPr>
                        <w:rFonts w:ascii="Cambria Math" w:eastAsia="宋体" w:hAnsi="Cambria Math" w:cs="Times New Roman"/>
                        <w:kern w:val="0"/>
                        <w:sz w:val="24"/>
                        <w:szCs w:val="24"/>
                        <w:highlight w:val="cyan"/>
                      </w:rPr>
                      <m:t>p</m:t>
                    </w:del>
                  </m:r>
                </m:e>
                <m:sub>
                  <m:r>
                    <w:del w:id="2365" w:author="Zhang Li" w:date="2022-06-12T14:57:00Z">
                      <w:rPr>
                        <w:rFonts w:ascii="Cambria Math" w:eastAsia="宋体" w:hAnsi="Cambria Math" w:cs="Times New Roman"/>
                        <w:kern w:val="0"/>
                        <w:sz w:val="24"/>
                        <w:szCs w:val="24"/>
                        <w:highlight w:val="cyan"/>
                      </w:rPr>
                      <m:t xml:space="preserve"> Comm,v</m:t>
                    </w:del>
                  </m:r>
                </m:sub>
                <m:sup>
                  <m:r>
                    <w:del w:id="2366" w:author="Zhang Li" w:date="2022-06-12T14:57:00Z">
                      <w:rPr>
                        <w:rFonts w:ascii="Cambria Math" w:eastAsia="宋体" w:hAnsi="Cambria Math" w:cs="Times New Roman"/>
                        <w:kern w:val="0"/>
                        <w:sz w:val="24"/>
                        <w:szCs w:val="24"/>
                        <w:highlight w:val="cyan"/>
                      </w:rPr>
                      <m:t>t</m:t>
                    </w:del>
                  </m:r>
                </m:sup>
              </m:sSubSup>
              <m:r>
                <w:del w:id="2367"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2368" w:author="Zhang Li" w:date="2022-06-12T15:02:00Z"/>
          <w:rFonts w:ascii="Times New Roman" w:eastAsia="宋体" w:hAnsi="Times New Roman" w:cs="Times New Roman"/>
          <w:kern w:val="0"/>
          <w:sz w:val="24"/>
          <w:szCs w:val="24"/>
        </w:rPr>
      </w:pPr>
      <w:ins w:id="2369"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7E3AC4" w:rsidP="00614FA7">
      <w:pPr>
        <w:spacing w:afterLines="50" w:after="156"/>
        <w:rPr>
          <w:ins w:id="2370" w:author="Zhang Li" w:date="2022-06-12T15:02:00Z"/>
          <w:rFonts w:ascii="Times New Roman" w:eastAsia="宋体" w:hAnsi="Times New Roman" w:cs="Times New Roman"/>
          <w:kern w:val="0"/>
          <w:sz w:val="24"/>
          <w:szCs w:val="24"/>
        </w:rPr>
      </w:pPr>
      <m:oMathPara>
        <m:oMath>
          <m:sSub>
            <m:sSubPr>
              <m:ctrlPr>
                <w:ins w:id="2371" w:author="Zhang Li" w:date="2022-06-12T15:02:00Z">
                  <w:rPr>
                    <w:rFonts w:ascii="Cambria Math" w:eastAsia="宋体" w:hAnsi="Cambria Math" w:cs="Times New Roman"/>
                    <w:i/>
                    <w:kern w:val="0"/>
                    <w:sz w:val="24"/>
                    <w:szCs w:val="24"/>
                  </w:rPr>
                </w:ins>
              </m:ctrlPr>
            </m:sSubPr>
            <m:e>
              <m:r>
                <w:ins w:id="2372" w:author="Zhang Li" w:date="2022-06-12T15:02:00Z">
                  <w:rPr>
                    <w:rFonts w:ascii="Cambria Math" w:eastAsia="宋体" w:hAnsi="Cambria Math" w:cs="Times New Roman"/>
                    <w:kern w:val="0"/>
                    <w:sz w:val="24"/>
                    <w:szCs w:val="24"/>
                  </w:rPr>
                  <m:t>p</m:t>
                </w:ins>
              </m:r>
            </m:e>
            <m:sub>
              <m:r>
                <w:ins w:id="2373" w:author="Zhang Li" w:date="2022-06-12T15:02:00Z">
                  <w:rPr>
                    <w:rFonts w:ascii="Cambria Math" w:eastAsia="宋体" w:hAnsi="Cambria Math" w:cs="Times New Roman"/>
                    <w:kern w:val="0"/>
                    <w:sz w:val="24"/>
                    <w:szCs w:val="24"/>
                  </w:rPr>
                  <m:t>suc</m:t>
                </w:ins>
              </m:r>
            </m:sub>
          </m:sSub>
          <m:r>
            <w:ins w:id="2374" w:author="Zhang Li" w:date="2022-06-12T15:02:00Z">
              <w:rPr>
                <w:rFonts w:ascii="Cambria Math" w:eastAsia="宋体" w:hAnsi="Cambria Math" w:cs="Times New Roman"/>
                <w:kern w:val="0"/>
                <w:sz w:val="24"/>
                <w:szCs w:val="24"/>
              </w:rPr>
              <m:t xml:space="preserve">=1-g(N, </m:t>
            </w:ins>
          </m:r>
          <m:sSub>
            <m:sSubPr>
              <m:ctrlPr>
                <w:ins w:id="2375" w:author="Zhang Li" w:date="2022-06-12T15:02:00Z">
                  <w:rPr>
                    <w:rFonts w:ascii="Cambria Math" w:eastAsia="宋体" w:hAnsi="Cambria Math" w:cs="Times New Roman"/>
                    <w:i/>
                    <w:kern w:val="0"/>
                    <w:sz w:val="24"/>
                    <w:szCs w:val="24"/>
                  </w:rPr>
                </w:ins>
              </m:ctrlPr>
            </m:sSubPr>
            <m:e>
              <m:r>
                <w:ins w:id="2376" w:author="Zhang Li" w:date="2022-06-12T15:02:00Z">
                  <w:rPr>
                    <w:rFonts w:ascii="Cambria Math" w:eastAsia="宋体" w:hAnsi="Cambria Math" w:cs="Times New Roman"/>
                    <w:kern w:val="0"/>
                    <w:sz w:val="24"/>
                    <w:szCs w:val="24"/>
                  </w:rPr>
                  <m:t>ϵ</m:t>
                </w:ins>
              </m:r>
            </m:e>
            <m:sub>
              <m:r>
                <w:ins w:id="2377" w:author="Zhang Li" w:date="2022-06-12T15:02:00Z">
                  <w:rPr>
                    <w:rFonts w:ascii="Cambria Math" w:eastAsia="宋体" w:hAnsi="Cambria Math" w:cs="Times New Roman"/>
                    <w:kern w:val="0"/>
                    <w:sz w:val="24"/>
                    <w:szCs w:val="24"/>
                  </w:rPr>
                  <m:t>max</m:t>
                </w:ins>
              </m:r>
            </m:sub>
          </m:sSub>
          <m:r>
            <w:ins w:id="2378" w:author="Zhang Li" w:date="2022-06-12T15:02:00Z">
              <w:rPr>
                <w:rFonts w:ascii="Cambria Math" w:eastAsia="宋体" w:hAnsi="Cambria Math" w:cs="Times New Roman"/>
                <w:kern w:val="0"/>
                <w:sz w:val="24"/>
                <w:szCs w:val="24"/>
              </w:rPr>
              <m:t xml:space="preserve">, </m:t>
            </w:ins>
          </m:r>
          <m:sSub>
            <m:sSubPr>
              <m:ctrlPr>
                <w:ins w:id="2379" w:author="Zhang Li" w:date="2022-06-12T15:02:00Z">
                  <w:rPr>
                    <w:rFonts w:ascii="Cambria Math" w:eastAsia="宋体" w:hAnsi="Cambria Math" w:cs="Times New Roman"/>
                    <w:i/>
                    <w:kern w:val="0"/>
                    <w:sz w:val="24"/>
                    <w:szCs w:val="24"/>
                  </w:rPr>
                </w:ins>
              </m:ctrlPr>
            </m:sSubPr>
            <m:e>
              <m:r>
                <w:ins w:id="2380" w:author="Zhang Li" w:date="2022-06-12T15:02:00Z">
                  <w:rPr>
                    <w:rFonts w:ascii="Cambria Math" w:eastAsia="宋体" w:hAnsi="Cambria Math" w:cs="Times New Roman"/>
                    <w:kern w:val="0"/>
                    <w:sz w:val="24"/>
                    <w:szCs w:val="24"/>
                  </w:rPr>
                  <m:t>ϵ</m:t>
                </w:ins>
              </m:r>
            </m:e>
            <m:sub>
              <m:r>
                <w:ins w:id="2381" w:author="Zhang Li" w:date="2022-06-12T15:02:00Z">
                  <w:rPr>
                    <w:rFonts w:ascii="Cambria Math" w:eastAsia="宋体" w:hAnsi="Cambria Math" w:cs="Times New Roman"/>
                    <w:kern w:val="0"/>
                    <w:sz w:val="24"/>
                    <w:szCs w:val="24"/>
                  </w:rPr>
                  <m:t>min</m:t>
                </w:ins>
              </m:r>
            </m:sub>
          </m:sSub>
          <m:r>
            <w:ins w:id="2382" w:author="Zhang Li" w:date="2022-06-12T15:02:00Z">
              <w:rPr>
                <w:rFonts w:ascii="Cambria Math" w:eastAsia="宋体" w:hAnsi="Cambria Math" w:cs="Times New Roman"/>
                <w:kern w:val="0"/>
                <w:sz w:val="24"/>
                <w:szCs w:val="24"/>
              </w:rPr>
              <m:t>)</m:t>
            </w:ins>
          </m:r>
        </m:oMath>
      </m:oMathPara>
    </w:p>
    <w:p w14:paraId="0C5A4A5B" w14:textId="77777777" w:rsidR="00614FA7" w:rsidRDefault="00614FA7" w:rsidP="00614FA7">
      <w:pPr>
        <w:spacing w:afterLines="50" w:after="156"/>
        <w:rPr>
          <w:ins w:id="2383" w:author="Zhang Li" w:date="2022-06-12T15:02:00Z"/>
          <w:rFonts w:ascii="Times New Roman" w:eastAsia="宋体" w:hAnsi="Times New Roman" w:cs="Times New Roman"/>
          <w:kern w:val="0"/>
          <w:sz w:val="24"/>
          <w:szCs w:val="24"/>
        </w:rPr>
      </w:pPr>
      <w:ins w:id="2384" w:author="Zhang Li" w:date="2022-06-12T15:02:00Z">
        <w:r>
          <w:rPr>
            <w:rFonts w:ascii="Times New Roman" w:eastAsia="宋体" w:hAnsi="Times New Roman" w:cs="Times New Roman"/>
            <w:kern w:val="0"/>
            <w:sz w:val="24"/>
            <w:szCs w:val="24"/>
          </w:rPr>
          <w:t xml:space="preserve">where the function </w:t>
        </w:r>
      </w:ins>
      <m:oMath>
        <m:r>
          <w:ins w:id="2385" w:author="Zhang Li" w:date="2022-06-12T15:02:00Z">
            <w:rPr>
              <w:rFonts w:ascii="Cambria Math" w:eastAsia="宋体" w:hAnsi="Cambria Math" w:cs="Times New Roman"/>
              <w:kern w:val="0"/>
              <w:sz w:val="24"/>
              <w:szCs w:val="24"/>
            </w:rPr>
            <m:t>g(n,</m:t>
          </w:ins>
        </m:r>
        <m:sSub>
          <m:sSubPr>
            <m:ctrlPr>
              <w:ins w:id="2386" w:author="Zhang Li" w:date="2022-06-12T15:02:00Z">
                <w:rPr>
                  <w:rFonts w:ascii="Cambria Math" w:eastAsia="宋体" w:hAnsi="Cambria Math" w:cs="Times New Roman"/>
                  <w:i/>
                  <w:kern w:val="0"/>
                  <w:sz w:val="24"/>
                  <w:szCs w:val="24"/>
                </w:rPr>
              </w:ins>
            </m:ctrlPr>
          </m:sSubPr>
          <m:e>
            <m:r>
              <w:ins w:id="2387" w:author="Zhang Li" w:date="2022-06-12T15:02:00Z">
                <w:rPr>
                  <w:rFonts w:ascii="Cambria Math" w:eastAsia="宋体" w:hAnsi="Cambria Math" w:cs="Times New Roman"/>
                  <w:kern w:val="0"/>
                  <w:sz w:val="24"/>
                  <w:szCs w:val="24"/>
                </w:rPr>
                <m:t>c</m:t>
              </w:ins>
            </m:r>
          </m:e>
          <m:sub>
            <m:r>
              <w:ins w:id="2388" w:author="Zhang Li" w:date="2022-06-12T15:02:00Z">
                <w:rPr>
                  <w:rFonts w:ascii="Cambria Math" w:eastAsia="宋体" w:hAnsi="Cambria Math" w:cs="Times New Roman"/>
                  <w:kern w:val="0"/>
                  <w:sz w:val="24"/>
                  <w:szCs w:val="24"/>
                </w:rPr>
                <m:t>1</m:t>
              </w:ins>
            </m:r>
          </m:sub>
        </m:sSub>
        <m:r>
          <w:ins w:id="2389" w:author="Zhang Li" w:date="2022-06-12T15:02:00Z">
            <w:rPr>
              <w:rFonts w:ascii="Cambria Math" w:eastAsia="宋体" w:hAnsi="Cambria Math" w:cs="Times New Roman"/>
              <w:kern w:val="0"/>
              <w:sz w:val="24"/>
              <w:szCs w:val="24"/>
            </w:rPr>
            <m:t>,</m:t>
          </w:ins>
        </m:r>
        <m:sSub>
          <m:sSubPr>
            <m:ctrlPr>
              <w:ins w:id="2390" w:author="Zhang Li" w:date="2022-06-12T15:02:00Z">
                <w:rPr>
                  <w:rFonts w:ascii="Cambria Math" w:eastAsia="宋体" w:hAnsi="Cambria Math" w:cs="Times New Roman"/>
                  <w:i/>
                  <w:kern w:val="0"/>
                  <w:sz w:val="24"/>
                  <w:szCs w:val="24"/>
                </w:rPr>
              </w:ins>
            </m:ctrlPr>
          </m:sSubPr>
          <m:e>
            <m:r>
              <w:ins w:id="2391" w:author="Zhang Li" w:date="2022-06-12T15:02:00Z">
                <w:rPr>
                  <w:rFonts w:ascii="Cambria Math" w:eastAsia="宋体" w:hAnsi="Cambria Math" w:cs="Times New Roman"/>
                  <w:kern w:val="0"/>
                  <w:sz w:val="24"/>
                  <w:szCs w:val="24"/>
                </w:rPr>
                <m:t>c</m:t>
              </w:ins>
            </m:r>
          </m:e>
          <m:sub>
            <m:r>
              <w:ins w:id="2392" w:author="Zhang Li" w:date="2022-06-12T15:02:00Z">
                <w:rPr>
                  <w:rFonts w:ascii="Cambria Math" w:eastAsia="宋体" w:hAnsi="Cambria Math" w:cs="Times New Roman"/>
                  <w:kern w:val="0"/>
                  <w:sz w:val="24"/>
                  <w:szCs w:val="24"/>
                </w:rPr>
                <m:t>2</m:t>
              </w:ins>
            </m:r>
          </m:sub>
        </m:sSub>
        <m:r>
          <w:ins w:id="2393" w:author="Zhang Li" w:date="2022-06-12T15:02:00Z">
            <w:rPr>
              <w:rFonts w:ascii="Cambria Math" w:eastAsia="宋体" w:hAnsi="Cambria Math" w:cs="Times New Roman"/>
              <w:kern w:val="0"/>
              <w:sz w:val="24"/>
              <w:szCs w:val="24"/>
            </w:rPr>
            <m:t>)</m:t>
          </w:ins>
        </m:r>
      </m:oMath>
      <w:ins w:id="239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2395" w:author="Zhang Li" w:date="2022-06-12T15:02:00Z">
            <w:rPr>
              <w:rFonts w:ascii="Cambria Math" w:eastAsia="宋体" w:hAnsi="Cambria Math" w:cs="Times New Roman"/>
              <w:kern w:val="0"/>
              <w:sz w:val="24"/>
              <w:szCs w:val="24"/>
            </w:rPr>
            <m:t>g</m:t>
          </w:ins>
        </m:r>
        <m:d>
          <m:dPr>
            <m:ctrlPr>
              <w:ins w:id="2396" w:author="Zhang Li" w:date="2022-06-12T15:02:00Z">
                <w:rPr>
                  <w:rFonts w:ascii="Cambria Math" w:eastAsia="宋体" w:hAnsi="Cambria Math" w:cs="Times New Roman"/>
                  <w:i/>
                  <w:kern w:val="0"/>
                  <w:sz w:val="24"/>
                  <w:szCs w:val="24"/>
                </w:rPr>
              </w:ins>
            </m:ctrlPr>
          </m:dPr>
          <m:e>
            <m:r>
              <w:ins w:id="2397" w:author="Zhang Li" w:date="2022-06-12T15:02:00Z">
                <w:rPr>
                  <w:rFonts w:ascii="Cambria Math" w:eastAsia="宋体" w:hAnsi="Cambria Math" w:cs="Times New Roman"/>
                  <w:kern w:val="0"/>
                  <w:sz w:val="24"/>
                  <w:szCs w:val="24"/>
                </w:rPr>
                <m:t>n,</m:t>
              </w:ins>
            </m:r>
            <m:sSub>
              <m:sSubPr>
                <m:ctrlPr>
                  <w:ins w:id="2398" w:author="Zhang Li" w:date="2022-06-12T15:02:00Z">
                    <w:rPr>
                      <w:rFonts w:ascii="Cambria Math" w:eastAsia="宋体" w:hAnsi="Cambria Math" w:cs="Times New Roman"/>
                      <w:i/>
                      <w:kern w:val="0"/>
                      <w:sz w:val="24"/>
                      <w:szCs w:val="24"/>
                    </w:rPr>
                  </w:ins>
                </m:ctrlPr>
              </m:sSubPr>
              <m:e>
                <m:r>
                  <w:ins w:id="2399" w:author="Zhang Li" w:date="2022-06-12T15:02:00Z">
                    <w:rPr>
                      <w:rFonts w:ascii="Cambria Math" w:eastAsia="宋体" w:hAnsi="Cambria Math" w:cs="Times New Roman"/>
                      <w:kern w:val="0"/>
                      <w:sz w:val="24"/>
                      <w:szCs w:val="24"/>
                    </w:rPr>
                    <m:t>c</m:t>
                  </w:ins>
                </m:r>
              </m:e>
              <m:sub>
                <m:r>
                  <w:ins w:id="2400" w:author="Zhang Li" w:date="2022-06-12T15:02:00Z">
                    <w:rPr>
                      <w:rFonts w:ascii="Cambria Math" w:eastAsia="宋体" w:hAnsi="Cambria Math" w:cs="Times New Roman"/>
                      <w:kern w:val="0"/>
                      <w:sz w:val="24"/>
                      <w:szCs w:val="24"/>
                    </w:rPr>
                    <m:t>1</m:t>
                  </w:ins>
                </m:r>
              </m:sub>
            </m:sSub>
            <m:r>
              <w:ins w:id="2401" w:author="Zhang Li" w:date="2022-06-12T15:02:00Z">
                <w:rPr>
                  <w:rFonts w:ascii="Cambria Math" w:eastAsia="宋体" w:hAnsi="Cambria Math" w:cs="Times New Roman"/>
                  <w:kern w:val="0"/>
                  <w:sz w:val="24"/>
                  <w:szCs w:val="24"/>
                </w:rPr>
                <m:t>,</m:t>
              </w:ins>
            </m:r>
            <m:sSub>
              <m:sSubPr>
                <m:ctrlPr>
                  <w:ins w:id="2402" w:author="Zhang Li" w:date="2022-06-12T15:02:00Z">
                    <w:rPr>
                      <w:rFonts w:ascii="Cambria Math" w:eastAsia="宋体" w:hAnsi="Cambria Math" w:cs="Times New Roman"/>
                      <w:i/>
                      <w:kern w:val="0"/>
                      <w:sz w:val="24"/>
                      <w:szCs w:val="24"/>
                    </w:rPr>
                  </w:ins>
                </m:ctrlPr>
              </m:sSubPr>
              <m:e>
                <m:r>
                  <w:ins w:id="2403" w:author="Zhang Li" w:date="2022-06-12T15:02:00Z">
                    <w:rPr>
                      <w:rFonts w:ascii="Cambria Math" w:eastAsia="宋体" w:hAnsi="Cambria Math" w:cs="Times New Roman"/>
                      <w:kern w:val="0"/>
                      <w:sz w:val="24"/>
                      <w:szCs w:val="24"/>
                    </w:rPr>
                    <m:t>c</m:t>
                  </w:ins>
                </m:r>
              </m:e>
              <m:sub>
                <m:r>
                  <w:ins w:id="2404" w:author="Zhang Li" w:date="2022-06-12T15:02:00Z">
                    <w:rPr>
                      <w:rFonts w:ascii="Cambria Math" w:eastAsia="宋体" w:hAnsi="Cambria Math" w:cs="Times New Roman"/>
                      <w:kern w:val="0"/>
                      <w:sz w:val="24"/>
                      <w:szCs w:val="24"/>
                    </w:rPr>
                    <m:t>2</m:t>
                  </w:ins>
                </m:r>
              </m:sub>
            </m:sSub>
          </m:e>
        </m:d>
        <m:r>
          <w:ins w:id="2405" w:author="Zhang Li" w:date="2022-06-12T15:02:00Z">
            <w:rPr>
              <w:rFonts w:ascii="Cambria Math" w:eastAsia="宋体" w:hAnsi="Cambria Math" w:cs="Times New Roman"/>
              <w:kern w:val="0"/>
              <w:sz w:val="24"/>
              <w:szCs w:val="24"/>
            </w:rPr>
            <m:t>=</m:t>
          </w:ins>
        </m:r>
        <m:sSup>
          <m:sSupPr>
            <m:ctrlPr>
              <w:ins w:id="2406" w:author="Zhang Li" w:date="2022-06-12T15:02:00Z">
                <w:rPr>
                  <w:rFonts w:ascii="Cambria Math" w:eastAsia="宋体" w:hAnsi="Cambria Math" w:cs="Times New Roman"/>
                  <w:i/>
                  <w:kern w:val="0"/>
                  <w:sz w:val="24"/>
                  <w:szCs w:val="24"/>
                </w:rPr>
              </w:ins>
            </m:ctrlPr>
          </m:sSupPr>
          <m:e>
            <m:d>
              <m:dPr>
                <m:begChr m:val="["/>
                <m:endChr m:val="]"/>
                <m:ctrlPr>
                  <w:ins w:id="2407" w:author="Zhang Li" w:date="2022-06-12T15:02:00Z">
                    <w:rPr>
                      <w:rFonts w:ascii="Cambria Math" w:eastAsia="宋体" w:hAnsi="Cambria Math" w:cs="Times New Roman"/>
                      <w:i/>
                      <w:kern w:val="0"/>
                      <w:sz w:val="24"/>
                      <w:szCs w:val="24"/>
                    </w:rPr>
                  </w:ins>
                </m:ctrlPr>
              </m:dPr>
              <m:e>
                <m:d>
                  <m:dPr>
                    <m:begChr m:val="⌊"/>
                    <m:endChr m:val="⌋"/>
                    <m:ctrlPr>
                      <w:ins w:id="2408" w:author="Zhang Li" w:date="2022-06-12T15:02:00Z">
                        <w:rPr>
                          <w:rFonts w:ascii="Cambria Math" w:eastAsia="宋体" w:hAnsi="Cambria Math" w:cs="Lucida Sans Unicode"/>
                          <w:i/>
                          <w:kern w:val="0"/>
                          <w:sz w:val="24"/>
                          <w:szCs w:val="24"/>
                        </w:rPr>
                      </w:ins>
                    </m:ctrlPr>
                  </m:dPr>
                  <m:e>
                    <m:f>
                      <m:fPr>
                        <m:ctrlPr>
                          <w:ins w:id="2409" w:author="Zhang Li" w:date="2022-06-12T15:02:00Z">
                            <w:rPr>
                              <w:rFonts w:ascii="Cambria Math" w:eastAsia="宋体" w:hAnsi="Cambria Math" w:cs="Times New Roman"/>
                              <w:i/>
                              <w:kern w:val="0"/>
                              <w:sz w:val="24"/>
                              <w:szCs w:val="24"/>
                            </w:rPr>
                          </w:ins>
                        </m:ctrlPr>
                      </m:fPr>
                      <m:num>
                        <m:r>
                          <w:ins w:id="2410" w:author="Zhang Li" w:date="2022-06-12T15:02:00Z">
                            <w:rPr>
                              <w:rFonts w:ascii="Cambria Math" w:eastAsia="宋体" w:hAnsi="Cambria Math" w:cs="Times New Roman"/>
                              <w:kern w:val="0"/>
                              <w:sz w:val="24"/>
                              <w:szCs w:val="24"/>
                            </w:rPr>
                            <m:t>n-1</m:t>
                          </w:ins>
                        </m:r>
                      </m:num>
                      <m:den>
                        <m:r>
                          <w:ins w:id="2411" w:author="Zhang Li" w:date="2022-06-12T15:02:00Z">
                            <w:rPr>
                              <w:rFonts w:ascii="Cambria Math" w:eastAsia="宋体" w:hAnsi="Cambria Math" w:cs="Times New Roman"/>
                              <w:kern w:val="0"/>
                              <w:sz w:val="24"/>
                              <w:szCs w:val="24"/>
                            </w:rPr>
                            <m:t>2</m:t>
                          </w:ins>
                        </m:r>
                      </m:den>
                    </m:f>
                    <m:ctrlPr>
                      <w:ins w:id="2412" w:author="Zhang Li" w:date="2022-06-12T15:02:00Z">
                        <w:rPr>
                          <w:rFonts w:ascii="Cambria Math" w:eastAsia="宋体" w:hAnsi="Cambria Math" w:cs="Times New Roman"/>
                          <w:i/>
                          <w:kern w:val="0"/>
                          <w:sz w:val="24"/>
                          <w:szCs w:val="24"/>
                        </w:rPr>
                      </w:ins>
                    </m:ctrlPr>
                  </m:e>
                </m:d>
                <m:r>
                  <w:ins w:id="2413" w:author="Zhang Li" w:date="2022-06-12T15:02:00Z">
                    <w:rPr>
                      <w:rFonts w:ascii="Cambria Math" w:eastAsia="宋体" w:hAnsi="Cambria Math" w:cs="Times New Roman"/>
                      <w:kern w:val="0"/>
                      <w:sz w:val="24"/>
                      <w:szCs w:val="24"/>
                    </w:rPr>
                    <m:t>⋅</m:t>
                  </w:ins>
                </m:r>
                <m:d>
                  <m:dPr>
                    <m:ctrlPr>
                      <w:ins w:id="2414" w:author="Zhang Li" w:date="2022-06-12T15:02:00Z">
                        <w:rPr>
                          <w:rFonts w:ascii="Cambria Math" w:eastAsia="宋体" w:hAnsi="Cambria Math" w:cs="Times New Roman"/>
                          <w:i/>
                          <w:kern w:val="0"/>
                          <w:sz w:val="24"/>
                          <w:szCs w:val="24"/>
                        </w:rPr>
                      </w:ins>
                    </m:ctrlPr>
                  </m:dPr>
                  <m:e>
                    <m:d>
                      <m:dPr>
                        <m:ctrlPr>
                          <w:ins w:id="2415" w:author="Zhang Li" w:date="2022-06-12T15:02:00Z">
                            <w:rPr>
                              <w:rFonts w:ascii="Cambria Math" w:eastAsia="宋体" w:hAnsi="Cambria Math" w:cs="Times New Roman"/>
                              <w:i/>
                              <w:kern w:val="0"/>
                              <w:sz w:val="24"/>
                              <w:szCs w:val="24"/>
                            </w:rPr>
                          </w:ins>
                        </m:ctrlPr>
                      </m:dPr>
                      <m:e>
                        <m:f>
                          <m:fPr>
                            <m:type m:val="noBar"/>
                            <m:ctrlPr>
                              <w:ins w:id="2416" w:author="Zhang Li" w:date="2022-06-12T15:02:00Z">
                                <w:rPr>
                                  <w:rFonts w:ascii="Cambria Math" w:eastAsia="宋体" w:hAnsi="Cambria Math" w:cs="Times New Roman"/>
                                  <w:i/>
                                  <w:kern w:val="0"/>
                                  <w:sz w:val="24"/>
                                  <w:szCs w:val="24"/>
                                </w:rPr>
                              </w:ins>
                            </m:ctrlPr>
                          </m:fPr>
                          <m:num>
                            <m:r>
                              <w:ins w:id="2417" w:author="Zhang Li" w:date="2022-06-12T15:02:00Z">
                                <w:rPr>
                                  <w:rFonts w:ascii="Cambria Math" w:eastAsia="宋体" w:hAnsi="Cambria Math" w:cs="Times New Roman"/>
                                  <w:kern w:val="0"/>
                                  <w:sz w:val="24"/>
                                  <w:szCs w:val="24"/>
                                </w:rPr>
                                <m:t>n-1</m:t>
                              </w:ins>
                            </m:r>
                          </m:num>
                          <m:den>
                            <m:d>
                              <m:dPr>
                                <m:begChr m:val="⌈"/>
                                <m:endChr m:val="⌉"/>
                                <m:ctrlPr>
                                  <w:ins w:id="2418" w:author="Zhang Li" w:date="2022-06-12T15:02:00Z">
                                    <w:rPr>
                                      <w:rFonts w:ascii="Cambria Math" w:eastAsia="宋体" w:hAnsi="Cambria Math" w:cs="Times New Roman"/>
                                      <w:i/>
                                      <w:kern w:val="0"/>
                                      <w:sz w:val="24"/>
                                      <w:szCs w:val="24"/>
                                    </w:rPr>
                                  </w:ins>
                                </m:ctrlPr>
                              </m:dPr>
                              <m:e>
                                <m:f>
                                  <m:fPr>
                                    <m:ctrlPr>
                                      <w:ins w:id="2419" w:author="Zhang Li" w:date="2022-06-12T15:02:00Z">
                                        <w:rPr>
                                          <w:rFonts w:ascii="Cambria Math" w:eastAsia="宋体" w:hAnsi="Cambria Math" w:cs="Times New Roman"/>
                                          <w:i/>
                                          <w:kern w:val="0"/>
                                          <w:sz w:val="24"/>
                                          <w:szCs w:val="24"/>
                                        </w:rPr>
                                      </w:ins>
                                    </m:ctrlPr>
                                  </m:fPr>
                                  <m:num>
                                    <m:r>
                                      <w:ins w:id="2420" w:author="Zhang Li" w:date="2022-06-12T15:02:00Z">
                                        <w:rPr>
                                          <w:rFonts w:ascii="Cambria Math" w:eastAsia="宋体" w:hAnsi="Cambria Math" w:cs="Times New Roman"/>
                                          <w:kern w:val="0"/>
                                          <w:sz w:val="24"/>
                                          <w:szCs w:val="24"/>
                                        </w:rPr>
                                        <m:t>n-1</m:t>
                                      </w:ins>
                                    </m:r>
                                  </m:num>
                                  <m:den>
                                    <m:r>
                                      <w:ins w:id="2421" w:author="Zhang Li" w:date="2022-06-12T15:02:00Z">
                                        <w:rPr>
                                          <w:rFonts w:ascii="Cambria Math" w:eastAsia="宋体" w:hAnsi="Cambria Math" w:cs="Times New Roman"/>
                                          <w:kern w:val="0"/>
                                          <w:sz w:val="24"/>
                                          <w:szCs w:val="24"/>
                                        </w:rPr>
                                        <m:t>2</m:t>
                                      </w:ins>
                                    </m:r>
                                  </m:den>
                                </m:f>
                              </m:e>
                            </m:d>
                          </m:den>
                        </m:f>
                      </m:e>
                    </m:d>
                    <m:r>
                      <w:ins w:id="2422" w:author="Zhang Li" w:date="2022-06-12T15:02:00Z">
                        <w:rPr>
                          <w:rFonts w:ascii="Cambria Math" w:eastAsia="宋体" w:hAnsi="Cambria Math" w:cs="Times New Roman"/>
                          <w:kern w:val="0"/>
                          <w:sz w:val="24"/>
                          <w:szCs w:val="24"/>
                        </w:rPr>
                        <m:t>⋅</m:t>
                      </w:ins>
                    </m:r>
                    <m:sSubSup>
                      <m:sSubSupPr>
                        <m:ctrlPr>
                          <w:ins w:id="2423" w:author="Zhang Li" w:date="2022-06-12T15:02:00Z">
                            <w:rPr>
                              <w:rFonts w:ascii="Cambria Math" w:eastAsia="宋体" w:hAnsi="Cambria Math" w:cs="Times New Roman"/>
                              <w:i/>
                              <w:kern w:val="0"/>
                              <w:sz w:val="24"/>
                              <w:szCs w:val="24"/>
                            </w:rPr>
                          </w:ins>
                        </m:ctrlPr>
                      </m:sSubSupPr>
                      <m:e>
                        <m:r>
                          <w:ins w:id="2424" w:author="Zhang Li" w:date="2022-06-12T15:02:00Z">
                            <w:rPr>
                              <w:rFonts w:ascii="Cambria Math" w:eastAsia="宋体" w:hAnsi="Cambria Math" w:cs="Times New Roman"/>
                              <w:kern w:val="0"/>
                              <w:sz w:val="24"/>
                              <w:szCs w:val="24"/>
                            </w:rPr>
                            <m:t>c</m:t>
                          </w:ins>
                        </m:r>
                      </m:e>
                      <m:sub>
                        <m:r>
                          <w:ins w:id="2425" w:author="Zhang Li" w:date="2022-06-12T15:02:00Z">
                            <w:rPr>
                              <w:rFonts w:ascii="Cambria Math" w:eastAsia="宋体" w:hAnsi="Cambria Math" w:cs="Times New Roman"/>
                              <w:kern w:val="0"/>
                              <w:sz w:val="24"/>
                              <w:szCs w:val="24"/>
                            </w:rPr>
                            <m:t>1</m:t>
                          </w:ins>
                        </m:r>
                      </m:sub>
                      <m:sup>
                        <m:d>
                          <m:dPr>
                            <m:begChr m:val="⌈"/>
                            <m:endChr m:val="⌉"/>
                            <m:ctrlPr>
                              <w:ins w:id="2426" w:author="Zhang Li" w:date="2022-06-12T15:02:00Z">
                                <w:rPr>
                                  <w:rFonts w:ascii="Cambria Math" w:eastAsia="宋体" w:hAnsi="Cambria Math" w:cs="Times New Roman"/>
                                  <w:i/>
                                  <w:kern w:val="0"/>
                                  <w:sz w:val="24"/>
                                  <w:szCs w:val="24"/>
                                </w:rPr>
                              </w:ins>
                            </m:ctrlPr>
                          </m:dPr>
                          <m:e>
                            <m:f>
                              <m:fPr>
                                <m:ctrlPr>
                                  <w:ins w:id="2427" w:author="Zhang Li" w:date="2022-06-12T15:02:00Z">
                                    <w:rPr>
                                      <w:rFonts w:ascii="Cambria Math" w:eastAsia="宋体" w:hAnsi="Cambria Math" w:cs="Times New Roman"/>
                                      <w:i/>
                                      <w:kern w:val="0"/>
                                      <w:sz w:val="24"/>
                                      <w:szCs w:val="24"/>
                                    </w:rPr>
                                  </w:ins>
                                </m:ctrlPr>
                              </m:fPr>
                              <m:num>
                                <m:r>
                                  <w:ins w:id="2428" w:author="Zhang Li" w:date="2022-06-12T15:02:00Z">
                                    <w:rPr>
                                      <w:rFonts w:ascii="Cambria Math" w:eastAsia="宋体" w:hAnsi="Cambria Math" w:cs="Times New Roman"/>
                                      <w:kern w:val="0"/>
                                      <w:sz w:val="24"/>
                                      <w:szCs w:val="24"/>
                                    </w:rPr>
                                    <m:t>n-1</m:t>
                                  </w:ins>
                                </m:r>
                              </m:num>
                              <m:den>
                                <m:r>
                                  <w:ins w:id="2429" w:author="Zhang Li" w:date="2022-06-12T15:02:00Z">
                                    <w:rPr>
                                      <w:rFonts w:ascii="Cambria Math" w:eastAsia="宋体" w:hAnsi="Cambria Math" w:cs="Times New Roman"/>
                                      <w:kern w:val="0"/>
                                      <w:sz w:val="24"/>
                                      <w:szCs w:val="24"/>
                                    </w:rPr>
                                    <m:t>2</m:t>
                                  </w:ins>
                                </m:r>
                              </m:den>
                            </m:f>
                          </m:e>
                        </m:d>
                      </m:sup>
                    </m:sSubSup>
                    <m:r>
                      <w:ins w:id="2430" w:author="Zhang Li" w:date="2022-06-12T15:02:00Z">
                        <w:rPr>
                          <w:rFonts w:ascii="Cambria Math" w:eastAsia="宋体" w:hAnsi="Cambria Math" w:cs="Times New Roman"/>
                          <w:kern w:val="0"/>
                          <w:sz w:val="24"/>
                          <w:szCs w:val="24"/>
                        </w:rPr>
                        <m:t>⋅</m:t>
                      </w:ins>
                    </m:r>
                    <m:sSup>
                      <m:sSupPr>
                        <m:ctrlPr>
                          <w:ins w:id="2431" w:author="Zhang Li" w:date="2022-06-12T15:02:00Z">
                            <w:rPr>
                              <w:rFonts w:ascii="Cambria Math" w:eastAsia="宋体" w:hAnsi="Cambria Math" w:cs="Times New Roman"/>
                              <w:i/>
                              <w:kern w:val="0"/>
                              <w:sz w:val="24"/>
                              <w:szCs w:val="24"/>
                            </w:rPr>
                          </w:ins>
                        </m:ctrlPr>
                      </m:sSupPr>
                      <m:e>
                        <m:d>
                          <m:dPr>
                            <m:ctrlPr>
                              <w:ins w:id="2432" w:author="Zhang Li" w:date="2022-06-12T15:02:00Z">
                                <w:rPr>
                                  <w:rFonts w:ascii="Cambria Math" w:eastAsia="宋体" w:hAnsi="Cambria Math" w:cs="Times New Roman"/>
                                  <w:i/>
                                  <w:kern w:val="0"/>
                                  <w:sz w:val="24"/>
                                  <w:szCs w:val="24"/>
                                </w:rPr>
                              </w:ins>
                            </m:ctrlPr>
                          </m:dPr>
                          <m:e>
                            <m:r>
                              <w:ins w:id="2433" w:author="Zhang Li" w:date="2022-06-12T15:02:00Z">
                                <w:rPr>
                                  <w:rFonts w:ascii="Cambria Math" w:eastAsia="宋体" w:hAnsi="Cambria Math" w:cs="Times New Roman"/>
                                  <w:kern w:val="0"/>
                                  <w:sz w:val="24"/>
                                  <w:szCs w:val="24"/>
                                </w:rPr>
                                <m:t>1-</m:t>
                              </w:ins>
                            </m:r>
                            <m:sSub>
                              <m:sSubPr>
                                <m:ctrlPr>
                                  <w:ins w:id="2434" w:author="Zhang Li" w:date="2022-06-12T15:02:00Z">
                                    <w:rPr>
                                      <w:rFonts w:ascii="Cambria Math" w:eastAsia="宋体" w:hAnsi="Cambria Math" w:cs="Times New Roman"/>
                                      <w:i/>
                                      <w:kern w:val="0"/>
                                      <w:sz w:val="24"/>
                                      <w:szCs w:val="24"/>
                                    </w:rPr>
                                  </w:ins>
                                </m:ctrlPr>
                              </m:sSubPr>
                              <m:e>
                                <m:r>
                                  <w:ins w:id="2435" w:author="Zhang Li" w:date="2022-06-12T15:02:00Z">
                                    <w:rPr>
                                      <w:rFonts w:ascii="Cambria Math" w:eastAsia="宋体" w:hAnsi="Cambria Math" w:cs="Times New Roman"/>
                                      <w:kern w:val="0"/>
                                      <w:sz w:val="24"/>
                                      <w:szCs w:val="24"/>
                                    </w:rPr>
                                    <m:t>c</m:t>
                                  </w:ins>
                                </m:r>
                              </m:e>
                              <m:sub>
                                <m:r>
                                  <w:ins w:id="2436" w:author="Zhang Li" w:date="2022-06-12T15:02:00Z">
                                    <w:rPr>
                                      <w:rFonts w:ascii="Cambria Math" w:eastAsia="宋体" w:hAnsi="Cambria Math" w:cs="Times New Roman"/>
                                      <w:kern w:val="0"/>
                                      <w:sz w:val="24"/>
                                      <w:szCs w:val="24"/>
                                    </w:rPr>
                                    <m:t>2</m:t>
                                  </w:ins>
                                </m:r>
                              </m:sub>
                            </m:sSub>
                          </m:e>
                        </m:d>
                      </m:e>
                      <m:sup>
                        <m:r>
                          <w:ins w:id="2437" w:author="Zhang Li" w:date="2022-06-12T15:02:00Z">
                            <w:rPr>
                              <w:rFonts w:ascii="Cambria Math" w:eastAsia="宋体" w:hAnsi="Cambria Math" w:cs="Times New Roman"/>
                              <w:kern w:val="0"/>
                              <w:sz w:val="24"/>
                              <w:szCs w:val="24"/>
                            </w:rPr>
                            <m:t>n-1-</m:t>
                          </w:ins>
                        </m:r>
                        <m:d>
                          <m:dPr>
                            <m:begChr m:val="⌈"/>
                            <m:endChr m:val="⌉"/>
                            <m:ctrlPr>
                              <w:ins w:id="2438" w:author="Zhang Li" w:date="2022-06-12T15:02:00Z">
                                <w:rPr>
                                  <w:rFonts w:ascii="Cambria Math" w:eastAsia="宋体" w:hAnsi="Cambria Math" w:cs="Times New Roman"/>
                                  <w:i/>
                                  <w:kern w:val="0"/>
                                  <w:sz w:val="24"/>
                                  <w:szCs w:val="24"/>
                                </w:rPr>
                              </w:ins>
                            </m:ctrlPr>
                          </m:dPr>
                          <m:e>
                            <m:f>
                              <m:fPr>
                                <m:ctrlPr>
                                  <w:ins w:id="2439" w:author="Zhang Li" w:date="2022-06-12T15:02:00Z">
                                    <w:rPr>
                                      <w:rFonts w:ascii="Cambria Math" w:eastAsia="宋体" w:hAnsi="Cambria Math" w:cs="Times New Roman"/>
                                      <w:i/>
                                      <w:kern w:val="0"/>
                                      <w:sz w:val="24"/>
                                      <w:szCs w:val="24"/>
                                    </w:rPr>
                                  </w:ins>
                                </m:ctrlPr>
                              </m:fPr>
                              <m:num>
                                <m:r>
                                  <w:ins w:id="2440" w:author="Zhang Li" w:date="2022-06-12T15:02:00Z">
                                    <w:rPr>
                                      <w:rFonts w:ascii="Cambria Math" w:eastAsia="宋体" w:hAnsi="Cambria Math" w:cs="Times New Roman"/>
                                      <w:kern w:val="0"/>
                                      <w:sz w:val="24"/>
                                      <w:szCs w:val="24"/>
                                    </w:rPr>
                                    <m:t>n-1</m:t>
                                  </w:ins>
                                </m:r>
                              </m:num>
                              <m:den>
                                <m:r>
                                  <w:ins w:id="2441" w:author="Zhang Li" w:date="2022-06-12T15:02:00Z">
                                    <w:rPr>
                                      <w:rFonts w:ascii="Cambria Math" w:eastAsia="宋体" w:hAnsi="Cambria Math" w:cs="Times New Roman"/>
                                      <w:kern w:val="0"/>
                                      <w:sz w:val="24"/>
                                      <w:szCs w:val="24"/>
                                    </w:rPr>
                                    <m:t>2</m:t>
                                  </w:ins>
                                </m:r>
                              </m:den>
                            </m:f>
                          </m:e>
                        </m:d>
                      </m:sup>
                    </m:sSup>
                  </m:e>
                </m:d>
              </m:e>
            </m:d>
          </m:e>
          <m:sup>
            <m:r>
              <w:ins w:id="2442" w:author="Zhang Li" w:date="2022-06-12T15:02:00Z">
                <w:rPr>
                  <w:rFonts w:ascii="Cambria Math" w:eastAsia="宋体" w:hAnsi="Cambria Math" w:cs="Times New Roman"/>
                  <w:kern w:val="0"/>
                  <w:sz w:val="24"/>
                  <w:szCs w:val="24"/>
                </w:rPr>
                <m:t>n</m:t>
              </w:ins>
            </m:r>
          </m:sup>
        </m:sSup>
      </m:oMath>
      <w:ins w:id="2443"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2444" w:author="Zhang Li" w:date="2022-06-12T15:02:00Z">
            <w:rPr>
              <w:rFonts w:ascii="Cambria Math" w:eastAsia="宋体" w:hAnsi="Cambria Math" w:cs="Times New Roman"/>
              <w:kern w:val="0"/>
              <w:sz w:val="24"/>
              <w:szCs w:val="24"/>
            </w:rPr>
            <m:t>a</m:t>
          </w:ins>
        </m:r>
        <m:r>
          <w:ins w:id="2445" w:author="Zhang Li" w:date="2022-06-12T15:02:00Z">
            <m:rPr>
              <m:scr m:val="double-struck"/>
            </m:rPr>
            <w:rPr>
              <w:rFonts w:ascii="Cambria Math" w:eastAsia="宋体" w:hAnsi="Cambria Math" w:cs="Times New Roman"/>
              <w:kern w:val="0"/>
              <w:sz w:val="24"/>
              <w:szCs w:val="24"/>
            </w:rPr>
            <m:t>∈N</m:t>
          </w:ins>
        </m:r>
      </m:oMath>
      <w:ins w:id="244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447" w:author="Zhang Li" w:date="2022-06-12T15:02:00Z">
                <w:rPr>
                  <w:rFonts w:ascii="Cambria Math" w:eastAsia="宋体" w:hAnsi="Cambria Math" w:cs="Times New Roman"/>
                  <w:i/>
                  <w:kern w:val="0"/>
                  <w:sz w:val="24"/>
                  <w:szCs w:val="24"/>
                </w:rPr>
              </w:ins>
            </m:ctrlPr>
          </m:sSubPr>
          <m:e>
            <m:r>
              <w:ins w:id="2448" w:author="Zhang Li" w:date="2022-06-12T15:02:00Z">
                <w:rPr>
                  <w:rFonts w:ascii="Cambria Math" w:eastAsia="宋体" w:hAnsi="Cambria Math" w:cs="Times New Roman"/>
                  <w:kern w:val="0"/>
                  <w:sz w:val="24"/>
                  <w:szCs w:val="24"/>
                </w:rPr>
                <m:t>c</m:t>
              </w:ins>
            </m:r>
          </m:e>
          <m:sub>
            <m:r>
              <w:ins w:id="2449" w:author="Zhang Li" w:date="2022-06-12T15:02:00Z">
                <w:rPr>
                  <w:rFonts w:ascii="Cambria Math" w:eastAsia="宋体" w:hAnsi="Cambria Math" w:cs="Times New Roman"/>
                  <w:kern w:val="0"/>
                  <w:sz w:val="24"/>
                  <w:szCs w:val="24"/>
                </w:rPr>
                <m:t>1</m:t>
              </w:ins>
            </m:r>
          </m:sub>
        </m:sSub>
        <m:r>
          <w:ins w:id="2450" w:author="Zhang Li" w:date="2022-06-12T15:02:00Z">
            <w:rPr>
              <w:rFonts w:ascii="Cambria Math" w:eastAsia="宋体" w:hAnsi="Cambria Math" w:cs="Times New Roman"/>
              <w:kern w:val="0"/>
              <w:sz w:val="24"/>
              <w:szCs w:val="24"/>
            </w:rPr>
            <m:t>,</m:t>
          </w:ins>
        </m:r>
        <m:sSub>
          <m:sSubPr>
            <m:ctrlPr>
              <w:ins w:id="2451" w:author="Zhang Li" w:date="2022-06-12T15:02:00Z">
                <w:rPr>
                  <w:rFonts w:ascii="Cambria Math" w:eastAsia="宋体" w:hAnsi="Cambria Math" w:cs="Times New Roman"/>
                  <w:i/>
                  <w:kern w:val="0"/>
                  <w:sz w:val="24"/>
                  <w:szCs w:val="24"/>
                </w:rPr>
              </w:ins>
            </m:ctrlPr>
          </m:sSubPr>
          <m:e>
            <m:r>
              <w:ins w:id="2452" w:author="Zhang Li" w:date="2022-06-12T15:02:00Z">
                <w:rPr>
                  <w:rFonts w:ascii="Cambria Math" w:eastAsia="宋体" w:hAnsi="Cambria Math" w:cs="Times New Roman"/>
                  <w:kern w:val="0"/>
                  <w:sz w:val="24"/>
                  <w:szCs w:val="24"/>
                </w:rPr>
                <m:t>c</m:t>
              </w:ins>
            </m:r>
          </m:e>
          <m:sub>
            <m:r>
              <w:ins w:id="2453" w:author="Zhang Li" w:date="2022-06-12T15:02:00Z">
                <w:rPr>
                  <w:rFonts w:ascii="Cambria Math" w:eastAsia="宋体" w:hAnsi="Cambria Math" w:cs="Times New Roman"/>
                  <w:kern w:val="0"/>
                  <w:sz w:val="24"/>
                  <w:szCs w:val="24"/>
                </w:rPr>
                <m:t>2</m:t>
              </w:ins>
            </m:r>
          </m:sub>
        </m:sSub>
        <m:r>
          <w:ins w:id="2454" w:author="Zhang Li" w:date="2022-06-12T15:02:00Z">
            <w:rPr>
              <w:rFonts w:ascii="Cambria Math" w:eastAsia="宋体" w:hAnsi="Cambria Math" w:cs="Times New Roman"/>
              <w:kern w:val="0"/>
              <w:sz w:val="24"/>
              <w:szCs w:val="24"/>
            </w:rPr>
            <m:t>∈(0, 1]</m:t>
          </w:ins>
        </m:r>
      </m:oMath>
      <w:ins w:id="2455"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w:ins>
      <m:oMath>
        <m:sSub>
          <m:sSubPr>
            <m:ctrlPr>
              <w:ins w:id="2456" w:author="Zhang Li" w:date="2022-06-12T15:02:00Z">
                <w:rPr>
                  <w:rFonts w:ascii="Cambria Math" w:eastAsia="宋体" w:hAnsi="Cambria Math" w:cs="Times New Roman"/>
                  <w:i/>
                  <w:kern w:val="0"/>
                  <w:sz w:val="24"/>
                  <w:szCs w:val="24"/>
                </w:rPr>
              </w:ins>
            </m:ctrlPr>
          </m:sSubPr>
          <m:e>
            <m:r>
              <w:ins w:id="2457" w:author="Zhang Li" w:date="2022-06-12T15:02:00Z">
                <w:rPr>
                  <w:rFonts w:ascii="Cambria Math" w:eastAsia="宋体" w:hAnsi="Cambria Math" w:cs="Times New Roman"/>
                  <w:kern w:val="0"/>
                  <w:sz w:val="24"/>
                  <w:szCs w:val="24"/>
                </w:rPr>
                <m:t>ϵ</m:t>
              </w:ins>
            </m:r>
          </m:e>
          <m:sub>
            <m:r>
              <w:ins w:id="2458" w:author="Zhang Li" w:date="2022-06-12T15:02:00Z">
                <w:rPr>
                  <w:rFonts w:ascii="Cambria Math" w:eastAsia="宋体" w:hAnsi="Cambria Math" w:cs="Times New Roman"/>
                  <w:kern w:val="0"/>
                  <w:sz w:val="24"/>
                  <w:szCs w:val="24"/>
                </w:rPr>
                <m:t>max</m:t>
              </w:ins>
            </m:r>
          </m:sub>
        </m:sSub>
      </m:oMath>
      <w:ins w:id="245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460" w:author="Zhang Li" w:date="2022-06-12T15:02:00Z">
                <w:rPr>
                  <w:rFonts w:ascii="Cambria Math" w:eastAsia="宋体" w:hAnsi="Cambria Math" w:cs="Times New Roman"/>
                  <w:i/>
                  <w:kern w:val="0"/>
                  <w:sz w:val="24"/>
                  <w:szCs w:val="24"/>
                </w:rPr>
              </w:ins>
            </m:ctrlPr>
          </m:sSubPr>
          <m:e>
            <m:r>
              <w:ins w:id="2461" w:author="Zhang Li" w:date="2022-06-12T15:02:00Z">
                <w:rPr>
                  <w:rFonts w:ascii="Cambria Math" w:eastAsia="宋体" w:hAnsi="Cambria Math" w:cs="Times New Roman"/>
                  <w:kern w:val="0"/>
                  <w:sz w:val="24"/>
                  <w:szCs w:val="24"/>
                </w:rPr>
                <m:t>ϵ</m:t>
              </w:ins>
            </m:r>
          </m:e>
          <m:sub>
            <m:r>
              <w:ins w:id="2462" w:author="Zhang Li" w:date="2022-06-12T15:02:00Z">
                <w:rPr>
                  <w:rFonts w:ascii="Cambria Math" w:eastAsia="宋体" w:hAnsi="Cambria Math" w:cs="Times New Roman"/>
                  <w:kern w:val="0"/>
                  <w:sz w:val="24"/>
                  <w:szCs w:val="24"/>
                </w:rPr>
                <m:t>min</m:t>
              </w:ins>
            </m:r>
          </m:sub>
        </m:sSub>
      </m:oMath>
      <w:ins w:id="246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ins>
    </w:p>
    <w:p w14:paraId="7EE33DEE" w14:textId="77777777" w:rsidR="00614FA7" w:rsidRDefault="00614FA7" w:rsidP="00614FA7">
      <w:pPr>
        <w:spacing w:beforeLines="100" w:before="312" w:afterLines="100" w:after="312"/>
        <w:rPr>
          <w:ins w:id="2464" w:author="Zhang Li" w:date="2022-06-12T15:02:00Z"/>
          <w:rFonts w:ascii="Times New Roman" w:eastAsia="宋体" w:hAnsi="Times New Roman" w:cs="Times New Roman"/>
          <w:kern w:val="0"/>
          <w:sz w:val="24"/>
          <w:szCs w:val="24"/>
        </w:rPr>
      </w:pPr>
      <w:ins w:id="2465"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2466" w:author="Zhang Li" w:date="2022-06-12T15:02:00Z">
                <w:rPr>
                  <w:rFonts w:ascii="Cambria Math" w:eastAsia="宋体" w:hAnsi="Cambria Math" w:cs="Times New Roman"/>
                  <w:kern w:val="0"/>
                  <w:sz w:val="24"/>
                  <w:szCs w:val="24"/>
                </w:rPr>
              </w:ins>
            </m:ctrlPr>
          </m:dPr>
          <m:e>
            <m:f>
              <m:fPr>
                <m:ctrlPr>
                  <w:ins w:id="2467" w:author="Zhang Li" w:date="2022-06-12T15:02:00Z">
                    <w:rPr>
                      <w:rFonts w:ascii="Cambria Math" w:eastAsia="宋体" w:hAnsi="Cambria Math" w:cs="Times New Roman"/>
                      <w:kern w:val="0"/>
                      <w:sz w:val="24"/>
                      <w:szCs w:val="24"/>
                    </w:rPr>
                  </w:ins>
                </m:ctrlPr>
              </m:fPr>
              <m:num>
                <m:r>
                  <w:ins w:id="2468" w:author="Zhang Li" w:date="2022-06-12T15:02:00Z">
                    <w:rPr>
                      <w:rFonts w:ascii="Cambria Math" w:eastAsia="宋体" w:hAnsi="Cambria Math" w:cs="Times New Roman"/>
                      <w:kern w:val="0"/>
                      <w:sz w:val="24"/>
                      <w:szCs w:val="24"/>
                    </w:rPr>
                    <m:t>N-1</m:t>
                  </w:ins>
                </m:r>
              </m:num>
              <m:den>
                <m:r>
                  <w:ins w:id="2469" w:author="Zhang Li" w:date="2022-06-12T15:02:00Z">
                    <m:rPr>
                      <m:sty m:val="p"/>
                    </m:rPr>
                    <w:rPr>
                      <w:rFonts w:ascii="Cambria Math" w:eastAsia="宋体" w:hAnsi="Cambria Math" w:cs="Times New Roman"/>
                      <w:kern w:val="0"/>
                      <w:sz w:val="24"/>
                      <w:szCs w:val="24"/>
                    </w:rPr>
                    <m:t>2</m:t>
                  </w:ins>
                </m:r>
              </m:den>
            </m:f>
          </m:e>
        </m:d>
      </m:oMath>
      <w:ins w:id="247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2471" w:author="Zhang Li" w:date="2022-06-12T15:02:00Z">
            <w:rPr>
              <w:rFonts w:ascii="Cambria Math" w:eastAsia="宋体" w:hAnsi="Cambria Math" w:cs="Times New Roman"/>
              <w:kern w:val="0"/>
              <w:sz w:val="24"/>
              <w:szCs w:val="24"/>
            </w:rPr>
            <m:t>V</m:t>
          </w:ins>
        </m:r>
      </m:oMath>
      <w:ins w:id="247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2473" w:author="Zhang Li" w:date="2022-06-12T15:02:00Z">
                <w:rPr>
                  <w:rFonts w:ascii="Cambria Math" w:eastAsia="宋体" w:hAnsi="Cambria Math" w:cs="Times New Roman"/>
                  <w:i/>
                  <w:kern w:val="0"/>
                  <w:sz w:val="24"/>
                  <w:szCs w:val="24"/>
                </w:rPr>
              </w:ins>
            </m:ctrlPr>
          </m:sSubPr>
          <m:e>
            <m:r>
              <w:ins w:id="2474" w:author="Zhang Li" w:date="2022-06-12T15:02:00Z">
                <w:rPr>
                  <w:rFonts w:ascii="Cambria Math" w:eastAsia="宋体" w:hAnsi="Cambria Math" w:cs="Times New Roman"/>
                  <w:kern w:val="0"/>
                  <w:sz w:val="24"/>
                  <w:szCs w:val="24"/>
                </w:rPr>
                <m:t>V</m:t>
              </w:ins>
            </m:r>
          </m:e>
          <m:sub>
            <m:r>
              <w:ins w:id="2475" w:author="Zhang Li" w:date="2022-06-12T15:02:00Z">
                <w:rPr>
                  <w:rFonts w:ascii="Cambria Math" w:eastAsia="宋体" w:hAnsi="Cambria Math" w:cs="Times New Roman"/>
                  <w:kern w:val="0"/>
                  <w:sz w:val="24"/>
                  <w:szCs w:val="24"/>
                </w:rPr>
                <m:t>f</m:t>
              </w:ins>
            </m:r>
          </m:sub>
        </m:sSub>
      </m:oMath>
      <w:ins w:id="247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w:ins>
      <m:oMath>
        <m:sSub>
          <m:sSubPr>
            <m:ctrlPr>
              <w:ins w:id="2477" w:author="Zhang Li" w:date="2022-06-12T15:02:00Z">
                <w:rPr>
                  <w:rFonts w:ascii="Cambria Math" w:eastAsia="宋体" w:hAnsi="Cambria Math" w:cs="Times New Roman"/>
                  <w:i/>
                  <w:kern w:val="0"/>
                  <w:sz w:val="24"/>
                  <w:szCs w:val="24"/>
                </w:rPr>
              </w:ins>
            </m:ctrlPr>
          </m:sSubPr>
          <m:e>
            <m:r>
              <w:ins w:id="2478" w:author="Zhang Li" w:date="2022-06-12T15:02:00Z">
                <w:rPr>
                  <w:rFonts w:ascii="Cambria Math" w:eastAsia="宋体" w:hAnsi="Cambria Math" w:cs="Times New Roman"/>
                  <w:kern w:val="0"/>
                  <w:sz w:val="24"/>
                  <w:szCs w:val="24"/>
                </w:rPr>
                <m:t>V</m:t>
              </w:ins>
            </m:r>
          </m:e>
          <m:sub>
            <m:r>
              <w:ins w:id="2479" w:author="Zhang Li" w:date="2022-06-12T15:02:00Z">
                <w:rPr>
                  <w:rFonts w:ascii="Cambria Math" w:eastAsia="宋体" w:hAnsi="Cambria Math" w:cs="Times New Roman"/>
                  <w:kern w:val="0"/>
                  <w:sz w:val="24"/>
                  <w:szCs w:val="24"/>
                </w:rPr>
                <m:t>f</m:t>
              </w:ins>
            </m:r>
          </m:sub>
        </m:sSub>
      </m:oMath>
      <w:ins w:id="248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2481" w:author="Zhang Li" w:date="2022-06-12T15:02:00Z">
            <w:rPr>
              <w:rFonts w:ascii="Cambria Math" w:eastAsia="宋体" w:hAnsi="Cambria Math" w:cs="Times New Roman"/>
              <w:kern w:val="0"/>
              <w:sz w:val="24"/>
              <w:szCs w:val="24"/>
            </w:rPr>
            <m:t>f</m:t>
          </w:ins>
        </m:r>
      </m:oMath>
      <w:ins w:id="2482"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2483" w:author="Zhang Li" w:date="2022-06-12T15:02:00Z">
                <w:rPr>
                  <w:rFonts w:ascii="Cambria Math" w:eastAsia="宋体" w:hAnsi="Cambria Math" w:cs="Times New Roman"/>
                  <w:i/>
                  <w:kern w:val="0"/>
                  <w:sz w:val="24"/>
                  <w:szCs w:val="24"/>
                </w:rPr>
              </w:ins>
            </m:ctrlPr>
          </m:dPr>
          <m:e>
            <m:sSub>
              <m:sSubPr>
                <m:ctrlPr>
                  <w:ins w:id="2484" w:author="Zhang Li" w:date="2022-06-12T15:02:00Z">
                    <w:rPr>
                      <w:rFonts w:ascii="Cambria Math" w:eastAsia="宋体" w:hAnsi="Cambria Math" w:cs="Times New Roman"/>
                      <w:i/>
                      <w:kern w:val="0"/>
                      <w:sz w:val="24"/>
                      <w:szCs w:val="24"/>
                    </w:rPr>
                  </w:ins>
                </m:ctrlPr>
              </m:sSubPr>
              <m:e>
                <m:r>
                  <w:ins w:id="2485" w:author="Zhang Li" w:date="2022-06-12T15:02:00Z">
                    <w:rPr>
                      <w:rFonts w:ascii="Cambria Math" w:eastAsia="宋体" w:hAnsi="Cambria Math" w:cs="Times New Roman"/>
                      <w:kern w:val="0"/>
                      <w:sz w:val="24"/>
                      <w:szCs w:val="24"/>
                    </w:rPr>
                    <m:t>V</m:t>
                  </w:ins>
                </m:r>
              </m:e>
              <m:sub>
                <m:r>
                  <w:ins w:id="2486" w:author="Zhang Li" w:date="2022-06-12T15:02:00Z">
                    <w:rPr>
                      <w:rFonts w:ascii="Cambria Math" w:eastAsia="宋体" w:hAnsi="Cambria Math" w:cs="Times New Roman"/>
                      <w:kern w:val="0"/>
                      <w:sz w:val="24"/>
                      <w:szCs w:val="24"/>
                    </w:rPr>
                    <m:t>f</m:t>
                  </w:ins>
                </m:r>
              </m:sub>
            </m:sSub>
          </m:e>
        </m:d>
        <m:r>
          <w:ins w:id="2487" w:author="Zhang Li" w:date="2022-06-12T15:02:00Z">
            <w:rPr>
              <w:rFonts w:ascii="Cambria Math" w:eastAsia="宋体" w:hAnsi="Cambria Math" w:cs="Times New Roman"/>
              <w:kern w:val="0"/>
              <w:sz w:val="24"/>
              <w:szCs w:val="24"/>
            </w:rPr>
            <m:t>=f</m:t>
          </w:ins>
        </m:r>
      </m:oMath>
      <w:ins w:id="2488" w:author="Zhang Li" w:date="2022-06-12T15:02:00Z">
        <w:r>
          <w:rPr>
            <w:rFonts w:ascii="Times New Roman" w:eastAsia="宋体" w:hAnsi="Times New Roman" w:cs="Times New Roman"/>
            <w:kern w:val="0"/>
            <w:sz w:val="24"/>
            <w:szCs w:val="24"/>
          </w:rPr>
          <w:t xml:space="preserve">. The aggregation failure probability of any node </w:t>
        </w:r>
      </w:ins>
      <m:oMath>
        <m:r>
          <w:ins w:id="2489" w:author="Zhang Li" w:date="2022-06-12T15:02:00Z">
            <w:rPr>
              <w:rFonts w:ascii="Cambria Math" w:eastAsia="宋体" w:hAnsi="Cambria Math" w:cs="Times New Roman"/>
              <w:kern w:val="0"/>
              <w:sz w:val="24"/>
              <w:szCs w:val="24"/>
            </w:rPr>
            <m:t>v∈V</m:t>
          </w:ins>
        </m:r>
      </m:oMath>
      <w:ins w:id="2490"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7E3AC4" w:rsidP="00614FA7">
      <w:pPr>
        <w:spacing w:afterLines="100" w:after="312"/>
        <w:rPr>
          <w:ins w:id="2491" w:author="Zhang Li" w:date="2022-06-12T15:02:00Z"/>
          <w:rFonts w:ascii="Times New Roman" w:eastAsia="宋体" w:hAnsi="Times New Roman" w:cs="Times New Roman"/>
          <w:kern w:val="0"/>
          <w:sz w:val="24"/>
          <w:szCs w:val="24"/>
        </w:rPr>
      </w:pPr>
      <m:oMathPara>
        <m:oMath>
          <m:sSub>
            <m:sSubPr>
              <m:ctrlPr>
                <w:ins w:id="2492" w:author="Zhang Li" w:date="2022-06-12T15:02:00Z">
                  <w:rPr>
                    <w:rFonts w:ascii="Cambria Math" w:eastAsia="宋体" w:hAnsi="Cambria Math" w:cs="Times New Roman"/>
                    <w:i/>
                    <w:kern w:val="0"/>
                    <w:sz w:val="24"/>
                    <w:szCs w:val="24"/>
                  </w:rPr>
                </w:ins>
              </m:ctrlPr>
            </m:sSubPr>
            <m:e>
              <m:r>
                <w:ins w:id="2493" w:author="Zhang Li" w:date="2022-06-12T15:02:00Z">
                  <w:rPr>
                    <w:rFonts w:ascii="Cambria Math" w:eastAsia="宋体" w:hAnsi="Cambria Math" w:cs="Times New Roman"/>
                    <w:kern w:val="0"/>
                    <w:sz w:val="24"/>
                    <w:szCs w:val="24"/>
                  </w:rPr>
                  <m:t>p</m:t>
                </w:ins>
              </m:r>
            </m:e>
            <m:sub>
              <m:r>
                <w:ins w:id="2494" w:author="Zhang Li" w:date="2022-06-12T15:02:00Z">
                  <w:rPr>
                    <w:rFonts w:ascii="Cambria Math" w:eastAsia="宋体" w:hAnsi="Cambria Math" w:cs="Times New Roman"/>
                    <w:kern w:val="0"/>
                    <w:sz w:val="24"/>
                    <w:szCs w:val="24"/>
                  </w:rPr>
                  <m:t xml:space="preserve"> Aggr,v</m:t>
                </w:ins>
              </m:r>
            </m:sub>
          </m:sSub>
          <m:r>
            <w:ins w:id="2495" w:author="Zhang Li" w:date="2022-06-12T15:02:00Z">
              <w:rPr>
                <w:rFonts w:ascii="Cambria Math" w:eastAsia="宋体" w:hAnsi="Cambria Math" w:cs="Times New Roman"/>
                <w:kern w:val="0"/>
                <w:sz w:val="24"/>
                <w:szCs w:val="24"/>
              </w:rPr>
              <m:t>=</m:t>
            </w:ins>
          </m:r>
          <m:nary>
            <m:naryPr>
              <m:chr m:val="∑"/>
              <m:ctrlPr>
                <w:ins w:id="2496" w:author="Zhang Li" w:date="2022-06-12T15:02:00Z">
                  <w:rPr>
                    <w:rFonts w:ascii="Cambria Math" w:eastAsia="宋体" w:hAnsi="Cambria Math" w:cs="Times New Roman"/>
                    <w:i/>
                    <w:kern w:val="0"/>
                    <w:sz w:val="24"/>
                    <w:szCs w:val="24"/>
                  </w:rPr>
                </w:ins>
              </m:ctrlPr>
            </m:naryPr>
            <m:sub>
              <m:r>
                <w:ins w:id="2497" w:author="Zhang Li" w:date="2022-06-12T15:02:00Z">
                  <w:rPr>
                    <w:rFonts w:ascii="Cambria Math" w:eastAsia="宋体" w:hAnsi="Cambria Math" w:cs="Times New Roman"/>
                    <w:kern w:val="0"/>
                    <w:sz w:val="24"/>
                    <w:szCs w:val="24"/>
                  </w:rPr>
                  <m:t>f=⌈</m:t>
                </w:ins>
              </m:r>
              <m:f>
                <m:fPr>
                  <m:ctrlPr>
                    <w:ins w:id="2498" w:author="Zhang Li" w:date="2022-06-12T15:02:00Z">
                      <w:rPr>
                        <w:rFonts w:ascii="Cambria Math" w:eastAsia="宋体" w:hAnsi="Cambria Math" w:cs="Times New Roman"/>
                        <w:i/>
                        <w:kern w:val="0"/>
                        <w:sz w:val="24"/>
                        <w:szCs w:val="24"/>
                      </w:rPr>
                    </w:ins>
                  </m:ctrlPr>
                </m:fPr>
                <m:num>
                  <m:r>
                    <w:ins w:id="2499" w:author="Zhang Li" w:date="2022-06-12T15:02:00Z">
                      <w:rPr>
                        <w:rFonts w:ascii="Cambria Math" w:eastAsia="宋体" w:hAnsi="Cambria Math" w:cs="Times New Roman"/>
                        <w:kern w:val="0"/>
                        <w:sz w:val="24"/>
                        <w:szCs w:val="24"/>
                      </w:rPr>
                      <m:t>N-1</m:t>
                    </w:ins>
                  </m:r>
                </m:num>
                <m:den>
                  <m:r>
                    <w:ins w:id="2500" w:author="Zhang Li" w:date="2022-06-12T15:02:00Z">
                      <w:rPr>
                        <w:rFonts w:ascii="Cambria Math" w:eastAsia="宋体" w:hAnsi="Cambria Math" w:cs="Times New Roman"/>
                        <w:kern w:val="0"/>
                        <w:sz w:val="24"/>
                        <w:szCs w:val="24"/>
                      </w:rPr>
                      <m:t>2</m:t>
                    </w:ins>
                  </m:r>
                </m:den>
              </m:f>
              <m:r>
                <w:ins w:id="2501" w:author="Zhang Li" w:date="2022-06-12T15:02:00Z">
                  <w:rPr>
                    <w:rFonts w:ascii="Cambria Math" w:eastAsia="宋体" w:hAnsi="Cambria Math" w:cs="Times New Roman"/>
                    <w:kern w:val="0"/>
                    <w:sz w:val="24"/>
                    <w:szCs w:val="24"/>
                  </w:rPr>
                  <m:t>⌉</m:t>
                </w:ins>
              </m:r>
            </m:sub>
            <m:sup>
              <m:r>
                <w:ins w:id="2502" w:author="Zhang Li" w:date="2022-06-12T15:02:00Z">
                  <w:rPr>
                    <w:rFonts w:ascii="Cambria Math" w:eastAsia="宋体" w:hAnsi="Cambria Math" w:cs="Times New Roman"/>
                    <w:kern w:val="0"/>
                    <w:sz w:val="24"/>
                    <w:szCs w:val="24"/>
                  </w:rPr>
                  <m:t>N-1</m:t>
                </w:ins>
              </m:r>
            </m:sup>
            <m:e>
              <m:nary>
                <m:naryPr>
                  <m:chr m:val="∏"/>
                  <m:supHide m:val="1"/>
                  <m:ctrlPr>
                    <w:ins w:id="2503" w:author="Zhang Li" w:date="2022-06-12T15:02:00Z">
                      <w:rPr>
                        <w:rFonts w:ascii="Cambria Math" w:eastAsia="宋体" w:hAnsi="Cambria Math" w:cs="Times New Roman"/>
                        <w:i/>
                        <w:kern w:val="0"/>
                        <w:sz w:val="24"/>
                        <w:szCs w:val="24"/>
                      </w:rPr>
                    </w:ins>
                  </m:ctrlPr>
                </m:naryPr>
                <m:sub>
                  <m:sSub>
                    <m:sSubPr>
                      <m:ctrlPr>
                        <w:ins w:id="2504" w:author="Zhang Li" w:date="2022-06-12T15:02:00Z">
                          <w:rPr>
                            <w:rFonts w:ascii="Cambria Math" w:eastAsia="宋体" w:hAnsi="Cambria Math" w:cs="Times New Roman"/>
                            <w:i/>
                            <w:kern w:val="0"/>
                            <w:sz w:val="24"/>
                            <w:szCs w:val="24"/>
                          </w:rPr>
                        </w:ins>
                      </m:ctrlPr>
                    </m:sSubPr>
                    <m:e>
                      <m:r>
                        <w:ins w:id="2505" w:author="Zhang Li" w:date="2022-06-12T15:02:00Z">
                          <w:rPr>
                            <w:rFonts w:ascii="Cambria Math" w:eastAsia="宋体" w:hAnsi="Cambria Math" w:cs="Times New Roman"/>
                            <w:kern w:val="0"/>
                            <w:sz w:val="24"/>
                            <w:szCs w:val="24"/>
                          </w:rPr>
                          <m:t>v</m:t>
                        </w:ins>
                      </m:r>
                    </m:e>
                    <m:sub>
                      <m:r>
                        <w:ins w:id="2506" w:author="Zhang Li" w:date="2022-06-12T15:02:00Z">
                          <w:rPr>
                            <w:rFonts w:ascii="Cambria Math" w:eastAsia="宋体" w:hAnsi="Cambria Math" w:cs="Times New Roman"/>
                            <w:kern w:val="0"/>
                            <w:sz w:val="24"/>
                            <w:szCs w:val="24"/>
                          </w:rPr>
                          <m:t>f</m:t>
                        </w:ins>
                      </m:r>
                    </m:sub>
                  </m:sSub>
                  <m:r>
                    <w:ins w:id="2507" w:author="Zhang Li" w:date="2022-06-12T15:02:00Z">
                      <w:rPr>
                        <w:rFonts w:ascii="Cambria Math" w:eastAsia="宋体" w:hAnsi="Cambria Math" w:cs="Times New Roman"/>
                        <w:kern w:val="0"/>
                        <w:sz w:val="24"/>
                        <w:szCs w:val="24"/>
                      </w:rPr>
                      <m:t>∈</m:t>
                    </w:ins>
                  </m:r>
                  <m:sSub>
                    <m:sSubPr>
                      <m:ctrlPr>
                        <w:ins w:id="2508" w:author="Zhang Li" w:date="2022-06-12T15:02:00Z">
                          <w:rPr>
                            <w:rFonts w:ascii="Cambria Math" w:eastAsia="宋体" w:hAnsi="Cambria Math" w:cs="Times New Roman"/>
                            <w:i/>
                            <w:kern w:val="0"/>
                            <w:sz w:val="24"/>
                            <w:szCs w:val="24"/>
                          </w:rPr>
                        </w:ins>
                      </m:ctrlPr>
                    </m:sSubPr>
                    <m:e>
                      <m:r>
                        <w:ins w:id="2509" w:author="Zhang Li" w:date="2022-06-12T15:02:00Z">
                          <w:rPr>
                            <w:rFonts w:ascii="Cambria Math" w:eastAsia="宋体" w:hAnsi="Cambria Math" w:cs="Times New Roman"/>
                            <w:kern w:val="0"/>
                            <w:sz w:val="24"/>
                            <w:szCs w:val="24"/>
                          </w:rPr>
                          <m:t>V</m:t>
                        </w:ins>
                      </m:r>
                    </m:e>
                    <m:sub>
                      <m:r>
                        <w:ins w:id="2510" w:author="Zhang Li" w:date="2022-06-12T15:02:00Z">
                          <w:rPr>
                            <w:rFonts w:ascii="Cambria Math" w:eastAsia="宋体" w:hAnsi="Cambria Math" w:cs="Times New Roman"/>
                            <w:kern w:val="0"/>
                            <w:sz w:val="24"/>
                            <w:szCs w:val="24"/>
                          </w:rPr>
                          <m:t>f</m:t>
                        </w:ins>
                      </m:r>
                    </m:sub>
                  </m:sSub>
                </m:sub>
                <m:sup/>
                <m:e>
                  <m:sSub>
                    <m:sSubPr>
                      <m:ctrlPr>
                        <w:ins w:id="2511" w:author="Zhang Li" w:date="2022-06-12T15:02:00Z">
                          <w:rPr>
                            <w:rFonts w:ascii="Cambria Math" w:eastAsia="宋体" w:hAnsi="Cambria Math" w:cs="Times New Roman"/>
                            <w:i/>
                            <w:kern w:val="0"/>
                            <w:sz w:val="24"/>
                            <w:szCs w:val="24"/>
                          </w:rPr>
                        </w:ins>
                      </m:ctrlPr>
                    </m:sSubPr>
                    <m:e>
                      <m:r>
                        <w:ins w:id="2512" w:author="Zhang Li" w:date="2022-06-12T15:02:00Z">
                          <w:rPr>
                            <w:rFonts w:ascii="Cambria Math" w:eastAsia="宋体" w:hAnsi="Cambria Math" w:cs="Times New Roman"/>
                            <w:kern w:val="0"/>
                            <w:sz w:val="24"/>
                            <w:szCs w:val="24"/>
                          </w:rPr>
                          <m:t>ϵ</m:t>
                        </w:ins>
                      </m:r>
                    </m:e>
                    <m:sub>
                      <m:sSub>
                        <m:sSubPr>
                          <m:ctrlPr>
                            <w:ins w:id="2513" w:author="Zhang Li" w:date="2022-06-12T15:02:00Z">
                              <w:rPr>
                                <w:rFonts w:ascii="Cambria Math" w:eastAsia="宋体" w:hAnsi="Cambria Math" w:cs="Times New Roman"/>
                                <w:i/>
                                <w:kern w:val="0"/>
                                <w:sz w:val="24"/>
                                <w:szCs w:val="24"/>
                              </w:rPr>
                            </w:ins>
                          </m:ctrlPr>
                        </m:sSubPr>
                        <m:e>
                          <m:r>
                            <w:ins w:id="2514" w:author="Zhang Li" w:date="2022-06-12T15:02:00Z">
                              <w:rPr>
                                <w:rFonts w:ascii="Cambria Math" w:eastAsia="宋体" w:hAnsi="Cambria Math" w:cs="Times New Roman"/>
                                <w:kern w:val="0"/>
                                <w:sz w:val="24"/>
                                <w:szCs w:val="24"/>
                              </w:rPr>
                              <m:t>v</m:t>
                            </w:ins>
                          </m:r>
                        </m:e>
                        <m:sub>
                          <m:r>
                            <w:ins w:id="2515" w:author="Zhang Li" w:date="2022-06-12T15:02:00Z">
                              <w:rPr>
                                <w:rFonts w:ascii="Cambria Math" w:eastAsia="宋体" w:hAnsi="Cambria Math" w:cs="Times New Roman"/>
                                <w:kern w:val="0"/>
                                <w:sz w:val="24"/>
                                <w:szCs w:val="24"/>
                              </w:rPr>
                              <m:t>f</m:t>
                            </w:ins>
                          </m:r>
                        </m:sub>
                      </m:sSub>
                      <m:r>
                        <w:ins w:id="2516" w:author="Zhang Li" w:date="2022-06-12T15:02:00Z">
                          <w:rPr>
                            <w:rFonts w:ascii="Cambria Math" w:eastAsia="宋体" w:hAnsi="Cambria Math" w:cs="Times New Roman"/>
                            <w:kern w:val="0"/>
                            <w:sz w:val="24"/>
                            <w:szCs w:val="24"/>
                          </w:rPr>
                          <m:t>,v</m:t>
                        </w:ins>
                      </m:r>
                    </m:sub>
                  </m:sSub>
                </m:e>
              </m:nary>
              <m:nary>
                <m:naryPr>
                  <m:chr m:val="∏"/>
                  <m:supHide m:val="1"/>
                  <m:ctrlPr>
                    <w:ins w:id="2517" w:author="Zhang Li" w:date="2022-06-12T15:02:00Z">
                      <w:rPr>
                        <w:rFonts w:ascii="Cambria Math" w:eastAsia="宋体" w:hAnsi="Cambria Math" w:cs="Times New Roman"/>
                        <w:i/>
                        <w:kern w:val="0"/>
                        <w:sz w:val="24"/>
                        <w:szCs w:val="24"/>
                      </w:rPr>
                    </w:ins>
                  </m:ctrlPr>
                </m:naryPr>
                <m:sub>
                  <m:sSub>
                    <m:sSubPr>
                      <m:ctrlPr>
                        <w:ins w:id="2518" w:author="Zhang Li" w:date="2022-06-12T15:02:00Z">
                          <w:rPr>
                            <w:rFonts w:ascii="Cambria Math" w:eastAsia="宋体" w:hAnsi="Cambria Math" w:cs="Times New Roman"/>
                            <w:i/>
                            <w:kern w:val="0"/>
                            <w:sz w:val="24"/>
                            <w:szCs w:val="24"/>
                          </w:rPr>
                        </w:ins>
                      </m:ctrlPr>
                    </m:sSubPr>
                    <m:e>
                      <m:r>
                        <w:ins w:id="2519" w:author="Zhang Li" w:date="2022-06-12T15:02:00Z">
                          <w:rPr>
                            <w:rFonts w:ascii="Cambria Math" w:eastAsia="宋体" w:hAnsi="Cambria Math" w:cs="Times New Roman"/>
                            <w:kern w:val="0"/>
                            <w:sz w:val="24"/>
                            <w:szCs w:val="24"/>
                          </w:rPr>
                          <m:t>v</m:t>
                        </w:ins>
                      </m:r>
                    </m:e>
                    <m:sub>
                      <m:r>
                        <w:ins w:id="2520" w:author="Zhang Li" w:date="2022-06-12T15:02:00Z">
                          <w:rPr>
                            <w:rFonts w:ascii="Cambria Math" w:eastAsia="宋体" w:hAnsi="Cambria Math" w:cs="Times New Roman"/>
                            <w:kern w:val="0"/>
                            <w:sz w:val="24"/>
                            <w:szCs w:val="24"/>
                          </w:rPr>
                          <m:t>h</m:t>
                        </w:ins>
                      </m:r>
                    </m:sub>
                  </m:sSub>
                  <m:r>
                    <w:ins w:id="2521" w:author="Zhang Li" w:date="2022-06-12T15:02:00Z">
                      <w:rPr>
                        <w:rFonts w:ascii="Cambria Math" w:eastAsia="宋体" w:hAnsi="Cambria Math" w:cs="Times New Roman"/>
                        <w:kern w:val="0"/>
                        <w:sz w:val="24"/>
                        <w:szCs w:val="24"/>
                      </w:rPr>
                      <m:t>∈</m:t>
                    </w:ins>
                  </m:r>
                  <m:r>
                    <w:ins w:id="2522" w:author="Zhang Li" w:date="2022-06-12T15:02:00Z">
                      <w:rPr>
                        <w:rFonts w:ascii="Cambria Math" w:eastAsia="宋体" w:hAnsi="Cambria Math" w:cs="Times New Roman" w:hint="eastAsia"/>
                        <w:kern w:val="0"/>
                        <w:sz w:val="24"/>
                        <w:szCs w:val="24"/>
                      </w:rPr>
                      <m:t>V</m:t>
                    </w:ins>
                  </m:r>
                  <m:r>
                    <w:ins w:id="2523" w:author="Zhang Li" w:date="2022-06-12T15:02:00Z">
                      <w:rPr>
                        <w:rFonts w:ascii="Cambria Math" w:eastAsia="宋体" w:hAnsi="Cambria Math" w:cs="Times New Roman"/>
                        <w:kern w:val="0"/>
                        <w:sz w:val="24"/>
                        <w:szCs w:val="24"/>
                      </w:rPr>
                      <m:t>∖</m:t>
                    </w:ins>
                  </m:r>
                  <m:sSub>
                    <m:sSubPr>
                      <m:ctrlPr>
                        <w:ins w:id="2524" w:author="Zhang Li" w:date="2022-06-12T15:02:00Z">
                          <w:rPr>
                            <w:rFonts w:ascii="Cambria Math" w:eastAsia="宋体" w:hAnsi="Cambria Math" w:cs="Times New Roman"/>
                            <w:i/>
                            <w:kern w:val="0"/>
                            <w:sz w:val="24"/>
                            <w:szCs w:val="24"/>
                          </w:rPr>
                        </w:ins>
                      </m:ctrlPr>
                    </m:sSubPr>
                    <m:e>
                      <m:r>
                        <w:ins w:id="2525" w:author="Zhang Li" w:date="2022-06-12T15:02:00Z">
                          <w:rPr>
                            <w:rFonts w:ascii="Cambria Math" w:eastAsia="宋体" w:hAnsi="Cambria Math" w:cs="Times New Roman"/>
                            <w:kern w:val="0"/>
                            <w:sz w:val="24"/>
                            <w:szCs w:val="24"/>
                          </w:rPr>
                          <m:t>V</m:t>
                        </w:ins>
                      </m:r>
                    </m:e>
                    <m:sub>
                      <m:r>
                        <w:ins w:id="2526" w:author="Zhang Li" w:date="2022-06-12T15:02:00Z">
                          <w:rPr>
                            <w:rFonts w:ascii="Cambria Math" w:eastAsia="宋体" w:hAnsi="Cambria Math" w:cs="Times New Roman"/>
                            <w:kern w:val="0"/>
                            <w:sz w:val="24"/>
                            <w:szCs w:val="24"/>
                          </w:rPr>
                          <m:t>f</m:t>
                        </w:ins>
                      </m:r>
                    </m:sub>
                  </m:sSub>
                </m:sub>
                <m:sup/>
                <m:e>
                  <m:d>
                    <m:dPr>
                      <m:begChr m:val="["/>
                      <m:endChr m:val="]"/>
                      <m:ctrlPr>
                        <w:ins w:id="2527" w:author="Zhang Li" w:date="2022-06-12T15:02:00Z">
                          <w:rPr>
                            <w:rFonts w:ascii="Cambria Math" w:eastAsia="宋体" w:hAnsi="Cambria Math" w:cs="Times New Roman"/>
                            <w:i/>
                            <w:kern w:val="0"/>
                            <w:sz w:val="24"/>
                            <w:szCs w:val="24"/>
                          </w:rPr>
                        </w:ins>
                      </m:ctrlPr>
                    </m:dPr>
                    <m:e>
                      <m:r>
                        <w:ins w:id="2528" w:author="Zhang Li" w:date="2022-06-12T15:02:00Z">
                          <w:rPr>
                            <w:rFonts w:ascii="Cambria Math" w:eastAsia="宋体" w:hAnsi="Cambria Math" w:cs="Times New Roman"/>
                            <w:kern w:val="0"/>
                            <w:sz w:val="24"/>
                            <w:szCs w:val="24"/>
                          </w:rPr>
                          <m:t>1-</m:t>
                        </w:ins>
                      </m:r>
                      <m:sSub>
                        <m:sSubPr>
                          <m:ctrlPr>
                            <w:ins w:id="2529" w:author="Zhang Li" w:date="2022-06-12T15:02:00Z">
                              <w:rPr>
                                <w:rFonts w:ascii="Cambria Math" w:eastAsia="宋体" w:hAnsi="Cambria Math" w:cs="Times New Roman"/>
                                <w:i/>
                                <w:kern w:val="0"/>
                                <w:sz w:val="24"/>
                                <w:szCs w:val="24"/>
                              </w:rPr>
                            </w:ins>
                          </m:ctrlPr>
                        </m:sSubPr>
                        <m:e>
                          <m:r>
                            <w:ins w:id="2530" w:author="Zhang Li" w:date="2022-06-12T15:02:00Z">
                              <w:rPr>
                                <w:rFonts w:ascii="Cambria Math" w:eastAsia="宋体" w:hAnsi="Cambria Math" w:cs="Times New Roman"/>
                                <w:kern w:val="0"/>
                                <w:sz w:val="24"/>
                                <w:szCs w:val="24"/>
                              </w:rPr>
                              <m:t>ϵ</m:t>
                            </w:ins>
                          </m:r>
                        </m:e>
                        <m:sub>
                          <m:r>
                            <w:ins w:id="2531"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2532" w:author="Zhang Li" w:date="2022-06-12T15:02:00Z"/>
          <w:rFonts w:ascii="Times New Roman" w:eastAsia="宋体" w:hAnsi="Times New Roman" w:cs="Times New Roman"/>
          <w:kern w:val="0"/>
          <w:sz w:val="24"/>
          <w:szCs w:val="24"/>
        </w:rPr>
      </w:pPr>
      <w:ins w:id="2533" w:author="Zhang Li" w:date="2022-06-12T15:02:00Z">
        <w:r>
          <w:rPr>
            <w:rFonts w:ascii="Times New Roman" w:eastAsia="宋体" w:hAnsi="Times New Roman" w:cs="Times New Roman"/>
            <w:kern w:val="0"/>
            <w:sz w:val="24"/>
            <w:szCs w:val="24"/>
          </w:rPr>
          <w:t xml:space="preserve">where </w:t>
        </w:r>
      </w:ins>
      <m:oMath>
        <m:sSub>
          <m:sSubPr>
            <m:ctrlPr>
              <w:ins w:id="2534" w:author="Zhang Li" w:date="2022-06-12T15:02:00Z">
                <w:rPr>
                  <w:rFonts w:ascii="Cambria Math" w:eastAsia="宋体" w:hAnsi="Cambria Math" w:cs="Times New Roman"/>
                  <w:i/>
                  <w:kern w:val="0"/>
                  <w:sz w:val="24"/>
                  <w:szCs w:val="24"/>
                </w:rPr>
              </w:ins>
            </m:ctrlPr>
          </m:sSubPr>
          <m:e>
            <m:r>
              <w:ins w:id="2535" w:author="Zhang Li" w:date="2022-06-12T15:02:00Z">
                <w:rPr>
                  <w:rFonts w:ascii="Cambria Math" w:eastAsia="宋体" w:hAnsi="Cambria Math" w:cs="Times New Roman"/>
                  <w:kern w:val="0"/>
                  <w:sz w:val="24"/>
                  <w:szCs w:val="24"/>
                </w:rPr>
                <m:t>ϵ</m:t>
              </w:ins>
            </m:r>
          </m:e>
          <m:sub>
            <m:r>
              <w:ins w:id="2536" w:author="Zhang Li" w:date="2022-06-12T15:02:00Z">
                <w:rPr>
                  <w:rFonts w:ascii="Cambria Math" w:eastAsia="宋体" w:hAnsi="Cambria Math" w:cs="Times New Roman"/>
                  <w:kern w:val="0"/>
                  <w:sz w:val="24"/>
                  <w:szCs w:val="24"/>
                </w:rPr>
                <m:t>u,v</m:t>
              </w:ins>
            </m:r>
          </m:sub>
        </m:sSub>
        <m:r>
          <w:ins w:id="2537" w:author="Zhang Li" w:date="2022-06-12T15:02:00Z">
            <w:rPr>
              <w:rFonts w:ascii="Cambria Math" w:eastAsia="宋体" w:hAnsi="Cambria Math" w:cs="Times New Roman"/>
              <w:kern w:val="0"/>
              <w:sz w:val="24"/>
              <w:szCs w:val="24"/>
            </w:rPr>
            <m:t>=1-</m:t>
          </w:ins>
        </m:r>
        <m:sSup>
          <m:sSupPr>
            <m:ctrlPr>
              <w:ins w:id="2538" w:author="Zhang Li" w:date="2022-06-12T15:02:00Z">
                <w:rPr>
                  <w:rFonts w:ascii="Cambria Math" w:eastAsia="宋体" w:hAnsi="Cambria Math" w:cs="Times New Roman"/>
                  <w:i/>
                  <w:kern w:val="0"/>
                  <w:sz w:val="24"/>
                  <w:szCs w:val="24"/>
                </w:rPr>
              </w:ins>
            </m:ctrlPr>
          </m:sSupPr>
          <m:e>
            <m:r>
              <w:ins w:id="2539" w:author="Zhang Li" w:date="2022-06-12T15:02:00Z">
                <w:rPr>
                  <w:rFonts w:ascii="Cambria Math" w:eastAsia="宋体" w:hAnsi="Cambria Math" w:cs="Times New Roman"/>
                  <w:kern w:val="0"/>
                  <w:sz w:val="24"/>
                  <w:szCs w:val="24"/>
                </w:rPr>
                <m:t>e</m:t>
              </w:ins>
            </m:r>
          </m:e>
          <m:sup>
            <m:r>
              <w:ins w:id="2540" w:author="Zhang Li" w:date="2022-06-12T15:02:00Z">
                <w:rPr>
                  <w:rFonts w:ascii="Cambria Math" w:eastAsia="宋体" w:hAnsi="Cambria Math" w:cs="Times New Roman"/>
                  <w:kern w:val="0"/>
                  <w:sz w:val="24"/>
                  <w:szCs w:val="24"/>
                </w:rPr>
                <m:t>-</m:t>
              </w:ins>
            </m:r>
            <m:sSup>
              <m:sSupPr>
                <m:ctrlPr>
                  <w:ins w:id="2541" w:author="Zhang Li" w:date="2022-06-12T15:02:00Z">
                    <w:rPr>
                      <w:rFonts w:ascii="Cambria Math" w:eastAsia="宋体" w:hAnsi="Cambria Math" w:cs="Times New Roman"/>
                      <w:i/>
                      <w:kern w:val="0"/>
                      <w:sz w:val="24"/>
                      <w:szCs w:val="24"/>
                    </w:rPr>
                  </w:ins>
                </m:ctrlPr>
              </m:sSupPr>
              <m:e>
                <m:r>
                  <w:ins w:id="2542" w:author="Zhang Li" w:date="2022-06-12T15:02:00Z">
                    <w:rPr>
                      <w:rFonts w:ascii="Cambria Math" w:eastAsia="宋体" w:hAnsi="Cambria Math" w:cs="Times New Roman"/>
                      <w:kern w:val="0"/>
                      <w:sz w:val="24"/>
                      <w:szCs w:val="24"/>
                    </w:rPr>
                    <m:t>10</m:t>
                  </w:ins>
                </m:r>
              </m:e>
              <m:sup>
                <m:f>
                  <m:fPr>
                    <m:ctrlPr>
                      <w:ins w:id="2543" w:author="Zhang Li" w:date="2022-06-12T15:02:00Z">
                        <w:rPr>
                          <w:rFonts w:ascii="Cambria Math" w:eastAsia="宋体" w:hAnsi="Cambria Math" w:cs="Times New Roman"/>
                          <w:i/>
                          <w:kern w:val="0"/>
                          <w:sz w:val="24"/>
                          <w:szCs w:val="24"/>
                        </w:rPr>
                      </w:ins>
                    </m:ctrlPr>
                  </m:fPr>
                  <m:num>
                    <m:r>
                      <w:ins w:id="2544" w:author="Zhang Li" w:date="2022-06-12T15:02:00Z">
                        <w:rPr>
                          <w:rFonts w:ascii="Cambria Math" w:eastAsia="宋体" w:hAnsi="Cambria Math" w:cs="Times New Roman"/>
                          <w:kern w:val="0"/>
                          <w:sz w:val="24"/>
                          <w:szCs w:val="24"/>
                        </w:rPr>
                        <m:t xml:space="preserve"> P</m:t>
                      </w:ins>
                    </m:r>
                    <m:sSub>
                      <m:sSubPr>
                        <m:ctrlPr>
                          <w:ins w:id="2545" w:author="Zhang Li" w:date="2022-06-12T15:02:00Z">
                            <w:rPr>
                              <w:rFonts w:ascii="Cambria Math" w:eastAsia="宋体" w:hAnsi="Cambria Math" w:cs="Times New Roman"/>
                              <w:i/>
                              <w:kern w:val="0"/>
                              <w:sz w:val="24"/>
                              <w:szCs w:val="24"/>
                            </w:rPr>
                          </w:ins>
                        </m:ctrlPr>
                      </m:sSubPr>
                      <m:e>
                        <m:r>
                          <w:ins w:id="2546" w:author="Zhang Li" w:date="2022-06-12T15:02:00Z">
                            <w:rPr>
                              <w:rFonts w:ascii="Cambria Math" w:eastAsia="宋体" w:hAnsi="Cambria Math" w:cs="Times New Roman"/>
                              <w:kern w:val="0"/>
                              <w:sz w:val="24"/>
                              <w:szCs w:val="24"/>
                            </w:rPr>
                            <m:t>L</m:t>
                          </w:ins>
                        </m:r>
                      </m:e>
                      <m:sub>
                        <m:r>
                          <w:ins w:id="2547" w:author="Zhang Li" w:date="2022-06-12T15:02:00Z">
                            <w:rPr>
                              <w:rFonts w:ascii="Cambria Math" w:eastAsia="宋体" w:hAnsi="Cambria Math" w:cs="Times New Roman"/>
                              <w:kern w:val="0"/>
                              <w:sz w:val="24"/>
                              <w:szCs w:val="24"/>
                            </w:rPr>
                            <m:t>dB</m:t>
                          </w:ins>
                        </m:r>
                      </m:sub>
                    </m:sSub>
                    <m:d>
                      <m:dPr>
                        <m:ctrlPr>
                          <w:ins w:id="2548" w:author="Zhang Li" w:date="2022-06-12T15:02:00Z">
                            <w:rPr>
                              <w:rFonts w:ascii="Cambria Math" w:eastAsia="宋体" w:hAnsi="Cambria Math" w:cs="Times New Roman"/>
                              <w:i/>
                              <w:kern w:val="0"/>
                              <w:sz w:val="24"/>
                              <w:szCs w:val="24"/>
                            </w:rPr>
                          </w:ins>
                        </m:ctrlPr>
                      </m:dPr>
                      <m:e>
                        <m:sSub>
                          <m:sSubPr>
                            <m:ctrlPr>
                              <w:ins w:id="2549" w:author="Zhang Li" w:date="2022-06-12T15:02:00Z">
                                <w:rPr>
                                  <w:rFonts w:ascii="Cambria Math" w:eastAsia="宋体" w:hAnsi="Cambria Math" w:cs="Times New Roman"/>
                                  <w:i/>
                                  <w:kern w:val="0"/>
                                  <w:sz w:val="24"/>
                                  <w:szCs w:val="24"/>
                                </w:rPr>
                              </w:ins>
                            </m:ctrlPr>
                          </m:sSubPr>
                          <m:e>
                            <m:r>
                              <w:ins w:id="2550" w:author="Zhang Li" w:date="2022-06-12T15:02:00Z">
                                <w:rPr>
                                  <w:rFonts w:ascii="Cambria Math" w:eastAsia="宋体" w:hAnsi="Cambria Math" w:cs="Times New Roman"/>
                                  <w:kern w:val="0"/>
                                  <w:sz w:val="24"/>
                                  <w:szCs w:val="24"/>
                                </w:rPr>
                                <m:t>d</m:t>
                              </w:ins>
                            </m:r>
                          </m:e>
                          <m:sub>
                            <m:r>
                              <w:ins w:id="2551" w:author="Zhang Li" w:date="2022-06-12T15:02:00Z">
                                <w:rPr>
                                  <w:rFonts w:ascii="Cambria Math" w:eastAsia="宋体" w:hAnsi="Cambria Math" w:cs="Times New Roman"/>
                                  <w:kern w:val="0"/>
                                  <w:sz w:val="24"/>
                                  <w:szCs w:val="24"/>
                                </w:rPr>
                                <m:t>0</m:t>
                              </w:ins>
                            </m:r>
                          </m:sub>
                        </m:sSub>
                      </m:e>
                    </m:d>
                  </m:num>
                  <m:den>
                    <m:r>
                      <w:ins w:id="2552" w:author="Zhang Li" w:date="2022-06-12T15:02:00Z">
                        <w:rPr>
                          <w:rFonts w:ascii="Cambria Math" w:eastAsia="宋体" w:hAnsi="Cambria Math" w:cs="Times New Roman"/>
                          <w:kern w:val="0"/>
                          <w:sz w:val="24"/>
                          <w:szCs w:val="24"/>
                        </w:rPr>
                        <m:t>10</m:t>
                      </w:ins>
                    </m:r>
                  </m:den>
                </m:f>
              </m:sup>
            </m:sSup>
            <m:r>
              <w:ins w:id="2553" w:author="Zhang Li" w:date="2022-06-12T15:02:00Z">
                <w:rPr>
                  <w:rFonts w:ascii="Cambria Math" w:eastAsia="宋体" w:hAnsi="Cambria Math" w:cs="Times New Roman"/>
                  <w:kern w:val="0"/>
                  <w:sz w:val="24"/>
                  <w:szCs w:val="24"/>
                </w:rPr>
                <m:t>⋅</m:t>
              </w:ins>
            </m:r>
            <m:f>
              <m:fPr>
                <m:ctrlPr>
                  <w:ins w:id="2554" w:author="Zhang Li" w:date="2022-06-12T15:02:00Z">
                    <w:rPr>
                      <w:rFonts w:ascii="Cambria Math" w:eastAsia="宋体" w:hAnsi="Cambria Math" w:cs="Times New Roman"/>
                      <w:i/>
                      <w:kern w:val="0"/>
                      <w:sz w:val="24"/>
                      <w:szCs w:val="24"/>
                    </w:rPr>
                  </w:ins>
                </m:ctrlPr>
              </m:fPr>
              <m:num>
                <m:r>
                  <w:ins w:id="2555" w:author="Zhang Li" w:date="2022-06-12T15:02:00Z">
                    <w:rPr>
                      <w:rFonts w:ascii="Cambria Math" w:eastAsia="宋体" w:hAnsi="Cambria Math" w:cs="Times New Roman"/>
                      <w:kern w:val="0"/>
                      <w:sz w:val="24"/>
                      <w:szCs w:val="24"/>
                    </w:rPr>
                    <m:t>β</m:t>
                  </w:ins>
                </m:r>
                <m:sSub>
                  <m:sSubPr>
                    <m:ctrlPr>
                      <w:ins w:id="2556" w:author="Zhang Li" w:date="2022-06-12T15:02:00Z">
                        <w:rPr>
                          <w:rFonts w:ascii="Cambria Math" w:eastAsia="宋体" w:hAnsi="Cambria Math" w:cs="Times New Roman"/>
                          <w:i/>
                          <w:kern w:val="0"/>
                          <w:sz w:val="24"/>
                          <w:szCs w:val="24"/>
                        </w:rPr>
                      </w:ins>
                    </m:ctrlPr>
                  </m:sSubPr>
                  <m:e>
                    <m:r>
                      <w:ins w:id="2557" w:author="Zhang Li" w:date="2022-06-12T15:02:00Z">
                        <w:rPr>
                          <w:rFonts w:ascii="Cambria Math" w:eastAsia="宋体" w:hAnsi="Cambria Math" w:cs="Times New Roman"/>
                          <w:kern w:val="0"/>
                          <w:sz w:val="24"/>
                          <w:szCs w:val="24"/>
                        </w:rPr>
                        <m:t>P</m:t>
                      </w:ins>
                    </m:r>
                  </m:e>
                  <m:sub>
                    <m:r>
                      <w:ins w:id="2558" w:author="Zhang Li" w:date="2022-06-12T15:02:00Z">
                        <w:rPr>
                          <w:rFonts w:ascii="Cambria Math" w:eastAsia="宋体" w:hAnsi="Cambria Math" w:cs="Times New Roman"/>
                          <w:kern w:val="0"/>
                          <w:sz w:val="24"/>
                          <w:szCs w:val="24"/>
                        </w:rPr>
                        <m:t>n</m:t>
                      </w:ins>
                    </m:r>
                  </m:sub>
                </m:sSub>
              </m:num>
              <m:den>
                <m:sSub>
                  <m:sSubPr>
                    <m:ctrlPr>
                      <w:ins w:id="2559" w:author="Zhang Li" w:date="2022-06-12T15:02:00Z">
                        <w:rPr>
                          <w:rFonts w:ascii="Cambria Math" w:eastAsia="宋体" w:hAnsi="Cambria Math" w:cs="Times New Roman"/>
                          <w:i/>
                          <w:kern w:val="0"/>
                          <w:sz w:val="24"/>
                          <w:szCs w:val="24"/>
                        </w:rPr>
                      </w:ins>
                    </m:ctrlPr>
                  </m:sSubPr>
                  <m:e>
                    <m:r>
                      <w:ins w:id="2560" w:author="Zhang Li" w:date="2022-06-12T15:02:00Z">
                        <w:rPr>
                          <w:rFonts w:ascii="Cambria Math" w:eastAsia="宋体" w:hAnsi="Cambria Math" w:cs="Times New Roman"/>
                          <w:kern w:val="0"/>
                          <w:sz w:val="24"/>
                          <w:szCs w:val="24"/>
                        </w:rPr>
                        <m:t>P</m:t>
                      </w:ins>
                    </m:r>
                  </m:e>
                  <m:sub>
                    <m:r>
                      <w:ins w:id="2561" w:author="Zhang Li" w:date="2022-06-12T15:02:00Z">
                        <w:rPr>
                          <w:rFonts w:ascii="Cambria Math" w:eastAsia="宋体" w:hAnsi="Cambria Math" w:cs="Times New Roman"/>
                          <w:kern w:val="0"/>
                          <w:sz w:val="24"/>
                          <w:szCs w:val="24"/>
                        </w:rPr>
                        <m:t>t</m:t>
                      </w:ins>
                    </m:r>
                  </m:sub>
                </m:sSub>
              </m:den>
            </m:f>
            <m:r>
              <w:ins w:id="2562" w:author="Zhang Li" w:date="2022-06-12T15:02:00Z">
                <w:rPr>
                  <w:rFonts w:ascii="Cambria Math" w:eastAsia="宋体" w:hAnsi="Cambria Math" w:cs="Times New Roman"/>
                  <w:kern w:val="0"/>
                  <w:sz w:val="24"/>
                  <w:szCs w:val="24"/>
                </w:rPr>
                <m:t>⋅</m:t>
              </w:ins>
            </m:r>
            <m:sSup>
              <m:sSupPr>
                <m:ctrlPr>
                  <w:ins w:id="2563" w:author="Zhang Li" w:date="2022-06-12T15:02:00Z">
                    <w:rPr>
                      <w:rFonts w:ascii="Cambria Math" w:eastAsia="宋体" w:hAnsi="Cambria Math" w:cs="Times New Roman"/>
                      <w:i/>
                      <w:kern w:val="0"/>
                      <w:sz w:val="24"/>
                      <w:szCs w:val="24"/>
                    </w:rPr>
                  </w:ins>
                </m:ctrlPr>
              </m:sSupPr>
              <m:e>
                <m:d>
                  <m:dPr>
                    <m:ctrlPr>
                      <w:ins w:id="2564" w:author="Zhang Li" w:date="2022-06-12T15:02:00Z">
                        <w:rPr>
                          <w:rFonts w:ascii="Cambria Math" w:eastAsia="宋体" w:hAnsi="Cambria Math" w:cs="Times New Roman"/>
                          <w:i/>
                          <w:kern w:val="0"/>
                          <w:sz w:val="24"/>
                          <w:szCs w:val="24"/>
                        </w:rPr>
                      </w:ins>
                    </m:ctrlPr>
                  </m:dPr>
                  <m:e>
                    <m:f>
                      <m:fPr>
                        <m:ctrlPr>
                          <w:ins w:id="2565" w:author="Zhang Li" w:date="2022-06-12T15:02:00Z">
                            <w:rPr>
                              <w:rFonts w:ascii="Cambria Math" w:eastAsia="宋体" w:hAnsi="Cambria Math" w:cs="Times New Roman"/>
                              <w:i/>
                              <w:kern w:val="0"/>
                              <w:sz w:val="24"/>
                              <w:szCs w:val="24"/>
                            </w:rPr>
                          </w:ins>
                        </m:ctrlPr>
                      </m:fPr>
                      <m:num>
                        <m:sSub>
                          <m:sSubPr>
                            <m:ctrlPr>
                              <w:ins w:id="2566" w:author="Zhang Li" w:date="2022-06-12T15:02:00Z">
                                <w:rPr>
                                  <w:rFonts w:ascii="Cambria Math" w:eastAsia="宋体" w:hAnsi="Cambria Math" w:cs="Times New Roman"/>
                                  <w:i/>
                                  <w:kern w:val="0"/>
                                  <w:sz w:val="24"/>
                                  <w:szCs w:val="24"/>
                                </w:rPr>
                              </w:ins>
                            </m:ctrlPr>
                          </m:sSubPr>
                          <m:e>
                            <m:r>
                              <w:ins w:id="2567" w:author="Zhang Li" w:date="2022-06-12T15:02:00Z">
                                <w:rPr>
                                  <w:rFonts w:ascii="Cambria Math" w:eastAsia="宋体" w:hAnsi="Cambria Math" w:cs="Times New Roman"/>
                                  <w:kern w:val="0"/>
                                  <w:sz w:val="24"/>
                                  <w:szCs w:val="24"/>
                                </w:rPr>
                                <m:t>d</m:t>
                              </w:ins>
                            </m:r>
                          </m:e>
                          <m:sub>
                            <m:r>
                              <w:ins w:id="2568" w:author="Zhang Li" w:date="2022-06-12T15:02:00Z">
                                <w:rPr>
                                  <w:rFonts w:ascii="Cambria Math" w:eastAsia="宋体" w:hAnsi="Cambria Math" w:cs="Times New Roman"/>
                                  <w:kern w:val="0"/>
                                  <w:sz w:val="24"/>
                                  <w:szCs w:val="24"/>
                                </w:rPr>
                                <m:t>u,v</m:t>
                              </w:ins>
                            </m:r>
                          </m:sub>
                        </m:sSub>
                      </m:num>
                      <m:den>
                        <m:sSub>
                          <m:sSubPr>
                            <m:ctrlPr>
                              <w:ins w:id="2569" w:author="Zhang Li" w:date="2022-06-12T15:02:00Z">
                                <w:rPr>
                                  <w:rFonts w:ascii="Cambria Math" w:eastAsia="宋体" w:hAnsi="Cambria Math" w:cs="Times New Roman"/>
                                  <w:i/>
                                  <w:kern w:val="0"/>
                                  <w:sz w:val="24"/>
                                  <w:szCs w:val="24"/>
                                </w:rPr>
                              </w:ins>
                            </m:ctrlPr>
                          </m:sSubPr>
                          <m:e>
                            <m:r>
                              <w:ins w:id="2570" w:author="Zhang Li" w:date="2022-06-12T15:02:00Z">
                                <w:rPr>
                                  <w:rFonts w:ascii="Cambria Math" w:eastAsia="宋体" w:hAnsi="Cambria Math" w:cs="Times New Roman"/>
                                  <w:kern w:val="0"/>
                                  <w:sz w:val="24"/>
                                  <w:szCs w:val="24"/>
                                </w:rPr>
                                <m:t>d</m:t>
                              </w:ins>
                            </m:r>
                          </m:e>
                          <m:sub>
                            <m:r>
                              <w:ins w:id="2571" w:author="Zhang Li" w:date="2022-06-12T15:02:00Z">
                                <w:rPr>
                                  <w:rFonts w:ascii="Cambria Math" w:eastAsia="宋体" w:hAnsi="Cambria Math" w:cs="Times New Roman"/>
                                  <w:kern w:val="0"/>
                                  <w:sz w:val="24"/>
                                  <w:szCs w:val="24"/>
                                </w:rPr>
                                <m:t>0</m:t>
                              </w:ins>
                            </m:r>
                          </m:sub>
                        </m:sSub>
                      </m:den>
                    </m:f>
                  </m:e>
                </m:d>
              </m:e>
              <m:sup>
                <m:r>
                  <w:ins w:id="2572" w:author="Zhang Li" w:date="2022-06-12T15:02:00Z">
                    <w:rPr>
                      <w:rFonts w:ascii="Cambria Math" w:eastAsia="宋体" w:hAnsi="Cambria Math" w:cs="Times New Roman"/>
                      <w:kern w:val="0"/>
                      <w:sz w:val="24"/>
                      <w:szCs w:val="24"/>
                    </w:rPr>
                    <m:t>α</m:t>
                  </w:ins>
                </m:r>
              </m:sup>
            </m:sSup>
          </m:sup>
        </m:sSup>
      </m:oMath>
      <w:ins w:id="2573"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2574" w:author="Zhang Li" w:date="2022-06-12T15:02:00Z">
            <w:rPr>
              <w:rFonts w:ascii="Cambria Math" w:eastAsia="宋体" w:hAnsi="Cambria Math" w:cs="Times New Roman"/>
              <w:kern w:val="0"/>
              <w:sz w:val="24"/>
              <w:szCs w:val="24"/>
            </w:rPr>
            <m:t>u</m:t>
          </w:ins>
        </m:r>
      </m:oMath>
      <w:ins w:id="257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2576" w:author="Zhang Li" w:date="2022-06-12T15:02:00Z">
            <w:rPr>
              <w:rFonts w:ascii="Cambria Math" w:eastAsia="宋体" w:hAnsi="Cambria Math" w:cs="Times New Roman"/>
              <w:kern w:val="0"/>
              <w:sz w:val="24"/>
              <w:szCs w:val="24"/>
            </w:rPr>
            <m:t>v</m:t>
          </w:ins>
        </m:r>
      </m:oMath>
      <w:ins w:id="2577" w:author="Zhang Li" w:date="2022-06-12T15:02:00Z">
        <w:r>
          <w:rPr>
            <w:rFonts w:ascii="Times New Roman" w:eastAsia="宋体" w:hAnsi="Times New Roman" w:cs="Times New Roman" w:hint="eastAsia"/>
            <w:kern w:val="0"/>
            <w:sz w:val="24"/>
            <w:szCs w:val="24"/>
          </w:rPr>
          <w:t>.</w:t>
        </w:r>
      </w:ins>
    </w:p>
    <w:p w14:paraId="77D3E810" w14:textId="77777777" w:rsidR="00614FA7" w:rsidRDefault="00614FA7" w:rsidP="00614FA7">
      <w:pPr>
        <w:spacing w:afterLines="100" w:after="312"/>
        <w:rPr>
          <w:ins w:id="2578" w:author="Zhang Li" w:date="2022-06-12T15:02:00Z"/>
          <w:rFonts w:ascii="Times New Roman" w:eastAsia="宋体" w:hAnsi="Times New Roman" w:cs="Times New Roman"/>
          <w:kern w:val="0"/>
          <w:sz w:val="24"/>
          <w:szCs w:val="24"/>
        </w:rPr>
      </w:pPr>
      <w:ins w:id="2579" w:author="Zhang Li" w:date="2022-06-12T15:02:00Z">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7E3AC4" w:rsidP="00614FA7">
      <w:pPr>
        <w:spacing w:afterLines="100" w:after="312"/>
        <w:rPr>
          <w:ins w:id="2580" w:author="Zhang Li" w:date="2022-06-12T15:02:00Z"/>
          <w:rFonts w:ascii="Times New Roman" w:eastAsia="宋体" w:hAnsi="Times New Roman" w:cs="Times New Roman"/>
          <w:kern w:val="0"/>
          <w:sz w:val="24"/>
          <w:szCs w:val="24"/>
        </w:rPr>
      </w:pPr>
      <m:oMathPara>
        <m:oMathParaPr>
          <m:jc m:val="center"/>
        </m:oMathParaPr>
        <m:oMath>
          <m:sSub>
            <m:sSubPr>
              <m:ctrlPr>
                <w:ins w:id="2581" w:author="Zhang Li" w:date="2022-06-12T15:02:00Z">
                  <w:rPr>
                    <w:rFonts w:ascii="Cambria Math" w:eastAsia="宋体" w:hAnsi="Cambria Math" w:cs="Times New Roman"/>
                    <w:i/>
                    <w:kern w:val="0"/>
                    <w:sz w:val="24"/>
                    <w:szCs w:val="24"/>
                  </w:rPr>
                </w:ins>
              </m:ctrlPr>
            </m:sSubPr>
            <m:e>
              <m:r>
                <w:ins w:id="2582" w:author="Zhang Li" w:date="2022-06-12T15:02:00Z">
                  <w:rPr>
                    <w:rFonts w:ascii="Cambria Math" w:eastAsia="宋体" w:hAnsi="Cambria Math" w:cs="Times New Roman"/>
                    <w:kern w:val="0"/>
                    <w:sz w:val="24"/>
                    <w:szCs w:val="24"/>
                  </w:rPr>
                  <m:t>p</m:t>
                </w:ins>
              </m:r>
            </m:e>
            <m:sub>
              <m:r>
                <w:ins w:id="2583" w:author="Zhang Li" w:date="2022-06-12T15:02:00Z">
                  <w:rPr>
                    <w:rFonts w:ascii="Cambria Math" w:eastAsia="宋体" w:hAnsi="Cambria Math" w:cs="Times New Roman"/>
                    <w:kern w:val="0"/>
                    <w:sz w:val="24"/>
                    <w:szCs w:val="24"/>
                  </w:rPr>
                  <m:t>suc</m:t>
                </w:ins>
              </m:r>
            </m:sub>
          </m:sSub>
          <m:r>
            <w:ins w:id="2584" w:author="Zhang Li" w:date="2022-06-12T15:02:00Z">
              <w:rPr>
                <w:rFonts w:ascii="Cambria Math" w:eastAsia="宋体" w:hAnsi="Cambria Math" w:cs="Times New Roman"/>
                <w:kern w:val="0"/>
                <w:sz w:val="24"/>
                <w:szCs w:val="24"/>
              </w:rPr>
              <m:t>=1-</m:t>
            </w:ins>
          </m:r>
          <m:nary>
            <m:naryPr>
              <m:chr m:val="∏"/>
              <m:supHide m:val="1"/>
              <m:ctrlPr>
                <w:ins w:id="2585" w:author="Zhang Li" w:date="2022-06-12T15:02:00Z">
                  <w:rPr>
                    <w:rFonts w:ascii="Cambria Math" w:eastAsia="宋体" w:hAnsi="Cambria Math" w:cs="Times New Roman"/>
                    <w:kern w:val="0"/>
                    <w:sz w:val="24"/>
                    <w:szCs w:val="24"/>
                  </w:rPr>
                </w:ins>
              </m:ctrlPr>
            </m:naryPr>
            <m:sub>
              <m:r>
                <w:ins w:id="2586" w:author="Zhang Li" w:date="2022-06-12T15:02:00Z">
                  <w:rPr>
                    <w:rFonts w:ascii="Cambria Math" w:eastAsia="宋体" w:hAnsi="Cambria Math" w:cs="Times New Roman"/>
                    <w:kern w:val="0"/>
                    <w:sz w:val="24"/>
                    <w:szCs w:val="24"/>
                  </w:rPr>
                  <m:t>v</m:t>
                </w:ins>
              </m:r>
              <m:r>
                <w:ins w:id="2587" w:author="Zhang Li" w:date="2022-06-12T15:02:00Z">
                  <m:rPr>
                    <m:sty m:val="p"/>
                  </m:rPr>
                  <w:rPr>
                    <w:rFonts w:ascii="Cambria Math" w:eastAsia="宋体" w:hAnsi="Cambria Math" w:cs="Times New Roman"/>
                    <w:kern w:val="0"/>
                    <w:sz w:val="24"/>
                    <w:szCs w:val="24"/>
                  </w:rPr>
                  <m:t>∈</m:t>
                </w:ins>
              </m:r>
              <m:r>
                <w:ins w:id="2588" w:author="Zhang Li" w:date="2022-06-12T15:02:00Z">
                  <w:rPr>
                    <w:rFonts w:ascii="Cambria Math" w:eastAsia="宋体" w:hAnsi="Cambria Math" w:cs="Times New Roman"/>
                    <w:kern w:val="0"/>
                    <w:sz w:val="24"/>
                    <w:szCs w:val="24"/>
                  </w:rPr>
                  <m:t>V</m:t>
                </w:ins>
              </m:r>
            </m:sub>
            <m:sup/>
            <m:e>
              <m:sSub>
                <m:sSubPr>
                  <m:ctrlPr>
                    <w:ins w:id="2589" w:author="Zhang Li" w:date="2022-06-12T15:02:00Z">
                      <w:rPr>
                        <w:rFonts w:ascii="Cambria Math" w:eastAsia="宋体" w:hAnsi="Cambria Math" w:cs="Times New Roman"/>
                        <w:kern w:val="0"/>
                        <w:sz w:val="24"/>
                        <w:szCs w:val="24"/>
                      </w:rPr>
                    </w:ins>
                  </m:ctrlPr>
                </m:sSubPr>
                <m:e>
                  <m:r>
                    <w:ins w:id="2590" w:author="Zhang Li" w:date="2022-06-12T15:02:00Z">
                      <w:rPr>
                        <w:rFonts w:ascii="Cambria Math" w:eastAsia="宋体" w:hAnsi="Cambria Math" w:cs="Times New Roman"/>
                        <w:kern w:val="0"/>
                        <w:sz w:val="24"/>
                        <w:szCs w:val="24"/>
                      </w:rPr>
                      <m:t>p</m:t>
                    </w:ins>
                  </m:r>
                </m:e>
                <m:sub>
                  <m:r>
                    <w:ins w:id="2591" w:author="Zhang Li" w:date="2022-06-12T15:02:00Z">
                      <m:rPr>
                        <m:sty m:val="p"/>
                      </m:rPr>
                      <w:rPr>
                        <w:rFonts w:ascii="Cambria Math" w:eastAsia="宋体" w:hAnsi="Cambria Math" w:cs="Times New Roman"/>
                        <w:kern w:val="0"/>
                        <w:sz w:val="24"/>
                        <w:szCs w:val="24"/>
                      </w:rPr>
                      <m:t xml:space="preserve"> </m:t>
                    </w:ins>
                  </m:r>
                  <m:r>
                    <w:ins w:id="2592" w:author="Zhang Li" w:date="2022-06-12T15:02:00Z">
                      <w:rPr>
                        <w:rFonts w:ascii="Cambria Math" w:eastAsia="宋体" w:hAnsi="Cambria Math" w:cs="Times New Roman"/>
                        <w:kern w:val="0"/>
                        <w:sz w:val="24"/>
                        <w:szCs w:val="24"/>
                      </w:rPr>
                      <m:t>Aggr</m:t>
                    </w:ins>
                  </m:r>
                  <m:r>
                    <w:ins w:id="2593" w:author="Zhang Li" w:date="2022-06-12T15:02:00Z">
                      <m:rPr>
                        <m:sty m:val="p"/>
                      </m:rPr>
                      <w:rPr>
                        <w:rFonts w:ascii="Cambria Math" w:eastAsia="宋体" w:hAnsi="Cambria Math" w:cs="Times New Roman"/>
                        <w:kern w:val="0"/>
                        <w:sz w:val="24"/>
                        <w:szCs w:val="24"/>
                      </w:rPr>
                      <m:t>,</m:t>
                    </w:ins>
                  </m:r>
                  <m:r>
                    <w:ins w:id="2594" w:author="Zhang Li" w:date="2022-06-12T15:02:00Z">
                      <w:rPr>
                        <w:rFonts w:ascii="Cambria Math" w:eastAsia="宋体" w:hAnsi="Cambria Math" w:cs="Times New Roman"/>
                        <w:kern w:val="0"/>
                        <w:sz w:val="24"/>
                        <w:szCs w:val="24"/>
                      </w:rPr>
                      <m:t>v</m:t>
                    </w:ins>
                  </m:r>
                </m:sub>
              </m:sSub>
            </m:e>
          </m:nary>
          <m:r>
            <w:ins w:id="2595" w:author="Zhang Li" w:date="2022-06-12T15:02:00Z">
              <w:rPr>
                <w:rFonts w:ascii="Cambria Math" w:eastAsia="宋体" w:hAnsi="Cambria Math" w:cs="Times New Roman"/>
                <w:kern w:val="0"/>
                <w:sz w:val="24"/>
                <w:szCs w:val="24"/>
              </w:rPr>
              <m:t xml:space="preserve"> =1-</m:t>
            </w:ins>
          </m:r>
          <m:nary>
            <m:naryPr>
              <m:chr m:val="∏"/>
              <m:supHide m:val="1"/>
              <m:ctrlPr>
                <w:ins w:id="2596" w:author="Zhang Li" w:date="2022-06-12T15:02:00Z">
                  <w:rPr>
                    <w:rFonts w:ascii="Cambria Math" w:eastAsia="宋体" w:hAnsi="Cambria Math" w:cs="Times New Roman"/>
                    <w:i/>
                    <w:kern w:val="0"/>
                    <w:sz w:val="24"/>
                    <w:szCs w:val="24"/>
                  </w:rPr>
                </w:ins>
              </m:ctrlPr>
            </m:naryPr>
            <m:sub>
              <m:r>
                <w:ins w:id="2597" w:author="Zhang Li" w:date="2022-06-12T15:02:00Z">
                  <w:rPr>
                    <w:rFonts w:ascii="Cambria Math" w:eastAsia="宋体" w:hAnsi="Cambria Math" w:cs="Times New Roman"/>
                    <w:kern w:val="0"/>
                    <w:sz w:val="24"/>
                    <w:szCs w:val="24"/>
                  </w:rPr>
                  <m:t>v∈V</m:t>
                </w:ins>
              </m:r>
            </m:sub>
            <m:sup/>
            <m:e>
              <m:d>
                <m:dPr>
                  <m:begChr m:val="["/>
                  <m:endChr m:val="]"/>
                  <m:ctrlPr>
                    <w:ins w:id="2598" w:author="Zhang Li" w:date="2022-06-12T15:02:00Z">
                      <w:rPr>
                        <w:rFonts w:ascii="Cambria Math" w:eastAsia="宋体" w:hAnsi="Cambria Math" w:cs="Times New Roman"/>
                        <w:i/>
                        <w:kern w:val="0"/>
                        <w:sz w:val="24"/>
                        <w:szCs w:val="24"/>
                      </w:rPr>
                    </w:ins>
                  </m:ctrlPr>
                </m:dPr>
                <m:e>
                  <m:nary>
                    <m:naryPr>
                      <m:chr m:val="∑"/>
                      <m:ctrlPr>
                        <w:ins w:id="2599" w:author="Zhang Li" w:date="2022-06-12T15:02:00Z">
                          <w:rPr>
                            <w:rFonts w:ascii="Cambria Math" w:eastAsia="宋体" w:hAnsi="Cambria Math" w:cs="Times New Roman"/>
                            <w:i/>
                            <w:kern w:val="0"/>
                            <w:sz w:val="24"/>
                            <w:szCs w:val="24"/>
                          </w:rPr>
                        </w:ins>
                      </m:ctrlPr>
                    </m:naryPr>
                    <m:sub>
                      <m:r>
                        <w:ins w:id="2600" w:author="Zhang Li" w:date="2022-06-12T15:02:00Z">
                          <w:rPr>
                            <w:rFonts w:ascii="Cambria Math" w:eastAsia="宋体" w:hAnsi="Cambria Math" w:cs="Times New Roman"/>
                            <w:kern w:val="0"/>
                            <w:sz w:val="24"/>
                            <w:szCs w:val="24"/>
                          </w:rPr>
                          <m:t>f=</m:t>
                        </w:ins>
                      </m:r>
                      <m:d>
                        <m:dPr>
                          <m:begChr m:val="⌈"/>
                          <m:endChr m:val="⌉"/>
                          <m:ctrlPr>
                            <w:ins w:id="2601" w:author="Zhang Li" w:date="2022-06-12T15:02:00Z">
                              <w:rPr>
                                <w:rFonts w:ascii="Cambria Math" w:eastAsia="宋体" w:hAnsi="Cambria Math" w:cs="Times New Roman"/>
                                <w:i/>
                                <w:kern w:val="0"/>
                                <w:sz w:val="24"/>
                                <w:szCs w:val="24"/>
                              </w:rPr>
                            </w:ins>
                          </m:ctrlPr>
                        </m:dPr>
                        <m:e>
                          <m:f>
                            <m:fPr>
                              <m:ctrlPr>
                                <w:ins w:id="2602" w:author="Zhang Li" w:date="2022-06-12T15:02:00Z">
                                  <w:rPr>
                                    <w:rFonts w:ascii="Cambria Math" w:eastAsia="宋体" w:hAnsi="Cambria Math" w:cs="Times New Roman"/>
                                    <w:i/>
                                    <w:kern w:val="0"/>
                                    <w:sz w:val="24"/>
                                    <w:szCs w:val="24"/>
                                  </w:rPr>
                                </w:ins>
                              </m:ctrlPr>
                            </m:fPr>
                            <m:num>
                              <m:r>
                                <w:ins w:id="2603" w:author="Zhang Li" w:date="2022-06-12T15:02:00Z">
                                  <w:rPr>
                                    <w:rFonts w:ascii="Cambria Math" w:eastAsia="宋体" w:hAnsi="Cambria Math" w:cs="Times New Roman"/>
                                    <w:kern w:val="0"/>
                                    <w:sz w:val="24"/>
                                    <w:szCs w:val="24"/>
                                  </w:rPr>
                                  <m:t>N-1</m:t>
                                </w:ins>
                              </m:r>
                            </m:num>
                            <m:den>
                              <m:r>
                                <w:ins w:id="2604" w:author="Zhang Li" w:date="2022-06-12T15:02:00Z">
                                  <w:rPr>
                                    <w:rFonts w:ascii="Cambria Math" w:eastAsia="宋体" w:hAnsi="Cambria Math" w:cs="Times New Roman"/>
                                    <w:kern w:val="0"/>
                                    <w:sz w:val="24"/>
                                    <w:szCs w:val="24"/>
                                  </w:rPr>
                                  <m:t>2</m:t>
                                </w:ins>
                              </m:r>
                            </m:den>
                          </m:f>
                        </m:e>
                      </m:d>
                    </m:sub>
                    <m:sup>
                      <m:r>
                        <w:ins w:id="2605" w:author="Zhang Li" w:date="2022-06-12T15:02:00Z">
                          <w:rPr>
                            <w:rFonts w:ascii="Cambria Math" w:eastAsia="宋体" w:hAnsi="Cambria Math" w:cs="Times New Roman"/>
                            <w:kern w:val="0"/>
                            <w:sz w:val="24"/>
                            <w:szCs w:val="24"/>
                          </w:rPr>
                          <m:t>N-1</m:t>
                        </w:ins>
                      </m:r>
                    </m:sup>
                    <m:e>
                      <m:nary>
                        <m:naryPr>
                          <m:chr m:val="∏"/>
                          <m:supHide m:val="1"/>
                          <m:ctrlPr>
                            <w:ins w:id="2606" w:author="Zhang Li" w:date="2022-06-12T15:02:00Z">
                              <w:rPr>
                                <w:rFonts w:ascii="Cambria Math" w:eastAsia="宋体" w:hAnsi="Cambria Math" w:cs="Times New Roman"/>
                                <w:i/>
                                <w:kern w:val="0"/>
                                <w:sz w:val="24"/>
                                <w:szCs w:val="24"/>
                              </w:rPr>
                            </w:ins>
                          </m:ctrlPr>
                        </m:naryPr>
                        <m:sub>
                          <m:sSub>
                            <m:sSubPr>
                              <m:ctrlPr>
                                <w:ins w:id="2607" w:author="Zhang Li" w:date="2022-06-12T15:02:00Z">
                                  <w:rPr>
                                    <w:rFonts w:ascii="Cambria Math" w:eastAsia="宋体" w:hAnsi="Cambria Math" w:cs="Times New Roman"/>
                                    <w:i/>
                                    <w:kern w:val="0"/>
                                    <w:sz w:val="24"/>
                                    <w:szCs w:val="24"/>
                                  </w:rPr>
                                </w:ins>
                              </m:ctrlPr>
                            </m:sSubPr>
                            <m:e>
                              <m:r>
                                <w:ins w:id="2608" w:author="Zhang Li" w:date="2022-06-12T15:02:00Z">
                                  <w:rPr>
                                    <w:rFonts w:ascii="Cambria Math" w:eastAsia="宋体" w:hAnsi="Cambria Math" w:cs="Times New Roman"/>
                                    <w:kern w:val="0"/>
                                    <w:sz w:val="24"/>
                                    <w:szCs w:val="24"/>
                                  </w:rPr>
                                  <m:t>v</m:t>
                                </w:ins>
                              </m:r>
                            </m:e>
                            <m:sub>
                              <m:r>
                                <w:ins w:id="2609" w:author="Zhang Li" w:date="2022-06-12T15:02:00Z">
                                  <w:rPr>
                                    <w:rFonts w:ascii="Cambria Math" w:eastAsia="宋体" w:hAnsi="Cambria Math" w:cs="Times New Roman"/>
                                    <w:kern w:val="0"/>
                                    <w:sz w:val="24"/>
                                    <w:szCs w:val="24"/>
                                  </w:rPr>
                                  <m:t>f</m:t>
                                </w:ins>
                              </m:r>
                            </m:sub>
                          </m:sSub>
                          <m:r>
                            <w:ins w:id="2610" w:author="Zhang Li" w:date="2022-06-12T15:02:00Z">
                              <w:rPr>
                                <w:rFonts w:ascii="Cambria Math" w:eastAsia="宋体" w:hAnsi="Cambria Math" w:cs="Times New Roman"/>
                                <w:kern w:val="0"/>
                                <w:sz w:val="24"/>
                                <w:szCs w:val="24"/>
                              </w:rPr>
                              <m:t>∈</m:t>
                            </w:ins>
                          </m:r>
                          <m:sSub>
                            <m:sSubPr>
                              <m:ctrlPr>
                                <w:ins w:id="2611" w:author="Zhang Li" w:date="2022-06-12T15:02:00Z">
                                  <w:rPr>
                                    <w:rFonts w:ascii="Cambria Math" w:eastAsia="宋体" w:hAnsi="Cambria Math" w:cs="Times New Roman"/>
                                    <w:i/>
                                    <w:kern w:val="0"/>
                                    <w:sz w:val="24"/>
                                    <w:szCs w:val="24"/>
                                  </w:rPr>
                                </w:ins>
                              </m:ctrlPr>
                            </m:sSubPr>
                            <m:e>
                              <m:r>
                                <w:ins w:id="2612" w:author="Zhang Li" w:date="2022-06-12T15:02:00Z">
                                  <w:rPr>
                                    <w:rFonts w:ascii="Cambria Math" w:eastAsia="宋体" w:hAnsi="Cambria Math" w:cs="Times New Roman"/>
                                    <w:kern w:val="0"/>
                                    <w:sz w:val="24"/>
                                    <w:szCs w:val="24"/>
                                  </w:rPr>
                                  <m:t>V</m:t>
                                </w:ins>
                              </m:r>
                            </m:e>
                            <m:sub>
                              <m:r>
                                <w:ins w:id="2613" w:author="Zhang Li" w:date="2022-06-12T15:02:00Z">
                                  <w:rPr>
                                    <w:rFonts w:ascii="Cambria Math" w:eastAsia="宋体" w:hAnsi="Cambria Math" w:cs="Times New Roman"/>
                                    <w:kern w:val="0"/>
                                    <w:sz w:val="24"/>
                                    <w:szCs w:val="24"/>
                                  </w:rPr>
                                  <m:t>f</m:t>
                                </w:ins>
                              </m:r>
                            </m:sub>
                          </m:sSub>
                        </m:sub>
                        <m:sup/>
                        <m:e>
                          <m:sSub>
                            <m:sSubPr>
                              <m:ctrlPr>
                                <w:ins w:id="2614" w:author="Zhang Li" w:date="2022-06-12T15:02:00Z">
                                  <w:rPr>
                                    <w:rFonts w:ascii="Cambria Math" w:eastAsia="宋体" w:hAnsi="Cambria Math" w:cs="Times New Roman"/>
                                    <w:i/>
                                    <w:kern w:val="0"/>
                                    <w:sz w:val="24"/>
                                    <w:szCs w:val="24"/>
                                  </w:rPr>
                                </w:ins>
                              </m:ctrlPr>
                            </m:sSubPr>
                            <m:e>
                              <m:r>
                                <w:ins w:id="2615" w:author="Zhang Li" w:date="2022-06-12T15:02:00Z">
                                  <w:rPr>
                                    <w:rFonts w:ascii="Cambria Math" w:eastAsia="宋体" w:hAnsi="Cambria Math" w:cs="Times New Roman"/>
                                    <w:kern w:val="0"/>
                                    <w:sz w:val="24"/>
                                    <w:szCs w:val="24"/>
                                  </w:rPr>
                                  <m:t>ϵ</m:t>
                                </w:ins>
                              </m:r>
                            </m:e>
                            <m:sub>
                              <m:sSub>
                                <m:sSubPr>
                                  <m:ctrlPr>
                                    <w:ins w:id="2616" w:author="Zhang Li" w:date="2022-06-12T15:02:00Z">
                                      <w:rPr>
                                        <w:rFonts w:ascii="Cambria Math" w:eastAsia="宋体" w:hAnsi="Cambria Math" w:cs="Times New Roman"/>
                                        <w:i/>
                                        <w:kern w:val="0"/>
                                        <w:sz w:val="24"/>
                                        <w:szCs w:val="24"/>
                                      </w:rPr>
                                    </w:ins>
                                  </m:ctrlPr>
                                </m:sSubPr>
                                <m:e>
                                  <m:r>
                                    <w:ins w:id="2617" w:author="Zhang Li" w:date="2022-06-12T15:02:00Z">
                                      <w:rPr>
                                        <w:rFonts w:ascii="Cambria Math" w:eastAsia="宋体" w:hAnsi="Cambria Math" w:cs="Times New Roman"/>
                                        <w:kern w:val="0"/>
                                        <w:sz w:val="24"/>
                                        <w:szCs w:val="24"/>
                                      </w:rPr>
                                      <m:t>v</m:t>
                                    </w:ins>
                                  </m:r>
                                </m:e>
                                <m:sub>
                                  <m:r>
                                    <w:ins w:id="2618" w:author="Zhang Li" w:date="2022-06-12T15:02:00Z">
                                      <w:rPr>
                                        <w:rFonts w:ascii="Cambria Math" w:eastAsia="宋体" w:hAnsi="Cambria Math" w:cs="Times New Roman"/>
                                        <w:kern w:val="0"/>
                                        <w:sz w:val="24"/>
                                        <w:szCs w:val="24"/>
                                      </w:rPr>
                                      <m:t>f</m:t>
                                    </w:ins>
                                  </m:r>
                                </m:sub>
                              </m:sSub>
                              <m:r>
                                <w:ins w:id="2619" w:author="Zhang Li" w:date="2022-06-12T15:02:00Z">
                                  <w:rPr>
                                    <w:rFonts w:ascii="Cambria Math" w:eastAsia="宋体" w:hAnsi="Cambria Math" w:cs="Times New Roman"/>
                                    <w:kern w:val="0"/>
                                    <w:sz w:val="24"/>
                                    <w:szCs w:val="24"/>
                                  </w:rPr>
                                  <m:t>,v</m:t>
                                </w:ins>
                              </m:r>
                            </m:sub>
                          </m:sSub>
                        </m:e>
                      </m:nary>
                      <m:nary>
                        <m:naryPr>
                          <m:chr m:val="∏"/>
                          <m:supHide m:val="1"/>
                          <m:ctrlPr>
                            <w:ins w:id="2620" w:author="Zhang Li" w:date="2022-06-12T15:02:00Z">
                              <w:rPr>
                                <w:rFonts w:ascii="Cambria Math" w:eastAsia="宋体" w:hAnsi="Cambria Math" w:cs="Times New Roman"/>
                                <w:i/>
                                <w:kern w:val="0"/>
                                <w:sz w:val="24"/>
                                <w:szCs w:val="24"/>
                              </w:rPr>
                            </w:ins>
                          </m:ctrlPr>
                        </m:naryPr>
                        <m:sub>
                          <m:sSub>
                            <m:sSubPr>
                              <m:ctrlPr>
                                <w:ins w:id="2621" w:author="Zhang Li" w:date="2022-06-12T15:02:00Z">
                                  <w:rPr>
                                    <w:rFonts w:ascii="Cambria Math" w:eastAsia="宋体" w:hAnsi="Cambria Math" w:cs="Times New Roman"/>
                                    <w:i/>
                                    <w:kern w:val="0"/>
                                    <w:sz w:val="24"/>
                                    <w:szCs w:val="24"/>
                                  </w:rPr>
                                </w:ins>
                              </m:ctrlPr>
                            </m:sSubPr>
                            <m:e>
                              <m:r>
                                <w:ins w:id="2622" w:author="Zhang Li" w:date="2022-06-12T15:02:00Z">
                                  <w:rPr>
                                    <w:rFonts w:ascii="Cambria Math" w:eastAsia="宋体" w:hAnsi="Cambria Math" w:cs="Times New Roman"/>
                                    <w:kern w:val="0"/>
                                    <w:sz w:val="24"/>
                                    <w:szCs w:val="24"/>
                                  </w:rPr>
                                  <m:t>v</m:t>
                                </w:ins>
                              </m:r>
                            </m:e>
                            <m:sub>
                              <m:r>
                                <w:ins w:id="2623" w:author="Zhang Li" w:date="2022-06-12T15:02:00Z">
                                  <w:rPr>
                                    <w:rFonts w:ascii="Cambria Math" w:eastAsia="宋体" w:hAnsi="Cambria Math" w:cs="Times New Roman"/>
                                    <w:kern w:val="0"/>
                                    <w:sz w:val="24"/>
                                    <w:szCs w:val="24"/>
                                  </w:rPr>
                                  <m:t>h</m:t>
                                </w:ins>
                              </m:r>
                            </m:sub>
                          </m:sSub>
                          <m:r>
                            <w:ins w:id="2624" w:author="Zhang Li" w:date="2022-06-12T15:02:00Z">
                              <w:rPr>
                                <w:rFonts w:ascii="Cambria Math" w:eastAsia="宋体" w:hAnsi="Cambria Math" w:cs="Times New Roman"/>
                                <w:kern w:val="0"/>
                                <w:sz w:val="24"/>
                                <w:szCs w:val="24"/>
                              </w:rPr>
                              <m:t>∈</m:t>
                            </w:ins>
                          </m:r>
                          <m:r>
                            <w:ins w:id="2625" w:author="Zhang Li" w:date="2022-06-12T15:02:00Z">
                              <w:rPr>
                                <w:rFonts w:ascii="Cambria Math" w:eastAsia="宋体" w:hAnsi="Cambria Math" w:cs="Times New Roman" w:hint="eastAsia"/>
                                <w:kern w:val="0"/>
                                <w:sz w:val="24"/>
                                <w:szCs w:val="24"/>
                              </w:rPr>
                              <m:t>V</m:t>
                            </w:ins>
                          </m:r>
                          <m:r>
                            <w:ins w:id="2626" w:author="Zhang Li" w:date="2022-06-12T15:02:00Z">
                              <w:rPr>
                                <w:rFonts w:ascii="Cambria Math" w:eastAsia="宋体" w:hAnsi="Cambria Math" w:cs="Times New Roman"/>
                                <w:kern w:val="0"/>
                                <w:sz w:val="24"/>
                                <w:szCs w:val="24"/>
                              </w:rPr>
                              <m:t>∖</m:t>
                            </w:ins>
                          </m:r>
                          <m:sSub>
                            <m:sSubPr>
                              <m:ctrlPr>
                                <w:ins w:id="2627" w:author="Zhang Li" w:date="2022-06-12T15:02:00Z">
                                  <w:rPr>
                                    <w:rFonts w:ascii="Cambria Math" w:eastAsia="宋体" w:hAnsi="Cambria Math" w:cs="Times New Roman"/>
                                    <w:i/>
                                    <w:kern w:val="0"/>
                                    <w:sz w:val="24"/>
                                    <w:szCs w:val="24"/>
                                  </w:rPr>
                                </w:ins>
                              </m:ctrlPr>
                            </m:sSubPr>
                            <m:e>
                              <m:r>
                                <w:ins w:id="2628" w:author="Zhang Li" w:date="2022-06-12T15:02:00Z">
                                  <w:rPr>
                                    <w:rFonts w:ascii="Cambria Math" w:eastAsia="宋体" w:hAnsi="Cambria Math" w:cs="Times New Roman"/>
                                    <w:kern w:val="0"/>
                                    <w:sz w:val="24"/>
                                    <w:szCs w:val="24"/>
                                  </w:rPr>
                                  <m:t>V</m:t>
                                </w:ins>
                              </m:r>
                            </m:e>
                            <m:sub>
                              <m:r>
                                <w:ins w:id="2629" w:author="Zhang Li" w:date="2022-06-12T15:02:00Z">
                                  <w:rPr>
                                    <w:rFonts w:ascii="Cambria Math" w:eastAsia="宋体" w:hAnsi="Cambria Math" w:cs="Times New Roman"/>
                                    <w:kern w:val="0"/>
                                    <w:sz w:val="24"/>
                                    <w:szCs w:val="24"/>
                                  </w:rPr>
                                  <m:t>f</m:t>
                                </w:ins>
                              </m:r>
                            </m:sub>
                          </m:sSub>
                        </m:sub>
                        <m:sup/>
                        <m:e>
                          <m:d>
                            <m:dPr>
                              <m:begChr m:val="["/>
                              <m:endChr m:val="]"/>
                              <m:ctrlPr>
                                <w:ins w:id="2630" w:author="Zhang Li" w:date="2022-06-12T15:02:00Z">
                                  <w:rPr>
                                    <w:rFonts w:ascii="Cambria Math" w:eastAsia="宋体" w:hAnsi="Cambria Math" w:cs="Times New Roman"/>
                                    <w:i/>
                                    <w:kern w:val="0"/>
                                    <w:sz w:val="24"/>
                                    <w:szCs w:val="24"/>
                                  </w:rPr>
                                </w:ins>
                              </m:ctrlPr>
                            </m:dPr>
                            <m:e>
                              <m:r>
                                <w:ins w:id="2631" w:author="Zhang Li" w:date="2022-06-12T15:02:00Z">
                                  <w:rPr>
                                    <w:rFonts w:ascii="Cambria Math" w:eastAsia="宋体" w:hAnsi="Cambria Math" w:cs="Times New Roman"/>
                                    <w:kern w:val="0"/>
                                    <w:sz w:val="24"/>
                                    <w:szCs w:val="24"/>
                                  </w:rPr>
                                  <m:t>1-</m:t>
                                </w:ins>
                              </m:r>
                              <m:sSub>
                                <m:sSubPr>
                                  <m:ctrlPr>
                                    <w:ins w:id="2632" w:author="Zhang Li" w:date="2022-06-12T15:02:00Z">
                                      <w:rPr>
                                        <w:rFonts w:ascii="Cambria Math" w:eastAsia="宋体" w:hAnsi="Cambria Math" w:cs="Times New Roman"/>
                                        <w:i/>
                                        <w:kern w:val="0"/>
                                        <w:sz w:val="24"/>
                                        <w:szCs w:val="24"/>
                                      </w:rPr>
                                    </w:ins>
                                  </m:ctrlPr>
                                </m:sSubPr>
                                <m:e>
                                  <m:r>
                                    <w:ins w:id="2633" w:author="Zhang Li" w:date="2022-06-12T15:02:00Z">
                                      <w:rPr>
                                        <w:rFonts w:ascii="Cambria Math" w:eastAsia="宋体" w:hAnsi="Cambria Math" w:cs="Times New Roman"/>
                                        <w:kern w:val="0"/>
                                        <w:sz w:val="24"/>
                                        <w:szCs w:val="24"/>
                                      </w:rPr>
                                      <m:t>ϵ</m:t>
                                    </w:ins>
                                  </m:r>
                                </m:e>
                                <m:sub>
                                  <m:r>
                                    <w:ins w:id="2634" w:author="Zhang Li" w:date="2022-06-12T15:02:00Z">
                                      <w:rPr>
                                        <w:rFonts w:ascii="Cambria Math" w:eastAsia="宋体" w:hAnsi="Cambria Math" w:cs="Times New Roman"/>
                                        <w:kern w:val="0"/>
                                        <w:sz w:val="24"/>
                                        <w:szCs w:val="24"/>
                                      </w:rPr>
                                      <m:t>h,v</m:t>
                                    </w:ins>
                                  </m:r>
                                </m:sub>
                              </m:sSub>
                            </m:e>
                          </m:d>
                        </m:e>
                      </m:nary>
                      <m:r>
                        <w:ins w:id="2635"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2636" w:author="Zhang Li" w:date="2022-06-12T15:02:00Z"/>
          <w:rFonts w:ascii="Times New Roman" w:eastAsia="宋体" w:hAnsi="Times New Roman" w:cs="Times New Roman"/>
          <w:kern w:val="0"/>
          <w:sz w:val="24"/>
          <w:szCs w:val="24"/>
        </w:rPr>
      </w:pPr>
      <m:oMathPara>
        <m:oMathParaPr>
          <m:jc m:val="left"/>
        </m:oMathParaPr>
        <m:oMath>
          <m:r>
            <w:ins w:id="2637" w:author="Zhang Li" w:date="2022-06-12T15:02:00Z">
              <w:rPr>
                <w:rFonts w:ascii="Cambria Math" w:eastAsia="宋体" w:hAnsi="Cambria Math" w:cs="Times New Roman"/>
                <w:kern w:val="0"/>
                <w:sz w:val="24"/>
                <w:szCs w:val="24"/>
              </w:rPr>
              <m:t>≥1-</m:t>
            </w:ins>
          </m:r>
          <m:sSup>
            <m:sSupPr>
              <m:ctrlPr>
                <w:ins w:id="2638" w:author="Zhang Li" w:date="2022-06-12T15:02:00Z">
                  <w:rPr>
                    <w:rFonts w:ascii="Cambria Math" w:eastAsia="宋体" w:hAnsi="Cambria Math" w:cs="Times New Roman"/>
                    <w:i/>
                    <w:kern w:val="0"/>
                    <w:sz w:val="24"/>
                    <w:szCs w:val="24"/>
                  </w:rPr>
                </w:ins>
              </m:ctrlPr>
            </m:sSupPr>
            <m:e>
              <m:d>
                <m:dPr>
                  <m:ctrlPr>
                    <w:ins w:id="2639" w:author="Zhang Li" w:date="2022-06-12T15:02:00Z">
                      <w:rPr>
                        <w:rFonts w:ascii="Cambria Math" w:eastAsia="宋体" w:hAnsi="Cambria Math" w:cs="Times New Roman"/>
                        <w:i/>
                        <w:kern w:val="0"/>
                        <w:sz w:val="24"/>
                        <w:szCs w:val="24"/>
                      </w:rPr>
                    </w:ins>
                  </m:ctrlPr>
                </m:dPr>
                <m:e>
                  <m:nary>
                    <m:naryPr>
                      <m:chr m:val="∑"/>
                      <m:limLoc m:val="undOvr"/>
                      <m:ctrlPr>
                        <w:ins w:id="2640" w:author="Zhang Li" w:date="2022-06-12T15:02:00Z">
                          <w:rPr>
                            <w:rFonts w:ascii="Cambria Math" w:eastAsia="宋体" w:hAnsi="Cambria Math" w:cs="Times New Roman"/>
                            <w:i/>
                            <w:kern w:val="0"/>
                            <w:sz w:val="24"/>
                            <w:szCs w:val="24"/>
                          </w:rPr>
                        </w:ins>
                      </m:ctrlPr>
                    </m:naryPr>
                    <m:sub>
                      <m:r>
                        <w:ins w:id="2641" w:author="Zhang Li" w:date="2022-06-12T15:02:00Z">
                          <w:rPr>
                            <w:rFonts w:ascii="Cambria Math" w:eastAsia="宋体" w:hAnsi="Cambria Math" w:cs="Times New Roman"/>
                            <w:kern w:val="0"/>
                            <w:sz w:val="24"/>
                            <w:szCs w:val="24"/>
                          </w:rPr>
                          <m:t>f=⌈</m:t>
                        </w:ins>
                      </m:r>
                      <m:f>
                        <m:fPr>
                          <m:ctrlPr>
                            <w:ins w:id="2642" w:author="Zhang Li" w:date="2022-06-12T15:02:00Z">
                              <w:rPr>
                                <w:rFonts w:ascii="Cambria Math" w:eastAsia="宋体" w:hAnsi="Cambria Math" w:cs="Times New Roman"/>
                                <w:i/>
                                <w:kern w:val="0"/>
                                <w:sz w:val="24"/>
                                <w:szCs w:val="24"/>
                              </w:rPr>
                            </w:ins>
                          </m:ctrlPr>
                        </m:fPr>
                        <m:num>
                          <m:r>
                            <w:ins w:id="2643" w:author="Zhang Li" w:date="2022-06-12T15:02:00Z">
                              <w:rPr>
                                <w:rFonts w:ascii="Cambria Math" w:eastAsia="宋体" w:hAnsi="Cambria Math" w:cs="Times New Roman"/>
                                <w:kern w:val="0"/>
                                <w:sz w:val="24"/>
                                <w:szCs w:val="24"/>
                              </w:rPr>
                              <m:t>N-1</m:t>
                            </w:ins>
                          </m:r>
                        </m:num>
                        <m:den>
                          <m:r>
                            <w:ins w:id="2644" w:author="Zhang Li" w:date="2022-06-12T15:02:00Z">
                              <w:rPr>
                                <w:rFonts w:ascii="Cambria Math" w:eastAsia="宋体" w:hAnsi="Cambria Math" w:cs="Times New Roman"/>
                                <w:kern w:val="0"/>
                                <w:sz w:val="24"/>
                                <w:szCs w:val="24"/>
                              </w:rPr>
                              <m:t>2</m:t>
                            </w:ins>
                          </m:r>
                        </m:den>
                      </m:f>
                      <m:r>
                        <w:ins w:id="2645" w:author="Zhang Li" w:date="2022-06-12T15:02:00Z">
                          <w:rPr>
                            <w:rFonts w:ascii="Cambria Math" w:eastAsia="宋体" w:hAnsi="Cambria Math" w:cs="Times New Roman"/>
                            <w:kern w:val="0"/>
                            <w:sz w:val="24"/>
                            <w:szCs w:val="24"/>
                          </w:rPr>
                          <m:t>⌉</m:t>
                        </w:ins>
                      </m:r>
                    </m:sub>
                    <m:sup>
                      <m:r>
                        <w:ins w:id="2646" w:author="Zhang Li" w:date="2022-06-12T15:02:00Z">
                          <w:rPr>
                            <w:rFonts w:ascii="Cambria Math" w:eastAsia="宋体" w:hAnsi="Cambria Math" w:cs="Times New Roman"/>
                            <w:kern w:val="0"/>
                            <w:sz w:val="24"/>
                            <w:szCs w:val="24"/>
                          </w:rPr>
                          <m:t>N-1</m:t>
                        </w:ins>
                      </m:r>
                    </m:sup>
                    <m:e>
                      <m:sSubSup>
                        <m:sSubSupPr>
                          <m:ctrlPr>
                            <w:ins w:id="2647" w:author="Zhang Li" w:date="2022-06-12T15:02:00Z">
                              <w:rPr>
                                <w:rFonts w:ascii="Cambria Math" w:eastAsia="宋体" w:hAnsi="Cambria Math" w:cs="Times New Roman"/>
                                <w:i/>
                                <w:kern w:val="0"/>
                                <w:sz w:val="24"/>
                                <w:szCs w:val="24"/>
                              </w:rPr>
                            </w:ins>
                          </m:ctrlPr>
                        </m:sSubSupPr>
                        <m:e>
                          <m:r>
                            <w:ins w:id="2648" w:author="Zhang Li" w:date="2022-06-12T15:02:00Z">
                              <w:rPr>
                                <w:rFonts w:ascii="Cambria Math" w:eastAsia="宋体" w:hAnsi="Cambria Math" w:cs="Times New Roman"/>
                                <w:kern w:val="0"/>
                                <w:sz w:val="24"/>
                                <w:szCs w:val="24"/>
                              </w:rPr>
                              <m:t xml:space="preserve"> </m:t>
                            </w:ins>
                          </m:r>
                          <m:d>
                            <m:dPr>
                              <m:ctrlPr>
                                <w:ins w:id="2649" w:author="Zhang Li" w:date="2022-06-12T15:02:00Z">
                                  <w:rPr>
                                    <w:rFonts w:ascii="Cambria Math" w:eastAsia="宋体" w:hAnsi="Cambria Math" w:cs="Times New Roman"/>
                                    <w:i/>
                                    <w:kern w:val="0"/>
                                    <w:sz w:val="24"/>
                                    <w:szCs w:val="24"/>
                                  </w:rPr>
                                </w:ins>
                              </m:ctrlPr>
                            </m:dPr>
                            <m:e>
                              <m:f>
                                <m:fPr>
                                  <m:type m:val="noBar"/>
                                  <m:ctrlPr>
                                    <w:ins w:id="2650" w:author="Zhang Li" w:date="2022-06-12T15:02:00Z">
                                      <w:rPr>
                                        <w:rFonts w:ascii="Cambria Math" w:eastAsia="宋体" w:hAnsi="Cambria Math" w:cs="Times New Roman"/>
                                        <w:i/>
                                        <w:kern w:val="0"/>
                                        <w:sz w:val="24"/>
                                        <w:szCs w:val="24"/>
                                      </w:rPr>
                                    </w:ins>
                                  </m:ctrlPr>
                                </m:fPr>
                                <m:num>
                                  <m:r>
                                    <w:ins w:id="2651" w:author="Zhang Li" w:date="2022-06-12T15:02:00Z">
                                      <w:rPr>
                                        <w:rFonts w:ascii="Cambria Math" w:eastAsia="宋体" w:hAnsi="Cambria Math" w:cs="Times New Roman"/>
                                        <w:kern w:val="0"/>
                                        <w:sz w:val="24"/>
                                        <w:szCs w:val="24"/>
                                      </w:rPr>
                                      <m:t>N-1</m:t>
                                    </w:ins>
                                  </m:r>
                                </m:num>
                                <m:den>
                                  <m:d>
                                    <m:dPr>
                                      <m:begChr m:val="⌈"/>
                                      <m:endChr m:val="⌉"/>
                                      <m:ctrlPr>
                                        <w:ins w:id="2652" w:author="Zhang Li" w:date="2022-06-12T15:02:00Z">
                                          <w:rPr>
                                            <w:rFonts w:ascii="Cambria Math" w:eastAsia="宋体" w:hAnsi="Cambria Math" w:cs="Times New Roman"/>
                                            <w:i/>
                                            <w:kern w:val="0"/>
                                            <w:sz w:val="24"/>
                                            <w:szCs w:val="24"/>
                                          </w:rPr>
                                        </w:ins>
                                      </m:ctrlPr>
                                    </m:dPr>
                                    <m:e>
                                      <m:f>
                                        <m:fPr>
                                          <m:ctrlPr>
                                            <w:ins w:id="2653" w:author="Zhang Li" w:date="2022-06-12T15:02:00Z">
                                              <w:rPr>
                                                <w:rFonts w:ascii="Cambria Math" w:eastAsia="宋体" w:hAnsi="Cambria Math" w:cs="Times New Roman"/>
                                                <w:i/>
                                                <w:kern w:val="0"/>
                                                <w:sz w:val="24"/>
                                                <w:szCs w:val="24"/>
                                              </w:rPr>
                                            </w:ins>
                                          </m:ctrlPr>
                                        </m:fPr>
                                        <m:num>
                                          <m:r>
                                            <w:ins w:id="2654" w:author="Zhang Li" w:date="2022-06-12T15:02:00Z">
                                              <w:rPr>
                                                <w:rFonts w:ascii="Cambria Math" w:eastAsia="宋体" w:hAnsi="Cambria Math" w:cs="Times New Roman"/>
                                                <w:kern w:val="0"/>
                                                <w:sz w:val="24"/>
                                                <w:szCs w:val="24"/>
                                              </w:rPr>
                                              <m:t>N-1</m:t>
                                            </w:ins>
                                          </m:r>
                                        </m:num>
                                        <m:den>
                                          <m:r>
                                            <w:ins w:id="2655" w:author="Zhang Li" w:date="2022-06-12T15:02:00Z">
                                              <w:rPr>
                                                <w:rFonts w:ascii="Cambria Math" w:eastAsia="宋体" w:hAnsi="Cambria Math" w:cs="Times New Roman"/>
                                                <w:kern w:val="0"/>
                                                <w:sz w:val="24"/>
                                                <w:szCs w:val="24"/>
                                              </w:rPr>
                                              <m:t>2</m:t>
                                            </w:ins>
                                          </m:r>
                                        </m:den>
                                      </m:f>
                                    </m:e>
                                  </m:d>
                                </m:den>
                              </m:f>
                            </m:e>
                          </m:d>
                          <m:r>
                            <w:ins w:id="2656" w:author="Zhang Li" w:date="2022-06-12T15:02:00Z">
                              <w:rPr>
                                <w:rFonts w:ascii="Cambria Math" w:eastAsia="宋体" w:hAnsi="Cambria Math" w:cs="Times New Roman"/>
                                <w:kern w:val="0"/>
                                <w:sz w:val="24"/>
                                <w:szCs w:val="24"/>
                              </w:rPr>
                              <m:t>ϵ</m:t>
                            </w:ins>
                          </m:r>
                        </m:e>
                        <m:sub>
                          <m:r>
                            <w:ins w:id="2657" w:author="Zhang Li" w:date="2022-06-12T15:02:00Z">
                              <w:rPr>
                                <w:rFonts w:ascii="Cambria Math" w:eastAsia="宋体" w:hAnsi="Cambria Math" w:cs="Times New Roman"/>
                                <w:kern w:val="0"/>
                                <w:sz w:val="24"/>
                                <w:szCs w:val="24"/>
                              </w:rPr>
                              <m:t>max</m:t>
                            </w:ins>
                          </m:r>
                        </m:sub>
                        <m:sup>
                          <m:r>
                            <w:ins w:id="2658" w:author="Zhang Li" w:date="2022-06-12T15:02:00Z">
                              <w:rPr>
                                <w:rFonts w:ascii="Cambria Math" w:eastAsia="宋体" w:hAnsi="Cambria Math" w:cs="Times New Roman"/>
                                <w:kern w:val="0"/>
                                <w:sz w:val="24"/>
                                <w:szCs w:val="24"/>
                              </w:rPr>
                              <m:t>f</m:t>
                            </w:ins>
                          </m:r>
                        </m:sup>
                      </m:sSubSup>
                      <m:sSup>
                        <m:sSupPr>
                          <m:ctrlPr>
                            <w:ins w:id="2659" w:author="Zhang Li" w:date="2022-06-12T15:02:00Z">
                              <w:rPr>
                                <w:rFonts w:ascii="Cambria Math" w:eastAsia="宋体" w:hAnsi="Cambria Math" w:cs="Times New Roman"/>
                                <w:i/>
                                <w:kern w:val="0"/>
                                <w:sz w:val="24"/>
                                <w:szCs w:val="24"/>
                              </w:rPr>
                            </w:ins>
                          </m:ctrlPr>
                        </m:sSupPr>
                        <m:e>
                          <m:d>
                            <m:dPr>
                              <m:ctrlPr>
                                <w:ins w:id="2660" w:author="Zhang Li" w:date="2022-06-12T15:02:00Z">
                                  <w:rPr>
                                    <w:rFonts w:ascii="Cambria Math" w:eastAsia="宋体" w:hAnsi="Cambria Math" w:cs="Times New Roman"/>
                                    <w:i/>
                                    <w:kern w:val="0"/>
                                    <w:sz w:val="24"/>
                                    <w:szCs w:val="24"/>
                                  </w:rPr>
                                </w:ins>
                              </m:ctrlPr>
                            </m:dPr>
                            <m:e>
                              <m:r>
                                <w:ins w:id="2661" w:author="Zhang Li" w:date="2022-06-12T15:02:00Z">
                                  <w:rPr>
                                    <w:rFonts w:ascii="Cambria Math" w:eastAsia="宋体" w:hAnsi="Cambria Math" w:cs="Times New Roman"/>
                                    <w:kern w:val="0"/>
                                    <w:sz w:val="24"/>
                                    <w:szCs w:val="24"/>
                                  </w:rPr>
                                  <m:t>1-</m:t>
                                </w:ins>
                              </m:r>
                              <m:sSub>
                                <m:sSubPr>
                                  <m:ctrlPr>
                                    <w:ins w:id="2662" w:author="Zhang Li" w:date="2022-06-12T15:02:00Z">
                                      <w:rPr>
                                        <w:rFonts w:ascii="Cambria Math" w:eastAsia="宋体" w:hAnsi="Cambria Math" w:cs="Times New Roman"/>
                                        <w:i/>
                                        <w:kern w:val="0"/>
                                        <w:sz w:val="24"/>
                                        <w:szCs w:val="24"/>
                                      </w:rPr>
                                    </w:ins>
                                  </m:ctrlPr>
                                </m:sSubPr>
                                <m:e>
                                  <m:r>
                                    <w:ins w:id="2663" w:author="Zhang Li" w:date="2022-06-12T15:02:00Z">
                                      <w:rPr>
                                        <w:rFonts w:ascii="Cambria Math" w:eastAsia="宋体" w:hAnsi="Cambria Math" w:cs="Times New Roman"/>
                                        <w:kern w:val="0"/>
                                        <w:sz w:val="24"/>
                                        <w:szCs w:val="24"/>
                                      </w:rPr>
                                      <m:t>ϵ</m:t>
                                    </w:ins>
                                  </m:r>
                                </m:e>
                                <m:sub>
                                  <m:r>
                                    <w:ins w:id="2664" w:author="Zhang Li" w:date="2022-06-12T15:02:00Z">
                                      <w:rPr>
                                        <w:rFonts w:ascii="Cambria Math" w:eastAsia="宋体" w:hAnsi="Cambria Math" w:cs="Times New Roman"/>
                                        <w:kern w:val="0"/>
                                        <w:sz w:val="24"/>
                                        <w:szCs w:val="24"/>
                                      </w:rPr>
                                      <m:t>min</m:t>
                                    </w:ins>
                                  </m:r>
                                </m:sub>
                              </m:sSub>
                            </m:e>
                          </m:d>
                        </m:e>
                        <m:sup>
                          <m:r>
                            <w:ins w:id="2665" w:author="Zhang Li" w:date="2022-06-12T15:02:00Z">
                              <w:rPr>
                                <w:rFonts w:ascii="Cambria Math" w:eastAsia="宋体" w:hAnsi="Cambria Math" w:cs="Times New Roman"/>
                                <w:kern w:val="0"/>
                                <w:sz w:val="24"/>
                                <w:szCs w:val="24"/>
                              </w:rPr>
                              <m:t>N-1-f</m:t>
                            </w:ins>
                          </m:r>
                        </m:sup>
                      </m:sSup>
                      <m:r>
                        <w:ins w:id="2666" w:author="Zhang Li" w:date="2022-06-12T15:02:00Z">
                          <w:rPr>
                            <w:rFonts w:ascii="Cambria Math" w:eastAsia="宋体" w:hAnsi="Cambria Math" w:cs="Times New Roman"/>
                            <w:kern w:val="0"/>
                            <w:sz w:val="24"/>
                            <w:szCs w:val="24"/>
                          </w:rPr>
                          <m:t xml:space="preserve"> </m:t>
                        </w:ins>
                      </m:r>
                    </m:e>
                  </m:nary>
                </m:e>
              </m:d>
            </m:e>
            <m:sup>
              <m:r>
                <w:ins w:id="2667"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2668" w:author="Zhang Li" w:date="2022-06-12T15:02:00Z"/>
          <w:rFonts w:ascii="Times New Roman" w:eastAsia="宋体" w:hAnsi="Times New Roman" w:cs="Times New Roman"/>
          <w:kern w:val="0"/>
          <w:sz w:val="24"/>
          <w:szCs w:val="24"/>
        </w:rPr>
      </w:pPr>
      <m:oMathPara>
        <m:oMath>
          <m:r>
            <w:ins w:id="2669" w:author="Zhang Li" w:date="2022-06-12T15:02:00Z">
              <w:rPr>
                <w:rFonts w:ascii="Cambria Math" w:eastAsia="宋体" w:hAnsi="Cambria Math" w:cs="Times New Roman"/>
                <w:kern w:val="0"/>
                <w:sz w:val="24"/>
                <w:szCs w:val="24"/>
              </w:rPr>
              <m:t>≥1-</m:t>
            </w:ins>
          </m:r>
          <m:sSup>
            <m:sSupPr>
              <m:ctrlPr>
                <w:ins w:id="2670" w:author="Zhang Li" w:date="2022-06-12T15:02:00Z">
                  <w:rPr>
                    <w:rFonts w:ascii="Cambria Math" w:eastAsia="宋体" w:hAnsi="Cambria Math" w:cs="Times New Roman"/>
                    <w:i/>
                    <w:kern w:val="0"/>
                    <w:sz w:val="24"/>
                    <w:szCs w:val="24"/>
                  </w:rPr>
                </w:ins>
              </m:ctrlPr>
            </m:sSupPr>
            <m:e>
              <m:d>
                <m:dPr>
                  <m:ctrlPr>
                    <w:ins w:id="2671" w:author="Zhang Li" w:date="2022-06-12T15:02:00Z">
                      <w:rPr>
                        <w:rFonts w:ascii="Cambria Math" w:eastAsia="宋体" w:hAnsi="Cambria Math" w:cs="Times New Roman"/>
                        <w:i/>
                        <w:kern w:val="0"/>
                        <w:sz w:val="24"/>
                        <w:szCs w:val="24"/>
                      </w:rPr>
                    </w:ins>
                  </m:ctrlPr>
                </m:dPr>
                <m:e>
                  <m:d>
                    <m:dPr>
                      <m:begChr m:val="⌊"/>
                      <m:endChr m:val="⌋"/>
                      <m:ctrlPr>
                        <w:ins w:id="2672" w:author="Zhang Li" w:date="2022-06-12T15:02:00Z">
                          <w:rPr>
                            <w:rFonts w:ascii="Cambria Math" w:eastAsia="宋体" w:hAnsi="Cambria Math" w:cs="Lucida Sans Unicode"/>
                            <w:i/>
                            <w:kern w:val="0"/>
                            <w:sz w:val="24"/>
                            <w:szCs w:val="24"/>
                          </w:rPr>
                        </w:ins>
                      </m:ctrlPr>
                    </m:dPr>
                    <m:e>
                      <m:f>
                        <m:fPr>
                          <m:ctrlPr>
                            <w:ins w:id="2673" w:author="Zhang Li" w:date="2022-06-12T15:02:00Z">
                              <w:rPr>
                                <w:rFonts w:ascii="Cambria Math" w:eastAsia="宋体" w:hAnsi="Cambria Math" w:cs="Times New Roman"/>
                                <w:i/>
                                <w:kern w:val="0"/>
                                <w:sz w:val="24"/>
                                <w:szCs w:val="24"/>
                              </w:rPr>
                            </w:ins>
                          </m:ctrlPr>
                        </m:fPr>
                        <m:num>
                          <m:r>
                            <w:ins w:id="2674" w:author="Zhang Li" w:date="2022-06-12T15:02:00Z">
                              <w:rPr>
                                <w:rFonts w:ascii="Cambria Math" w:eastAsia="宋体" w:hAnsi="Cambria Math" w:cs="Times New Roman"/>
                                <w:kern w:val="0"/>
                                <w:sz w:val="24"/>
                                <w:szCs w:val="24"/>
                              </w:rPr>
                              <m:t>N-1</m:t>
                            </w:ins>
                          </m:r>
                        </m:num>
                        <m:den>
                          <m:r>
                            <w:ins w:id="2675" w:author="Zhang Li" w:date="2022-06-12T15:02:00Z">
                              <w:rPr>
                                <w:rFonts w:ascii="Cambria Math" w:eastAsia="宋体" w:hAnsi="Cambria Math" w:cs="Times New Roman"/>
                                <w:kern w:val="0"/>
                                <w:sz w:val="24"/>
                                <w:szCs w:val="24"/>
                              </w:rPr>
                              <m:t>2</m:t>
                            </w:ins>
                          </m:r>
                        </m:den>
                      </m:f>
                      <m:ctrlPr>
                        <w:ins w:id="2676" w:author="Zhang Li" w:date="2022-06-12T15:02:00Z">
                          <w:rPr>
                            <w:rFonts w:ascii="Cambria Math" w:eastAsia="宋体" w:hAnsi="Cambria Math" w:cs="Times New Roman"/>
                            <w:i/>
                            <w:kern w:val="0"/>
                            <w:sz w:val="24"/>
                            <w:szCs w:val="24"/>
                          </w:rPr>
                        </w:ins>
                      </m:ctrlPr>
                    </m:e>
                  </m:d>
                  <m:r>
                    <w:ins w:id="2677" w:author="Zhang Li" w:date="2022-06-12T15:02:00Z">
                      <w:rPr>
                        <w:rFonts w:ascii="Cambria Math" w:eastAsia="宋体" w:hAnsi="Cambria Math" w:cs="Times New Roman"/>
                        <w:kern w:val="0"/>
                        <w:sz w:val="24"/>
                        <w:szCs w:val="24"/>
                      </w:rPr>
                      <m:t>⋅</m:t>
                    </w:ins>
                  </m:r>
                  <m:sSubSup>
                    <m:sSubSupPr>
                      <m:ctrlPr>
                        <w:ins w:id="2678" w:author="Zhang Li" w:date="2022-06-12T15:02:00Z">
                          <w:rPr>
                            <w:rFonts w:ascii="Cambria Math" w:eastAsia="宋体" w:hAnsi="Cambria Math" w:cs="Times New Roman"/>
                            <w:i/>
                            <w:kern w:val="0"/>
                            <w:sz w:val="24"/>
                            <w:szCs w:val="24"/>
                          </w:rPr>
                        </w:ins>
                      </m:ctrlPr>
                    </m:sSubSupPr>
                    <m:e>
                      <m:d>
                        <m:dPr>
                          <m:ctrlPr>
                            <w:ins w:id="2679" w:author="Zhang Li" w:date="2022-06-12T15:02:00Z">
                              <w:rPr>
                                <w:rFonts w:ascii="Cambria Math" w:eastAsia="宋体" w:hAnsi="Cambria Math" w:cs="Times New Roman"/>
                                <w:i/>
                                <w:kern w:val="0"/>
                                <w:sz w:val="24"/>
                                <w:szCs w:val="24"/>
                              </w:rPr>
                            </w:ins>
                          </m:ctrlPr>
                        </m:dPr>
                        <m:e>
                          <m:f>
                            <m:fPr>
                              <m:type m:val="noBar"/>
                              <m:ctrlPr>
                                <w:ins w:id="2680" w:author="Zhang Li" w:date="2022-06-12T15:02:00Z">
                                  <w:rPr>
                                    <w:rFonts w:ascii="Cambria Math" w:eastAsia="宋体" w:hAnsi="Cambria Math" w:cs="Times New Roman"/>
                                    <w:i/>
                                    <w:kern w:val="0"/>
                                    <w:sz w:val="24"/>
                                    <w:szCs w:val="24"/>
                                  </w:rPr>
                                </w:ins>
                              </m:ctrlPr>
                            </m:fPr>
                            <m:num>
                              <m:r>
                                <w:ins w:id="2681" w:author="Zhang Li" w:date="2022-06-12T15:02:00Z">
                                  <w:rPr>
                                    <w:rFonts w:ascii="Cambria Math" w:eastAsia="宋体" w:hAnsi="Cambria Math" w:cs="Times New Roman"/>
                                    <w:kern w:val="0"/>
                                    <w:sz w:val="24"/>
                                    <w:szCs w:val="24"/>
                                  </w:rPr>
                                  <m:t>N-1</m:t>
                                </w:ins>
                              </m:r>
                            </m:num>
                            <m:den>
                              <m:d>
                                <m:dPr>
                                  <m:begChr m:val="⌈"/>
                                  <m:endChr m:val="⌉"/>
                                  <m:ctrlPr>
                                    <w:ins w:id="2682" w:author="Zhang Li" w:date="2022-06-12T15:02:00Z">
                                      <w:rPr>
                                        <w:rFonts w:ascii="Cambria Math" w:eastAsia="宋体" w:hAnsi="Cambria Math" w:cs="Times New Roman"/>
                                        <w:i/>
                                        <w:kern w:val="0"/>
                                        <w:sz w:val="24"/>
                                        <w:szCs w:val="24"/>
                                      </w:rPr>
                                    </w:ins>
                                  </m:ctrlPr>
                                </m:dPr>
                                <m:e>
                                  <m:f>
                                    <m:fPr>
                                      <m:ctrlPr>
                                        <w:ins w:id="2683" w:author="Zhang Li" w:date="2022-06-12T15:02:00Z">
                                          <w:rPr>
                                            <w:rFonts w:ascii="Cambria Math" w:eastAsia="宋体" w:hAnsi="Cambria Math" w:cs="Times New Roman"/>
                                            <w:i/>
                                            <w:kern w:val="0"/>
                                            <w:sz w:val="24"/>
                                            <w:szCs w:val="24"/>
                                          </w:rPr>
                                        </w:ins>
                                      </m:ctrlPr>
                                    </m:fPr>
                                    <m:num>
                                      <m:r>
                                        <w:ins w:id="2684" w:author="Zhang Li" w:date="2022-06-12T15:02:00Z">
                                          <w:rPr>
                                            <w:rFonts w:ascii="Cambria Math" w:eastAsia="宋体" w:hAnsi="Cambria Math" w:cs="Times New Roman"/>
                                            <w:kern w:val="0"/>
                                            <w:sz w:val="24"/>
                                            <w:szCs w:val="24"/>
                                          </w:rPr>
                                          <m:t>N-1</m:t>
                                        </w:ins>
                                      </m:r>
                                    </m:num>
                                    <m:den>
                                      <m:r>
                                        <w:ins w:id="2685" w:author="Zhang Li" w:date="2022-06-12T15:02:00Z">
                                          <w:rPr>
                                            <w:rFonts w:ascii="Cambria Math" w:eastAsia="宋体" w:hAnsi="Cambria Math" w:cs="Times New Roman"/>
                                            <w:kern w:val="0"/>
                                            <w:sz w:val="24"/>
                                            <w:szCs w:val="24"/>
                                          </w:rPr>
                                          <m:t>2</m:t>
                                        </w:ins>
                                      </m:r>
                                    </m:den>
                                  </m:f>
                                </m:e>
                              </m:d>
                            </m:den>
                          </m:f>
                        </m:e>
                      </m:d>
                      <m:r>
                        <w:ins w:id="2686" w:author="Zhang Li" w:date="2022-06-12T15:02:00Z">
                          <w:rPr>
                            <w:rFonts w:ascii="Cambria Math" w:eastAsia="宋体" w:hAnsi="Cambria Math" w:cs="Times New Roman"/>
                            <w:kern w:val="0"/>
                            <w:sz w:val="24"/>
                            <w:szCs w:val="24"/>
                          </w:rPr>
                          <m:t>ϵ</m:t>
                        </w:ins>
                      </m:r>
                    </m:e>
                    <m:sub>
                      <m:r>
                        <w:ins w:id="2687" w:author="Zhang Li" w:date="2022-06-12T15:02:00Z">
                          <w:rPr>
                            <w:rFonts w:ascii="Cambria Math" w:eastAsia="宋体" w:hAnsi="Cambria Math" w:cs="Times New Roman"/>
                            <w:kern w:val="0"/>
                            <w:sz w:val="24"/>
                            <w:szCs w:val="24"/>
                          </w:rPr>
                          <m:t>max</m:t>
                        </w:ins>
                      </m:r>
                    </m:sub>
                    <m:sup>
                      <m:d>
                        <m:dPr>
                          <m:begChr m:val="⌈"/>
                          <m:endChr m:val="⌉"/>
                          <m:ctrlPr>
                            <w:ins w:id="2688" w:author="Zhang Li" w:date="2022-06-12T15:02:00Z">
                              <w:rPr>
                                <w:rFonts w:ascii="Cambria Math" w:eastAsia="宋体" w:hAnsi="Cambria Math" w:cs="Times New Roman"/>
                                <w:i/>
                                <w:kern w:val="0"/>
                                <w:sz w:val="24"/>
                                <w:szCs w:val="24"/>
                              </w:rPr>
                            </w:ins>
                          </m:ctrlPr>
                        </m:dPr>
                        <m:e>
                          <m:f>
                            <m:fPr>
                              <m:ctrlPr>
                                <w:ins w:id="2689" w:author="Zhang Li" w:date="2022-06-12T15:02:00Z">
                                  <w:rPr>
                                    <w:rFonts w:ascii="Cambria Math" w:eastAsia="宋体" w:hAnsi="Cambria Math" w:cs="Times New Roman"/>
                                    <w:i/>
                                    <w:kern w:val="0"/>
                                    <w:sz w:val="24"/>
                                    <w:szCs w:val="24"/>
                                  </w:rPr>
                                </w:ins>
                              </m:ctrlPr>
                            </m:fPr>
                            <m:num>
                              <m:r>
                                <w:ins w:id="2690" w:author="Zhang Li" w:date="2022-06-12T15:02:00Z">
                                  <w:rPr>
                                    <w:rFonts w:ascii="Cambria Math" w:eastAsia="宋体" w:hAnsi="Cambria Math" w:cs="Times New Roman"/>
                                    <w:kern w:val="0"/>
                                    <w:sz w:val="24"/>
                                    <w:szCs w:val="24"/>
                                  </w:rPr>
                                  <m:t>N-1</m:t>
                                </w:ins>
                              </m:r>
                            </m:num>
                            <m:den>
                              <m:r>
                                <w:ins w:id="2691" w:author="Zhang Li" w:date="2022-06-12T15:02:00Z">
                                  <w:rPr>
                                    <w:rFonts w:ascii="Cambria Math" w:eastAsia="宋体" w:hAnsi="Cambria Math" w:cs="Times New Roman"/>
                                    <w:kern w:val="0"/>
                                    <w:sz w:val="24"/>
                                    <w:szCs w:val="24"/>
                                  </w:rPr>
                                  <m:t>2</m:t>
                                </w:ins>
                              </m:r>
                            </m:den>
                          </m:f>
                        </m:e>
                      </m:d>
                    </m:sup>
                  </m:sSubSup>
                  <m:sSup>
                    <m:sSupPr>
                      <m:ctrlPr>
                        <w:ins w:id="2692" w:author="Zhang Li" w:date="2022-06-12T15:02:00Z">
                          <w:rPr>
                            <w:rFonts w:ascii="Cambria Math" w:eastAsia="宋体" w:hAnsi="Cambria Math" w:cs="Times New Roman"/>
                            <w:i/>
                            <w:kern w:val="0"/>
                            <w:sz w:val="24"/>
                            <w:szCs w:val="24"/>
                          </w:rPr>
                        </w:ins>
                      </m:ctrlPr>
                    </m:sSupPr>
                    <m:e>
                      <m:d>
                        <m:dPr>
                          <m:ctrlPr>
                            <w:ins w:id="2693" w:author="Zhang Li" w:date="2022-06-12T15:02:00Z">
                              <w:rPr>
                                <w:rFonts w:ascii="Cambria Math" w:eastAsia="宋体" w:hAnsi="Cambria Math" w:cs="Times New Roman"/>
                                <w:i/>
                                <w:kern w:val="0"/>
                                <w:sz w:val="24"/>
                                <w:szCs w:val="24"/>
                              </w:rPr>
                            </w:ins>
                          </m:ctrlPr>
                        </m:dPr>
                        <m:e>
                          <m:r>
                            <w:ins w:id="2694" w:author="Zhang Li" w:date="2022-06-12T15:02:00Z">
                              <w:rPr>
                                <w:rFonts w:ascii="Cambria Math" w:eastAsia="宋体" w:hAnsi="Cambria Math" w:cs="Times New Roman"/>
                                <w:kern w:val="0"/>
                                <w:sz w:val="24"/>
                                <w:szCs w:val="24"/>
                              </w:rPr>
                              <m:t>1-</m:t>
                            </w:ins>
                          </m:r>
                          <m:sSub>
                            <m:sSubPr>
                              <m:ctrlPr>
                                <w:ins w:id="2695" w:author="Zhang Li" w:date="2022-06-12T15:02:00Z">
                                  <w:rPr>
                                    <w:rFonts w:ascii="Cambria Math" w:eastAsia="宋体" w:hAnsi="Cambria Math" w:cs="Times New Roman"/>
                                    <w:i/>
                                    <w:kern w:val="0"/>
                                    <w:sz w:val="24"/>
                                    <w:szCs w:val="24"/>
                                  </w:rPr>
                                </w:ins>
                              </m:ctrlPr>
                            </m:sSubPr>
                            <m:e>
                              <m:r>
                                <w:ins w:id="2696" w:author="Zhang Li" w:date="2022-06-12T15:02:00Z">
                                  <w:rPr>
                                    <w:rFonts w:ascii="Cambria Math" w:eastAsia="宋体" w:hAnsi="Cambria Math" w:cs="Times New Roman"/>
                                    <w:kern w:val="0"/>
                                    <w:sz w:val="24"/>
                                    <w:szCs w:val="24"/>
                                  </w:rPr>
                                  <m:t>ϵ</m:t>
                                </w:ins>
                              </m:r>
                            </m:e>
                            <m:sub>
                              <m:r>
                                <w:ins w:id="2697" w:author="Zhang Li" w:date="2022-06-12T15:02:00Z">
                                  <w:rPr>
                                    <w:rFonts w:ascii="Cambria Math" w:eastAsia="宋体" w:hAnsi="Cambria Math" w:cs="Times New Roman"/>
                                    <w:kern w:val="0"/>
                                    <w:sz w:val="24"/>
                                    <w:szCs w:val="24"/>
                                  </w:rPr>
                                  <m:t>min</m:t>
                                </w:ins>
                              </m:r>
                            </m:sub>
                          </m:sSub>
                        </m:e>
                      </m:d>
                    </m:e>
                    <m:sup>
                      <m:r>
                        <w:ins w:id="2698" w:author="Zhang Li" w:date="2022-06-12T15:02:00Z">
                          <w:rPr>
                            <w:rFonts w:ascii="Cambria Math" w:eastAsia="宋体" w:hAnsi="Cambria Math" w:cs="Times New Roman"/>
                            <w:kern w:val="0"/>
                            <w:sz w:val="24"/>
                            <w:szCs w:val="24"/>
                          </w:rPr>
                          <m:t>N-1-</m:t>
                        </w:ins>
                      </m:r>
                      <m:d>
                        <m:dPr>
                          <m:begChr m:val="⌈"/>
                          <m:endChr m:val="⌉"/>
                          <m:ctrlPr>
                            <w:ins w:id="2699" w:author="Zhang Li" w:date="2022-06-12T15:02:00Z">
                              <w:rPr>
                                <w:rFonts w:ascii="Cambria Math" w:eastAsia="宋体" w:hAnsi="Cambria Math" w:cs="Times New Roman"/>
                                <w:i/>
                                <w:kern w:val="0"/>
                                <w:sz w:val="24"/>
                                <w:szCs w:val="24"/>
                              </w:rPr>
                            </w:ins>
                          </m:ctrlPr>
                        </m:dPr>
                        <m:e>
                          <m:f>
                            <m:fPr>
                              <m:ctrlPr>
                                <w:ins w:id="2700" w:author="Zhang Li" w:date="2022-06-12T15:02:00Z">
                                  <w:rPr>
                                    <w:rFonts w:ascii="Cambria Math" w:eastAsia="宋体" w:hAnsi="Cambria Math" w:cs="Times New Roman"/>
                                    <w:i/>
                                    <w:kern w:val="0"/>
                                    <w:sz w:val="24"/>
                                    <w:szCs w:val="24"/>
                                  </w:rPr>
                                </w:ins>
                              </m:ctrlPr>
                            </m:fPr>
                            <m:num>
                              <m:r>
                                <w:ins w:id="2701" w:author="Zhang Li" w:date="2022-06-12T15:02:00Z">
                                  <w:rPr>
                                    <w:rFonts w:ascii="Cambria Math" w:eastAsia="宋体" w:hAnsi="Cambria Math" w:cs="Times New Roman"/>
                                    <w:kern w:val="0"/>
                                    <w:sz w:val="24"/>
                                    <w:szCs w:val="24"/>
                                  </w:rPr>
                                  <m:t>N-1</m:t>
                                </w:ins>
                              </m:r>
                            </m:num>
                            <m:den>
                              <m:r>
                                <w:ins w:id="2702" w:author="Zhang Li" w:date="2022-06-12T15:02:00Z">
                                  <w:rPr>
                                    <w:rFonts w:ascii="Cambria Math" w:eastAsia="宋体" w:hAnsi="Cambria Math" w:cs="Times New Roman"/>
                                    <w:kern w:val="0"/>
                                    <w:sz w:val="24"/>
                                    <w:szCs w:val="24"/>
                                  </w:rPr>
                                  <m:t>2</m:t>
                                </w:ins>
                              </m:r>
                            </m:den>
                          </m:f>
                        </m:e>
                      </m:d>
                    </m:sup>
                  </m:sSup>
                </m:e>
              </m:d>
            </m:e>
            <m:sup>
              <m:r>
                <w:ins w:id="2703" w:author="Zhang Li" w:date="2022-06-12T15:02:00Z">
                  <w:rPr>
                    <w:rFonts w:ascii="Cambria Math" w:eastAsia="宋体" w:hAnsi="Cambria Math" w:cs="Times New Roman"/>
                    <w:kern w:val="0"/>
                    <w:sz w:val="24"/>
                    <w:szCs w:val="24"/>
                  </w:rPr>
                  <m:t>N</m:t>
                </w:ins>
              </m:r>
            </m:sup>
          </m:sSup>
          <m:r>
            <w:ins w:id="2704" w:author="Zhang Li" w:date="2022-06-12T15:02:00Z">
              <w:rPr>
                <w:rFonts w:ascii="Cambria Math" w:eastAsia="宋体" w:hAnsi="Cambria Math" w:cs="Times New Roman"/>
                <w:kern w:val="0"/>
                <w:sz w:val="24"/>
                <w:szCs w:val="24"/>
              </w:rPr>
              <m:t>.</m:t>
            </w:ins>
          </m:r>
        </m:oMath>
      </m:oMathPara>
    </w:p>
    <w:p w14:paraId="514F52B1" w14:textId="77777777" w:rsidR="00614FA7" w:rsidRDefault="00614FA7" w:rsidP="00614FA7">
      <w:pPr>
        <w:spacing w:afterLines="50" w:after="156"/>
        <w:rPr>
          <w:ins w:id="2705" w:author="Zhang Li" w:date="2022-06-12T15:02:00Z"/>
          <w:rFonts w:ascii="Lucida Sans Unicode" w:eastAsia="宋体" w:hAnsi="Lucida Sans Unicode" w:cs="Lucida Sans Unicode"/>
          <w:kern w:val="0"/>
          <w:sz w:val="24"/>
          <w:szCs w:val="24"/>
        </w:rPr>
      </w:pPr>
      <w:ins w:id="2706" w:author="Zhang Li" w:date="2022-06-12T15:02:00Z">
        <w:r>
          <w:rPr>
            <w:rFonts w:ascii="Times New Roman" w:eastAsia="宋体" w:hAnsi="Times New Roman" w:cs="Times New Roman"/>
            <w:kern w:val="0"/>
            <w:sz w:val="24"/>
            <w:szCs w:val="24"/>
          </w:rPr>
          <w:t xml:space="preserve">where </w:t>
        </w:r>
      </w:ins>
      <m:oMath>
        <m:sSub>
          <m:sSubPr>
            <m:ctrlPr>
              <w:ins w:id="2707" w:author="Zhang Li" w:date="2022-06-12T15:02:00Z">
                <w:rPr>
                  <w:rFonts w:ascii="Cambria Math" w:eastAsia="宋体" w:hAnsi="Cambria Math" w:cs="Times New Roman"/>
                  <w:i/>
                  <w:kern w:val="0"/>
                  <w:sz w:val="24"/>
                  <w:szCs w:val="24"/>
                </w:rPr>
              </w:ins>
            </m:ctrlPr>
          </m:sSubPr>
          <m:e>
            <m:r>
              <w:ins w:id="2708" w:author="Zhang Li" w:date="2022-06-12T15:02:00Z">
                <w:rPr>
                  <w:rFonts w:ascii="Cambria Math" w:eastAsia="宋体" w:hAnsi="Cambria Math" w:cs="Times New Roman"/>
                  <w:kern w:val="0"/>
                  <w:sz w:val="24"/>
                  <w:szCs w:val="24"/>
                </w:rPr>
                <m:t>ϵ</m:t>
              </w:ins>
            </m:r>
          </m:e>
          <m:sub>
            <m:r>
              <w:ins w:id="2709" w:author="Zhang Li" w:date="2022-06-12T15:02:00Z">
                <w:rPr>
                  <w:rFonts w:ascii="Cambria Math" w:eastAsia="宋体" w:hAnsi="Cambria Math" w:cs="Times New Roman"/>
                  <w:kern w:val="0"/>
                  <w:sz w:val="24"/>
                  <w:szCs w:val="24"/>
                </w:rPr>
                <m:t>max</m:t>
              </w:ins>
            </m:r>
          </m:sub>
        </m:sSub>
      </m:oMath>
      <w:ins w:id="271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711" w:author="Zhang Li" w:date="2022-06-12T15:02:00Z">
                <w:rPr>
                  <w:rFonts w:ascii="Cambria Math" w:eastAsia="宋体" w:hAnsi="Cambria Math" w:cs="Times New Roman"/>
                  <w:i/>
                  <w:kern w:val="0"/>
                  <w:sz w:val="24"/>
                  <w:szCs w:val="24"/>
                </w:rPr>
              </w:ins>
            </m:ctrlPr>
          </m:sSubPr>
          <m:e>
            <m:r>
              <w:ins w:id="2712" w:author="Zhang Li" w:date="2022-06-12T15:02:00Z">
                <w:rPr>
                  <w:rFonts w:ascii="Cambria Math" w:eastAsia="宋体" w:hAnsi="Cambria Math" w:cs="Times New Roman"/>
                  <w:kern w:val="0"/>
                  <w:sz w:val="24"/>
                  <w:szCs w:val="24"/>
                </w:rPr>
                <m:t>ϵ</m:t>
              </w:ins>
            </m:r>
          </m:e>
          <m:sub>
            <m:r>
              <w:ins w:id="2713" w:author="Zhang Li" w:date="2022-06-12T15:02:00Z">
                <w:rPr>
                  <w:rFonts w:ascii="Cambria Math" w:eastAsia="宋体" w:hAnsi="Cambria Math" w:cs="Times New Roman"/>
                  <w:kern w:val="0"/>
                  <w:sz w:val="24"/>
                  <w:szCs w:val="24"/>
                </w:rPr>
                <m:t>min</m:t>
              </w:ins>
            </m:r>
          </m:sub>
        </m:sSub>
      </m:oMath>
      <w:ins w:id="271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ins>
    </w:p>
    <w:p w14:paraId="4C8ECD54" w14:textId="7B089795" w:rsidR="00916D8F" w:rsidRPr="00916D8F" w:rsidRDefault="00614FA7" w:rsidP="00614FA7">
      <w:pPr>
        <w:spacing w:afterLines="50" w:after="156"/>
        <w:ind w:firstLine="420"/>
        <w:rPr>
          <w:rFonts w:ascii="Times New Roman" w:eastAsia="宋体" w:hAnsi="Times New Roman" w:cs="Times New Roman"/>
          <w:kern w:val="0"/>
          <w:sz w:val="24"/>
          <w:szCs w:val="24"/>
        </w:rPr>
      </w:pPr>
      <w:ins w:id="2715" w:author="Zhang Li" w:date="2022-06-12T15:02:00Z">
        <w:r>
          <w:rPr>
            <w:rFonts w:ascii="Times New Roman" w:eastAsia="宋体" w:hAnsi="Times New Roman" w:cs="Times New Roman"/>
            <w:kern w:val="0"/>
            <w:sz w:val="24"/>
            <w:szCs w:val="24"/>
          </w:rPr>
          <w:lastRenderedPageBreak/>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2716" w:author="Zhang Li" w:date="2022-06-12T15:03:00Z">
        <w:r w:rsidR="00614FA7" w:rsidRPr="004246D7">
          <w:rPr>
            <w:rFonts w:ascii="Times New Roman" w:eastAsia="黑体" w:hAnsi="Times New Roman" w:cs="Times New Roman"/>
            <w:sz w:val="24"/>
            <w:szCs w:val="24"/>
          </w:rPr>
          <w:t xml:space="preserve"> Analysis</w:t>
        </w:r>
      </w:ins>
    </w:p>
    <w:p w14:paraId="008E5736" w14:textId="77777777" w:rsidR="00614FA7" w:rsidRDefault="00614FA7" w:rsidP="00614FA7">
      <w:pPr>
        <w:spacing w:afterLines="50" w:after="156"/>
        <w:ind w:firstLine="420"/>
        <w:rPr>
          <w:ins w:id="2717" w:author="Zhang Li" w:date="2022-06-12T15:03:00Z"/>
          <w:rFonts w:ascii="Times New Roman" w:eastAsia="宋体" w:hAnsi="Times New Roman" w:cs="Times New Roman"/>
          <w:kern w:val="0"/>
          <w:sz w:val="24"/>
          <w:szCs w:val="24"/>
        </w:rPr>
      </w:pPr>
      <w:ins w:id="2718" w:author="Zhang Li" w:date="2022-06-12T15:03:00Z">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ins>
    </w:p>
    <w:p w14:paraId="6FB47154" w14:textId="77777777" w:rsidR="00614FA7" w:rsidRPr="00230543" w:rsidRDefault="00614FA7" w:rsidP="00614FA7">
      <w:pPr>
        <w:spacing w:afterLines="50" w:after="156"/>
        <w:ind w:firstLine="420"/>
        <w:rPr>
          <w:ins w:id="2719" w:author="Zhang Li" w:date="2022-06-12T15:03:00Z"/>
          <w:rFonts w:ascii="Times New Roman" w:eastAsia="宋体" w:hAnsi="Times New Roman" w:cs="Times New Roman"/>
          <w:kern w:val="0"/>
          <w:sz w:val="24"/>
          <w:szCs w:val="24"/>
        </w:rPr>
      </w:pPr>
      <m:oMathPara>
        <m:oMath>
          <m:r>
            <w:ins w:id="2720" w:author="Zhang Li" w:date="2022-06-12T15:03:00Z">
              <w:rPr>
                <w:rFonts w:ascii="Cambria Math" w:eastAsia="宋体" w:hAnsi="Cambria Math" w:cs="Times New Roman"/>
                <w:kern w:val="0"/>
                <w:sz w:val="24"/>
                <w:szCs w:val="24"/>
              </w:rPr>
              <m:t xml:space="preserve">L= </m:t>
            </w:ins>
          </m:r>
          <m:sSub>
            <m:sSubPr>
              <m:ctrlPr>
                <w:ins w:id="2721" w:author="Zhang Li" w:date="2022-06-12T15:03:00Z">
                  <w:rPr>
                    <w:rFonts w:ascii="Cambria Math" w:eastAsia="宋体" w:hAnsi="Cambria Math" w:cs="Times New Roman"/>
                    <w:i/>
                    <w:kern w:val="0"/>
                    <w:sz w:val="24"/>
                    <w:szCs w:val="24"/>
                  </w:rPr>
                </w:ins>
              </m:ctrlPr>
            </m:sSubPr>
            <m:e>
              <m:r>
                <w:ins w:id="2722" w:author="Zhang Li" w:date="2022-06-12T15:03:00Z">
                  <w:rPr>
                    <w:rFonts w:ascii="Cambria Math" w:eastAsia="宋体" w:hAnsi="Cambria Math" w:cs="Times New Roman"/>
                    <w:kern w:val="0"/>
                    <w:sz w:val="24"/>
                    <w:szCs w:val="24"/>
                  </w:rPr>
                  <m:t>τ</m:t>
                </w:ins>
              </m:r>
            </m:e>
            <m:sub>
              <m:r>
                <w:ins w:id="2723" w:author="Zhang Li" w:date="2022-06-12T15:03:00Z">
                  <w:rPr>
                    <w:rFonts w:ascii="Cambria Math" w:eastAsia="宋体" w:hAnsi="Cambria Math" w:cs="Times New Roman"/>
                    <w:kern w:val="0"/>
                    <w:sz w:val="24"/>
                    <w:szCs w:val="24"/>
                  </w:rPr>
                  <m:t>o</m:t>
                </w:ins>
              </m:r>
            </m:sub>
          </m:sSub>
          <m:r>
            <w:ins w:id="2724" w:author="Zhang Li" w:date="2022-06-12T15:03:00Z">
              <w:rPr>
                <w:rFonts w:ascii="Cambria Math" w:eastAsia="宋体" w:hAnsi="Cambria Math" w:cs="Times New Roman"/>
                <w:kern w:val="0"/>
                <w:sz w:val="24"/>
                <w:szCs w:val="24"/>
              </w:rPr>
              <m:t>⋅</m:t>
            </w:ins>
          </m:r>
          <m:nary>
            <m:naryPr>
              <m:chr m:val="∑"/>
              <m:limLoc m:val="undOvr"/>
              <m:ctrlPr>
                <w:ins w:id="2725" w:author="Zhang Li" w:date="2022-06-12T15:03:00Z">
                  <w:rPr>
                    <w:rFonts w:ascii="Cambria Math" w:eastAsia="宋体" w:hAnsi="Cambria Math" w:cs="Times New Roman"/>
                    <w:i/>
                    <w:kern w:val="0"/>
                    <w:sz w:val="24"/>
                    <w:szCs w:val="24"/>
                  </w:rPr>
                </w:ins>
              </m:ctrlPr>
            </m:naryPr>
            <m:sub>
              <m:r>
                <w:ins w:id="2726" w:author="Zhang Li" w:date="2022-06-12T15:03:00Z">
                  <w:rPr>
                    <w:rFonts w:ascii="Cambria Math" w:eastAsia="宋体" w:hAnsi="Cambria Math" w:cs="Times New Roman"/>
                    <w:kern w:val="0"/>
                    <w:sz w:val="24"/>
                    <w:szCs w:val="24"/>
                  </w:rPr>
                  <m:t>i=0</m:t>
                </w:ins>
              </m:r>
            </m:sub>
            <m:sup>
              <m:r>
                <w:ins w:id="2727" w:author="Zhang Li" w:date="2022-06-12T15:03:00Z">
                  <w:rPr>
                    <w:rFonts w:ascii="Cambria Math" w:eastAsia="宋体" w:hAnsi="Cambria Math" w:cs="Times New Roman"/>
                    <w:kern w:val="0"/>
                    <w:sz w:val="24"/>
                    <w:szCs w:val="24"/>
                  </w:rPr>
                  <m:t>N+1</m:t>
                </w:ins>
              </m:r>
            </m:sup>
            <m:e>
              <m:sSub>
                <m:sSubPr>
                  <m:ctrlPr>
                    <w:ins w:id="2728" w:author="Zhang Li" w:date="2022-06-12T15:03:00Z">
                      <w:rPr>
                        <w:rFonts w:ascii="Cambria Math" w:eastAsia="宋体" w:hAnsi="Cambria Math" w:cs="Times New Roman"/>
                        <w:i/>
                        <w:kern w:val="0"/>
                        <w:sz w:val="24"/>
                        <w:szCs w:val="24"/>
                      </w:rPr>
                    </w:ins>
                  </m:ctrlPr>
                </m:sSubPr>
                <m:e>
                  <m:r>
                    <w:ins w:id="2729" w:author="Zhang Li" w:date="2022-06-12T15:03:00Z">
                      <w:rPr>
                        <w:rFonts w:ascii="Cambria Math" w:eastAsia="宋体" w:hAnsi="Cambria Math" w:cs="Times New Roman"/>
                        <w:kern w:val="0"/>
                        <w:sz w:val="24"/>
                        <w:szCs w:val="24"/>
                      </w:rPr>
                      <m:t>T</m:t>
                    </w:ins>
                  </m:r>
                </m:e>
                <m:sub>
                  <m:r>
                    <w:ins w:id="2730" w:author="Zhang Li" w:date="2022-06-12T15:03:00Z">
                      <w:rPr>
                        <w:rFonts w:ascii="Cambria Math" w:eastAsia="宋体" w:hAnsi="Cambria Math" w:cs="Times New Roman"/>
                        <w:kern w:val="0"/>
                        <w:sz w:val="24"/>
                        <w:szCs w:val="24"/>
                      </w:rPr>
                      <m:t>i</m:t>
                    </w:ins>
                  </m:r>
                </m:sub>
              </m:sSub>
            </m:e>
          </m:nary>
        </m:oMath>
      </m:oMathPara>
    </w:p>
    <w:p w14:paraId="786CA4FD" w14:textId="77777777" w:rsidR="00614FA7" w:rsidRDefault="00614FA7" w:rsidP="00614FA7">
      <w:pPr>
        <w:spacing w:afterLines="50" w:after="156"/>
        <w:rPr>
          <w:ins w:id="2731" w:author="Zhang Li" w:date="2022-06-12T15:03:00Z"/>
          <w:rFonts w:ascii="Times New Roman" w:eastAsia="宋体" w:hAnsi="Times New Roman" w:cs="Times New Roman"/>
          <w:kern w:val="0"/>
          <w:sz w:val="24"/>
          <w:szCs w:val="24"/>
        </w:rPr>
      </w:pPr>
      <w:ins w:id="2732"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2733" w:author="Zhang Li" w:date="2022-06-12T15:03:00Z">
            <w:rPr>
              <w:rFonts w:ascii="Cambria Math" w:eastAsia="宋体" w:hAnsi="Cambria Math" w:cs="Times New Roman"/>
              <w:kern w:val="0"/>
              <w:sz w:val="24"/>
              <w:szCs w:val="24"/>
            </w:rPr>
            <m:t>ζ</m:t>
          </w:ins>
        </m:r>
      </m:oMath>
      <w:ins w:id="2734" w:author="Zhang Li" w:date="2022-06-12T15:03:00Z">
        <w:r w:rsidRPr="009C44B1">
          <w:rPr>
            <w:rFonts w:ascii="Times New Roman" w:eastAsia="宋体" w:hAnsi="Times New Roman" w:cs="Times New Roman"/>
            <w:kern w:val="0"/>
            <w:sz w:val="24"/>
            <w:szCs w:val="24"/>
          </w:rPr>
          <w:t xml:space="preserve"> for some </w:t>
        </w:r>
      </w:ins>
      <m:oMath>
        <m:r>
          <w:ins w:id="2735" w:author="Zhang Li" w:date="2022-06-12T15:03:00Z">
            <m:rPr>
              <m:sty m:val="p"/>
            </m:rPr>
            <w:rPr>
              <w:rFonts w:ascii="Cambria Math" w:eastAsia="宋体" w:hAnsi="Cambria Math" w:cs="Times New Roman" w:hint="eastAsia"/>
              <w:kern w:val="0"/>
              <w:sz w:val="24"/>
              <w:szCs w:val="24"/>
            </w:rPr>
            <m:t>0</m:t>
          </w:ins>
        </m:r>
        <m:r>
          <w:ins w:id="2736" w:author="Zhang Li" w:date="2022-06-12T15:03:00Z">
            <m:rPr>
              <m:sty m:val="p"/>
            </m:rPr>
            <w:rPr>
              <w:rFonts w:ascii="Cambria Math" w:eastAsia="宋体" w:hAnsi="Cambria Math" w:cs="Times New Roman" w:hint="eastAsia"/>
              <w:kern w:val="0"/>
              <w:sz w:val="24"/>
              <w:szCs w:val="24"/>
            </w:rPr>
            <m:t>≤</m:t>
          </w:ins>
        </m:r>
        <m:r>
          <w:ins w:id="2737" w:author="Zhang Li" w:date="2022-06-12T15:03:00Z">
            <w:rPr>
              <w:rFonts w:ascii="Cambria Math" w:eastAsia="宋体" w:hAnsi="Cambria Math" w:cs="Times New Roman" w:hint="eastAsia"/>
              <w:kern w:val="0"/>
              <w:sz w:val="24"/>
              <w:szCs w:val="24"/>
            </w:rPr>
            <m:t>ζ</m:t>
          </w:ins>
        </m:r>
        <m:r>
          <w:ins w:id="2738" w:author="Zhang Li" w:date="2022-06-12T15:03:00Z">
            <m:rPr>
              <m:sty m:val="p"/>
            </m:rPr>
            <w:rPr>
              <w:rFonts w:ascii="Cambria Math" w:eastAsia="宋体" w:hAnsi="Cambria Math" w:cs="Times New Roman" w:hint="eastAsia"/>
              <w:kern w:val="0"/>
              <w:sz w:val="24"/>
              <w:szCs w:val="24"/>
            </w:rPr>
            <m:t>&lt;1</m:t>
          </w:ins>
        </m:r>
      </m:oMath>
      <w:ins w:id="2739"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2740" w:author="Zhang Li" w:date="2022-06-12T15:03:00Z">
            <w:rPr>
              <w:rFonts w:ascii="Cambria Math" w:eastAsia="宋体" w:hAnsi="Cambria Math" w:cs="Times New Roman"/>
              <w:kern w:val="0"/>
              <w:sz w:val="24"/>
              <w:szCs w:val="24"/>
            </w:rPr>
            <m:t>N</m:t>
          </w:ins>
        </m:r>
        <m:r>
          <w:ins w:id="2741" w:author="Zhang Li" w:date="2022-06-12T15:03:00Z">
            <m:rPr>
              <m:sty m:val="p"/>
            </m:rPr>
            <w:rPr>
              <w:rFonts w:ascii="Cambria Math" w:eastAsia="宋体" w:hAnsi="Cambria Math" w:cs="Times New Roman"/>
              <w:kern w:val="0"/>
              <w:sz w:val="24"/>
              <w:szCs w:val="24"/>
            </w:rPr>
            <m:t xml:space="preserve">+2 </m:t>
          </w:ins>
        </m:r>
      </m:oMath>
      <w:ins w:id="2742" w:author="Zhang Li" w:date="2022-06-12T15:03: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2743" w:author="Zhang Li" w:date="2022-06-12T15:03:00Z">
                <w:rPr>
                  <w:rFonts w:ascii="Cambria Math" w:eastAsia="宋体" w:hAnsi="Cambria Math" w:cs="Times New Roman"/>
                  <w:kern w:val="0"/>
                  <w:sz w:val="24"/>
                  <w:szCs w:val="24"/>
                </w:rPr>
              </w:ins>
            </m:ctrlPr>
          </m:sSubPr>
          <m:e>
            <m:r>
              <w:ins w:id="2744" w:author="Zhang Li" w:date="2022-06-12T15:03:00Z">
                <w:rPr>
                  <w:rFonts w:ascii="Cambria Math" w:eastAsia="宋体" w:hAnsi="Cambria Math" w:cs="Times New Roman"/>
                  <w:kern w:val="0"/>
                  <w:sz w:val="24"/>
                  <w:szCs w:val="24"/>
                </w:rPr>
                <m:t>T</m:t>
              </w:ins>
            </m:r>
          </m:e>
          <m:sub>
            <m:r>
              <w:ins w:id="2745" w:author="Zhang Li" w:date="2022-06-12T15:03:00Z">
                <w:rPr>
                  <w:rFonts w:ascii="Cambria Math" w:eastAsia="宋体" w:hAnsi="Cambria Math" w:cs="Times New Roman"/>
                  <w:kern w:val="0"/>
                  <w:sz w:val="24"/>
                  <w:szCs w:val="24"/>
                </w:rPr>
                <m:t>i</m:t>
              </w:ins>
            </m:r>
          </m:sub>
        </m:sSub>
      </m:oMath>
      <w:ins w:id="2746" w:author="Zhang Li" w:date="2022-06-12T15:03:00Z">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w:ins>
      <m:oMath>
        <m:r>
          <w:ins w:id="2747" w:author="Zhang Li" w:date="2022-06-12T15:03:00Z">
            <w:rPr>
              <w:rFonts w:ascii="Cambria Math" w:eastAsia="宋体" w:hAnsi="Cambria Math" w:cs="Times New Roman"/>
              <w:kern w:val="0"/>
              <w:sz w:val="24"/>
              <w:szCs w:val="24"/>
            </w:rPr>
            <m:t>M</m:t>
          </w:ins>
        </m:r>
      </m:oMath>
      <w:ins w:id="274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2749" w:author="Zhang Li" w:date="2022-06-12T15:03:00Z">
                <w:rPr>
                  <w:rFonts w:ascii="Cambria Math" w:eastAsia="宋体" w:hAnsi="Cambria Math" w:cs="Times New Roman"/>
                  <w:kern w:val="0"/>
                  <w:sz w:val="24"/>
                  <w:szCs w:val="24"/>
                </w:rPr>
              </w:ins>
            </m:ctrlPr>
          </m:sSubPr>
          <m:e>
            <m:r>
              <w:ins w:id="2750" w:author="Zhang Li" w:date="2022-06-12T15:03:00Z">
                <w:rPr>
                  <w:rFonts w:ascii="Cambria Math" w:eastAsia="宋体" w:hAnsi="Cambria Math" w:cs="Times New Roman"/>
                  <w:kern w:val="0"/>
                  <w:sz w:val="24"/>
                  <w:szCs w:val="24"/>
                </w:rPr>
                <m:t>D</m:t>
              </w:ins>
            </m:r>
          </m:e>
          <m:sub>
            <m:r>
              <w:ins w:id="2751" w:author="Zhang Li" w:date="2022-06-12T15:03:00Z">
                <m:rPr>
                  <m:sty m:val="p"/>
                </m:rPr>
                <w:rPr>
                  <w:rFonts w:ascii="Cambria Math" w:eastAsia="宋体" w:hAnsi="Cambria Math" w:cs="Times New Roman"/>
                  <w:kern w:val="0"/>
                  <w:sz w:val="24"/>
                  <w:szCs w:val="24"/>
                </w:rPr>
                <m:t>0</m:t>
              </w:ins>
            </m:r>
          </m:sub>
        </m:sSub>
      </m:oMath>
      <w:ins w:id="275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753" w:author="Zhang Li" w:date="2022-06-12T15:03:00Z">
                <w:rPr>
                  <w:rFonts w:ascii="Cambria Math" w:eastAsia="宋体" w:hAnsi="Cambria Math" w:cs="Times New Roman"/>
                  <w:kern w:val="0"/>
                  <w:sz w:val="24"/>
                  <w:szCs w:val="24"/>
                </w:rPr>
              </w:ins>
            </m:ctrlPr>
          </m:sSubPr>
          <m:e>
            <m:r>
              <w:ins w:id="2754" w:author="Zhang Li" w:date="2022-06-12T15:03:00Z">
                <w:rPr>
                  <w:rFonts w:ascii="Cambria Math" w:eastAsia="宋体" w:hAnsi="Cambria Math" w:cs="Times New Roman"/>
                  <w:kern w:val="0"/>
                  <w:sz w:val="24"/>
                  <w:szCs w:val="24"/>
                </w:rPr>
                <m:t>D</m:t>
              </w:ins>
            </m:r>
          </m:e>
          <m:sub>
            <m:r>
              <w:ins w:id="2755" w:author="Zhang Li" w:date="2022-06-12T15:03:00Z">
                <w:rPr>
                  <w:rFonts w:ascii="Cambria Math" w:eastAsia="宋体" w:hAnsi="Cambria Math" w:cs="Times New Roman"/>
                  <w:kern w:val="0"/>
                  <w:sz w:val="24"/>
                  <w:szCs w:val="24"/>
                </w:rPr>
                <m:t>t</m:t>
              </w:ins>
            </m:r>
          </m:sub>
        </m:sSub>
      </m:oMath>
      <w:ins w:id="275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77777777" w:rsidR="00614FA7" w:rsidRPr="00641646" w:rsidRDefault="007E3AC4" w:rsidP="00614FA7">
      <w:pPr>
        <w:spacing w:afterLines="50" w:after="156"/>
        <w:rPr>
          <w:ins w:id="2757" w:author="Zhang Li" w:date="2022-06-12T15:03:00Z"/>
          <w:rFonts w:ascii="Times New Roman" w:eastAsia="宋体" w:hAnsi="Times New Roman" w:cs="Times New Roman"/>
          <w:kern w:val="0"/>
          <w:sz w:val="24"/>
          <w:szCs w:val="24"/>
        </w:rPr>
      </w:pPr>
      <m:oMathPara>
        <m:oMath>
          <m:sSub>
            <m:sSubPr>
              <m:ctrlPr>
                <w:ins w:id="2758" w:author="Zhang Li" w:date="2022-06-12T15:03:00Z">
                  <w:rPr>
                    <w:rFonts w:ascii="Cambria Math" w:eastAsia="宋体" w:hAnsi="Cambria Math" w:cs="Times New Roman"/>
                    <w:i/>
                    <w:kern w:val="0"/>
                    <w:sz w:val="24"/>
                    <w:szCs w:val="24"/>
                  </w:rPr>
                </w:ins>
              </m:ctrlPr>
            </m:sSubPr>
            <m:e>
              <m:r>
                <w:ins w:id="2759" w:author="Zhang Li" w:date="2022-06-12T15:03:00Z">
                  <w:rPr>
                    <w:rFonts w:ascii="Cambria Math" w:eastAsia="宋体" w:hAnsi="Cambria Math" w:cs="Times New Roman"/>
                    <w:kern w:val="0"/>
                    <w:sz w:val="24"/>
                    <w:szCs w:val="24"/>
                  </w:rPr>
                  <m:t>L</m:t>
                </w:ins>
              </m:r>
            </m:e>
            <m:sub>
              <m:r>
                <w:ins w:id="2760" w:author="Zhang Li" w:date="2022-06-12T15:03:00Z">
                  <w:rPr>
                    <w:rFonts w:ascii="Cambria Math" w:eastAsia="宋体" w:hAnsi="Cambria Math" w:cs="Times New Roman"/>
                    <w:kern w:val="0"/>
                    <w:sz w:val="24"/>
                    <w:szCs w:val="24"/>
                  </w:rPr>
                  <m:t>max</m:t>
                </w:ins>
              </m:r>
            </m:sub>
          </m:sSub>
          <m:r>
            <w:ins w:id="2761" w:author="Zhang Li" w:date="2022-06-12T15:03:00Z">
              <w:rPr>
                <w:rFonts w:ascii="Cambria Math" w:eastAsia="宋体" w:hAnsi="Cambria Math" w:cs="Times New Roman"/>
                <w:kern w:val="0"/>
                <w:sz w:val="24"/>
                <w:szCs w:val="24"/>
              </w:rPr>
              <m:t>=</m:t>
            </w:ins>
          </m:r>
          <m:sSubSup>
            <m:sSubSupPr>
              <m:ctrlPr>
                <w:ins w:id="2762" w:author="Zhang Li" w:date="2022-06-12T15:03:00Z">
                  <w:rPr>
                    <w:rFonts w:ascii="Cambria Math" w:eastAsia="宋体" w:hAnsi="Cambria Math" w:cs="Times New Roman"/>
                    <w:i/>
                    <w:kern w:val="0"/>
                    <w:sz w:val="24"/>
                    <w:szCs w:val="24"/>
                  </w:rPr>
                </w:ins>
              </m:ctrlPr>
            </m:sSubSupPr>
            <m:e>
              <m:sSub>
                <m:sSubPr>
                  <m:ctrlPr>
                    <w:ins w:id="2763" w:author="Zhang Li" w:date="2022-06-12T15:03:00Z">
                      <w:rPr>
                        <w:rFonts w:ascii="Cambria Math" w:eastAsia="宋体" w:hAnsi="Cambria Math" w:cs="Times New Roman"/>
                        <w:i/>
                        <w:kern w:val="0"/>
                        <w:sz w:val="24"/>
                        <w:szCs w:val="24"/>
                      </w:rPr>
                    </w:ins>
                  </m:ctrlPr>
                </m:sSubPr>
                <m:e>
                  <m:r>
                    <w:ins w:id="2764" w:author="Zhang Li" w:date="2022-06-12T15:03:00Z">
                      <w:rPr>
                        <w:rFonts w:ascii="Cambria Math" w:eastAsia="宋体" w:hAnsi="Cambria Math" w:cs="Times New Roman"/>
                        <w:kern w:val="0"/>
                        <w:sz w:val="24"/>
                        <w:szCs w:val="24"/>
                      </w:rPr>
                      <m:t>τ</m:t>
                    </w:ins>
                  </m:r>
                </m:e>
                <m:sub>
                  <m:r>
                    <w:ins w:id="2765" w:author="Zhang Li" w:date="2022-06-12T15:03:00Z">
                      <w:rPr>
                        <w:rFonts w:ascii="Cambria Math" w:eastAsia="宋体" w:hAnsi="Cambria Math" w:cs="Times New Roman"/>
                        <w:kern w:val="0"/>
                        <w:sz w:val="24"/>
                        <w:szCs w:val="24"/>
                      </w:rPr>
                      <m:t>o</m:t>
                    </w:ins>
                  </m:r>
                </m:sub>
              </m:sSub>
              <m:r>
                <w:ins w:id="2766" w:author="Zhang Li" w:date="2022-06-12T15:03:00Z">
                  <w:rPr>
                    <w:rFonts w:ascii="Cambria Math" w:eastAsia="宋体" w:hAnsi="Cambria Math" w:cs="Times New Roman"/>
                    <w:kern w:val="0"/>
                    <w:sz w:val="24"/>
                    <w:szCs w:val="24"/>
                  </w:rPr>
                  <m:t>⋅T</m:t>
                </w:ins>
              </m:r>
            </m:e>
            <m:sub>
              <m:r>
                <w:ins w:id="2767" w:author="Zhang Li" w:date="2022-06-12T15:03:00Z">
                  <w:rPr>
                    <w:rFonts w:ascii="Cambria Math" w:eastAsia="宋体" w:hAnsi="Cambria Math" w:cs="Times New Roman"/>
                    <w:kern w:val="0"/>
                    <w:sz w:val="24"/>
                    <w:szCs w:val="24"/>
                  </w:rPr>
                  <m:t>B</m:t>
                </w:ins>
              </m:r>
            </m:sub>
            <m:sup>
              <m:r>
                <w:ins w:id="2768" w:author="Zhang Li" w:date="2022-06-12T15:03:00Z">
                  <w:rPr>
                    <w:rFonts w:ascii="Cambria Math" w:eastAsia="宋体" w:hAnsi="Cambria Math" w:cs="Times New Roman"/>
                    <w:kern w:val="0"/>
                    <w:sz w:val="24"/>
                    <w:szCs w:val="24"/>
                  </w:rPr>
                  <m:t>max</m:t>
                </w:ins>
              </m:r>
            </m:sup>
          </m:sSubSup>
          <m:r>
            <w:ins w:id="2769" w:author="Zhang Li" w:date="2022-06-12T15:03:00Z">
              <w:rPr>
                <w:rFonts w:ascii="Cambria Math" w:eastAsia="宋体" w:hAnsi="Cambria Math" w:cs="Times New Roman"/>
                <w:kern w:val="0"/>
                <w:sz w:val="24"/>
                <w:szCs w:val="24"/>
              </w:rPr>
              <m:t xml:space="preserve">+ </m:t>
            </w:ins>
          </m:r>
          <m:sSub>
            <m:sSubPr>
              <m:ctrlPr>
                <w:ins w:id="2770" w:author="Zhang Li" w:date="2022-06-12T15:03:00Z">
                  <w:rPr>
                    <w:rFonts w:ascii="Cambria Math" w:eastAsia="宋体" w:hAnsi="Cambria Math" w:cs="Times New Roman"/>
                    <w:i/>
                    <w:kern w:val="0"/>
                    <w:sz w:val="24"/>
                    <w:szCs w:val="24"/>
                  </w:rPr>
                </w:ins>
              </m:ctrlPr>
            </m:sSubPr>
            <m:e>
              <m:r>
                <w:ins w:id="2771" w:author="Zhang Li" w:date="2022-06-12T15:03:00Z">
                  <w:rPr>
                    <w:rFonts w:ascii="Cambria Math" w:eastAsia="宋体" w:hAnsi="Cambria Math" w:cs="Times New Roman"/>
                    <w:kern w:val="0"/>
                    <w:sz w:val="24"/>
                    <w:szCs w:val="24"/>
                  </w:rPr>
                  <m:t>τ</m:t>
                </w:ins>
              </m:r>
            </m:e>
            <m:sub>
              <m:r>
                <w:ins w:id="2772" w:author="Zhang Li" w:date="2022-06-12T15:03:00Z">
                  <w:rPr>
                    <w:rFonts w:ascii="Cambria Math" w:eastAsia="宋体" w:hAnsi="Cambria Math" w:cs="Times New Roman"/>
                    <w:kern w:val="0"/>
                    <w:sz w:val="24"/>
                    <w:szCs w:val="24"/>
                  </w:rPr>
                  <m:t>o</m:t>
                </w:ins>
              </m:r>
            </m:sub>
          </m:sSub>
          <m:r>
            <w:ins w:id="2773" w:author="Zhang Li" w:date="2022-06-12T15:03:00Z">
              <w:rPr>
                <w:rFonts w:ascii="Cambria Math" w:eastAsia="宋体" w:hAnsi="Cambria Math" w:cs="Times New Roman"/>
                <w:kern w:val="0"/>
                <w:sz w:val="24"/>
                <w:szCs w:val="24"/>
              </w:rPr>
              <m:t>⋅</m:t>
            </w:ins>
          </m:r>
          <m:nary>
            <m:naryPr>
              <m:chr m:val="∑"/>
              <m:limLoc m:val="undOvr"/>
              <m:ctrlPr>
                <w:ins w:id="2774" w:author="Zhang Li" w:date="2022-06-12T15:03:00Z">
                  <w:rPr>
                    <w:rFonts w:ascii="Cambria Math" w:eastAsia="宋体" w:hAnsi="Cambria Math" w:cs="Times New Roman"/>
                    <w:i/>
                    <w:kern w:val="0"/>
                    <w:sz w:val="24"/>
                    <w:szCs w:val="24"/>
                  </w:rPr>
                </w:ins>
              </m:ctrlPr>
            </m:naryPr>
            <m:sub>
              <m:r>
                <w:ins w:id="2775" w:author="Zhang Li" w:date="2022-06-12T15:03:00Z">
                  <w:rPr>
                    <w:rFonts w:ascii="Cambria Math" w:eastAsia="宋体" w:hAnsi="Cambria Math" w:cs="Times New Roman"/>
                    <w:kern w:val="0"/>
                    <w:sz w:val="24"/>
                    <w:szCs w:val="24"/>
                  </w:rPr>
                  <m:t>i=0</m:t>
                </w:ins>
              </m:r>
            </m:sub>
            <m:sup>
              <m:r>
                <w:ins w:id="2776" w:author="Zhang Li" w:date="2022-06-12T15:03:00Z">
                  <w:rPr>
                    <w:rFonts w:ascii="Cambria Math" w:eastAsia="宋体" w:hAnsi="Cambria Math" w:cs="Times New Roman"/>
                    <w:kern w:val="0"/>
                    <w:sz w:val="24"/>
                    <w:szCs w:val="24"/>
                  </w:rPr>
                  <m:t>N</m:t>
                </w:ins>
              </m:r>
            </m:sup>
            <m:e>
              <m:sSub>
                <m:sSubPr>
                  <m:ctrlPr>
                    <w:ins w:id="2777" w:author="Zhang Li" w:date="2022-06-12T15:03:00Z">
                      <w:rPr>
                        <w:rFonts w:ascii="Cambria Math" w:eastAsia="宋体" w:hAnsi="Cambria Math" w:cs="Times New Roman"/>
                        <w:i/>
                        <w:kern w:val="0"/>
                        <w:sz w:val="24"/>
                        <w:szCs w:val="24"/>
                      </w:rPr>
                    </w:ins>
                  </m:ctrlPr>
                </m:sSubPr>
                <m:e>
                  <m:r>
                    <w:ins w:id="2778" w:author="Zhang Li" w:date="2022-06-12T15:03:00Z">
                      <w:rPr>
                        <w:rFonts w:ascii="Cambria Math" w:eastAsia="宋体" w:hAnsi="Cambria Math" w:cs="Times New Roman"/>
                        <w:kern w:val="0"/>
                        <w:sz w:val="24"/>
                        <w:szCs w:val="24"/>
                      </w:rPr>
                      <m:t>T</m:t>
                    </w:ins>
                  </m:r>
                </m:e>
                <m:sub>
                  <m:r>
                    <w:ins w:id="2779"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2780" w:author="Zhang Li" w:date="2022-06-12T15:03:00Z"/>
          <w:rFonts w:ascii="Times New Roman" w:eastAsia="宋体" w:hAnsi="Times New Roman" w:cs="Times New Roman"/>
          <w:kern w:val="0"/>
          <w:sz w:val="24"/>
          <w:szCs w:val="24"/>
        </w:rPr>
      </w:pPr>
      <w:ins w:id="2781" w:author="Zhang Li" w:date="2022-06-12T15:03:00Z">
        <w:r>
          <w:rPr>
            <w:rFonts w:ascii="Times New Roman" w:eastAsia="宋体" w:hAnsi="Times New Roman" w:cs="Times New Roman"/>
            <w:kern w:val="0"/>
            <w:sz w:val="24"/>
            <w:szCs w:val="24"/>
          </w:rPr>
          <w:t xml:space="preserve">where </w:t>
        </w:r>
      </w:ins>
      <m:oMath>
        <m:sSubSup>
          <m:sSubSupPr>
            <m:ctrlPr>
              <w:ins w:id="2782" w:author="Zhang Li" w:date="2022-06-12T15:03:00Z">
                <w:rPr>
                  <w:rFonts w:ascii="Cambria Math" w:eastAsia="宋体" w:hAnsi="Cambria Math" w:cs="Times New Roman"/>
                  <w:i/>
                  <w:kern w:val="0"/>
                  <w:sz w:val="24"/>
                  <w:szCs w:val="24"/>
                </w:rPr>
              </w:ins>
            </m:ctrlPr>
          </m:sSubSupPr>
          <m:e>
            <m:r>
              <w:ins w:id="2783" w:author="Zhang Li" w:date="2022-06-12T15:03:00Z">
                <w:rPr>
                  <w:rFonts w:ascii="Cambria Math" w:eastAsia="宋体" w:hAnsi="Cambria Math" w:cs="Times New Roman"/>
                  <w:kern w:val="0"/>
                  <w:sz w:val="24"/>
                  <w:szCs w:val="24"/>
                </w:rPr>
                <m:t>T</m:t>
              </w:ins>
            </m:r>
          </m:e>
          <m:sub>
            <m:r>
              <w:ins w:id="2784" w:author="Zhang Li" w:date="2022-06-12T15:03:00Z">
                <w:rPr>
                  <w:rFonts w:ascii="Cambria Math" w:eastAsia="宋体" w:hAnsi="Cambria Math" w:cs="Times New Roman"/>
                  <w:kern w:val="0"/>
                  <w:sz w:val="24"/>
                  <w:szCs w:val="24"/>
                </w:rPr>
                <m:t>B</m:t>
              </w:ins>
            </m:r>
          </m:sub>
          <m:sup>
            <m:r>
              <w:ins w:id="2785" w:author="Zhang Li" w:date="2022-06-12T15:03:00Z">
                <w:rPr>
                  <w:rFonts w:ascii="Cambria Math" w:eastAsia="宋体" w:hAnsi="Cambria Math" w:cs="Times New Roman"/>
                  <w:kern w:val="0"/>
                  <w:sz w:val="24"/>
                  <w:szCs w:val="24"/>
                </w:rPr>
                <m:t>max</m:t>
              </w:ins>
            </m:r>
          </m:sup>
        </m:sSubSup>
        <m:r>
          <w:ins w:id="2786" w:author="Zhang Li" w:date="2022-06-12T15:03:00Z">
            <w:rPr>
              <w:rFonts w:ascii="Cambria Math" w:eastAsia="宋体" w:hAnsi="Cambria Math" w:cs="Times New Roman"/>
              <w:kern w:val="0"/>
              <w:sz w:val="24"/>
              <w:szCs w:val="24"/>
            </w:rPr>
            <m:t>=</m:t>
          </w:ins>
        </m:r>
        <m:f>
          <m:fPr>
            <m:ctrlPr>
              <w:ins w:id="2787" w:author="Zhang Li" w:date="2022-06-12T15:03:00Z">
                <w:rPr>
                  <w:rFonts w:ascii="Cambria Math" w:eastAsia="宋体" w:hAnsi="Cambria Math" w:cs="Times New Roman"/>
                  <w:kern w:val="0"/>
                  <w:sz w:val="24"/>
                  <w:szCs w:val="24"/>
                </w:rPr>
              </w:ins>
            </m:ctrlPr>
          </m:fPr>
          <m:num>
            <m:sSub>
              <m:sSubPr>
                <m:ctrlPr>
                  <w:ins w:id="2788" w:author="Zhang Li" w:date="2022-06-12T15:03:00Z">
                    <w:rPr>
                      <w:rFonts w:ascii="Cambria Math" w:eastAsia="宋体" w:hAnsi="Cambria Math" w:cs="Times New Roman"/>
                      <w:kern w:val="0"/>
                      <w:sz w:val="24"/>
                      <w:szCs w:val="24"/>
                    </w:rPr>
                  </w:ins>
                </m:ctrlPr>
              </m:sSubPr>
              <m:e>
                <m:r>
                  <w:ins w:id="2789" w:author="Zhang Li" w:date="2022-06-12T15:03:00Z">
                    <w:rPr>
                      <w:rFonts w:ascii="Cambria Math" w:eastAsia="宋体" w:hAnsi="Cambria Math" w:cs="Times New Roman"/>
                      <w:kern w:val="0"/>
                      <w:sz w:val="24"/>
                      <w:szCs w:val="24"/>
                    </w:rPr>
                    <m:t>D</m:t>
                  </w:ins>
                </m:r>
              </m:e>
              <m:sub>
                <m:r>
                  <w:ins w:id="2790" w:author="Zhang Li" w:date="2022-06-12T15:03:00Z">
                    <m:rPr>
                      <m:sty m:val="p"/>
                    </m:rPr>
                    <w:rPr>
                      <w:rFonts w:ascii="Cambria Math" w:eastAsia="宋体" w:hAnsi="Cambria Math" w:cs="Times New Roman"/>
                      <w:kern w:val="0"/>
                      <w:sz w:val="24"/>
                      <w:szCs w:val="24"/>
                    </w:rPr>
                    <m:t>0</m:t>
                  </w:ins>
                </m:r>
              </m:sub>
            </m:sSub>
            <m:r>
              <w:ins w:id="2791" w:author="Zhang Li" w:date="2022-06-12T15:03:00Z">
                <m:rPr>
                  <m:sty m:val="p"/>
                </m:rPr>
                <w:rPr>
                  <w:rFonts w:ascii="Cambria Math" w:eastAsia="宋体" w:hAnsi="Cambria Math" w:cs="Times New Roman"/>
                  <w:kern w:val="0"/>
                  <w:sz w:val="24"/>
                  <w:szCs w:val="24"/>
                </w:rPr>
                <m:t>+</m:t>
              </w:ins>
            </m:r>
            <m:sSub>
              <m:sSubPr>
                <m:ctrlPr>
                  <w:ins w:id="2792" w:author="Zhang Li" w:date="2022-06-12T15:03:00Z">
                    <w:rPr>
                      <w:rFonts w:ascii="Cambria Math" w:eastAsia="宋体" w:hAnsi="Cambria Math" w:cs="Times New Roman"/>
                      <w:kern w:val="0"/>
                      <w:sz w:val="24"/>
                      <w:szCs w:val="24"/>
                    </w:rPr>
                  </w:ins>
                </m:ctrlPr>
              </m:sSubPr>
              <m:e>
                <m:r>
                  <w:ins w:id="2793" w:author="Zhang Li" w:date="2022-06-12T15:03:00Z">
                    <w:rPr>
                      <w:rFonts w:ascii="Cambria Math" w:eastAsia="宋体" w:hAnsi="Cambria Math" w:cs="Times New Roman"/>
                      <w:kern w:val="0"/>
                      <w:sz w:val="24"/>
                      <w:szCs w:val="24"/>
                    </w:rPr>
                    <m:t>n</m:t>
                  </w:ins>
                </m:r>
              </m:e>
              <m:sub>
                <m:r>
                  <w:ins w:id="2794" w:author="Zhang Li" w:date="2022-06-12T15:03:00Z">
                    <w:rPr>
                      <w:rFonts w:ascii="Cambria Math" w:eastAsia="宋体" w:hAnsi="Cambria Math" w:cs="Times New Roman"/>
                      <w:kern w:val="0"/>
                      <w:sz w:val="24"/>
                      <w:szCs w:val="24"/>
                    </w:rPr>
                    <m:t>max</m:t>
                  </w:ins>
                </m:r>
              </m:sub>
            </m:sSub>
            <m:r>
              <w:ins w:id="2795" w:author="Zhang Li" w:date="2022-06-12T15:03:00Z">
                <m:rPr>
                  <m:sty m:val="p"/>
                </m:rPr>
                <w:rPr>
                  <w:rFonts w:ascii="Cambria Math" w:eastAsia="宋体" w:hAnsi="Cambria Math" w:cs="Times New Roman"/>
                  <w:kern w:val="0"/>
                  <w:sz w:val="24"/>
                  <w:szCs w:val="24"/>
                </w:rPr>
                <m:t>⋅</m:t>
              </w:ins>
            </m:r>
            <m:sSub>
              <m:sSubPr>
                <m:ctrlPr>
                  <w:ins w:id="2796" w:author="Zhang Li" w:date="2022-06-12T15:03:00Z">
                    <w:rPr>
                      <w:rFonts w:ascii="Cambria Math" w:eastAsia="宋体" w:hAnsi="Cambria Math" w:cs="Times New Roman"/>
                      <w:kern w:val="0"/>
                      <w:sz w:val="24"/>
                      <w:szCs w:val="24"/>
                    </w:rPr>
                  </w:ins>
                </m:ctrlPr>
              </m:sSubPr>
              <m:e>
                <m:r>
                  <w:ins w:id="2797" w:author="Zhang Li" w:date="2022-06-12T15:03:00Z">
                    <w:rPr>
                      <w:rFonts w:ascii="Cambria Math" w:eastAsia="宋体" w:hAnsi="Cambria Math" w:cs="Times New Roman"/>
                      <w:kern w:val="0"/>
                      <w:sz w:val="24"/>
                      <w:szCs w:val="24"/>
                    </w:rPr>
                    <m:t>D</m:t>
                  </w:ins>
                </m:r>
              </m:e>
              <m:sub>
                <m:r>
                  <w:ins w:id="2798" w:author="Zhang Li" w:date="2022-06-12T15:03:00Z">
                    <w:rPr>
                      <w:rFonts w:ascii="Cambria Math" w:eastAsia="宋体" w:hAnsi="Cambria Math" w:cs="Times New Roman"/>
                      <w:kern w:val="0"/>
                      <w:sz w:val="24"/>
                      <w:szCs w:val="24"/>
                    </w:rPr>
                    <m:t>t</m:t>
                  </w:ins>
                </m:r>
              </m:sub>
            </m:sSub>
          </m:num>
          <m:den>
            <m:r>
              <w:ins w:id="2799" w:author="Zhang Li" w:date="2022-06-12T15:03:00Z">
                <w:rPr>
                  <w:rFonts w:ascii="Cambria Math" w:eastAsia="宋体" w:hAnsi="Cambria Math" w:cs="Times New Roman"/>
                  <w:kern w:val="0"/>
                  <w:sz w:val="24"/>
                  <w:szCs w:val="24"/>
                </w:rPr>
                <m:t>M</m:t>
              </w:ins>
            </m:r>
          </m:den>
        </m:f>
        <m:r>
          <w:ins w:id="2800" w:author="Zhang Li" w:date="2022-06-12T15:03:00Z">
            <w:rPr>
              <w:rFonts w:ascii="Cambria Math" w:eastAsia="宋体" w:hAnsi="Cambria Math" w:cs="Times New Roman"/>
              <w:kern w:val="0"/>
              <w:sz w:val="24"/>
              <w:szCs w:val="24"/>
            </w:rPr>
            <m:t xml:space="preserve"> </m:t>
          </w:ins>
        </m:r>
      </m:oMath>
      <w:ins w:id="2801"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2802" w:author="Zhang Li" w:date="2022-06-12T15:03:00Z">
                <w:rPr>
                  <w:rFonts w:ascii="Cambria Math" w:eastAsia="宋体" w:hAnsi="Cambria Math" w:cs="Times New Roman"/>
                  <w:i/>
                  <w:kern w:val="0"/>
                  <w:sz w:val="24"/>
                  <w:szCs w:val="24"/>
                </w:rPr>
              </w:ins>
            </m:ctrlPr>
          </m:sSubPr>
          <m:e>
            <m:r>
              <w:ins w:id="2803" w:author="Zhang Li" w:date="2022-06-12T15:03:00Z">
                <w:rPr>
                  <w:rFonts w:ascii="Cambria Math" w:eastAsia="宋体" w:hAnsi="Cambria Math" w:cs="Times New Roman"/>
                  <w:kern w:val="0"/>
                  <w:sz w:val="24"/>
                  <w:szCs w:val="24"/>
                </w:rPr>
                <m:t>T</m:t>
              </w:ins>
            </m:r>
          </m:e>
          <m:sub>
            <m:r>
              <w:ins w:id="2804" w:author="Zhang Li" w:date="2022-06-12T15:03:00Z">
                <w:rPr>
                  <w:rFonts w:ascii="Cambria Math" w:eastAsia="宋体" w:hAnsi="Cambria Math" w:cs="Times New Roman"/>
                  <w:kern w:val="0"/>
                  <w:sz w:val="24"/>
                  <w:szCs w:val="24"/>
                </w:rPr>
                <m:t>sig</m:t>
              </w:ins>
            </m:r>
          </m:sub>
        </m:sSub>
      </m:oMath>
      <w:ins w:id="280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2806" w:author="Zhang Li" w:date="2022-06-12T15:03:00Z">
            <w:rPr>
              <w:rFonts w:ascii="Cambria Math" w:eastAsia="宋体" w:hAnsi="Cambria Math" w:cs="Times New Roman"/>
              <w:kern w:val="0"/>
              <w:sz w:val="24"/>
              <w:szCs w:val="24"/>
            </w:rPr>
            <m:t>p</m:t>
          </w:ins>
        </m:r>
      </m:oMath>
      <w:ins w:id="2807"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7777777" w:rsidR="00614FA7" w:rsidRDefault="00614FA7" w:rsidP="00614FA7">
      <w:pPr>
        <w:spacing w:beforeLines="50" w:before="156" w:afterLines="50" w:after="156"/>
        <w:rPr>
          <w:ins w:id="2808" w:author="Zhang Li" w:date="2022-06-12T15:03:00Z"/>
          <w:rFonts w:ascii="Times New Roman" w:eastAsia="宋体" w:hAnsi="Times New Roman" w:cs="Times New Roman"/>
          <w:kern w:val="0"/>
          <w:sz w:val="24"/>
          <w:szCs w:val="24"/>
        </w:rPr>
      </w:pPr>
      <w:ins w:id="2809"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2810" w:author="Zhang Li" w:date="2022-06-12T15:03:00Z">
                <w:rPr>
                  <w:rFonts w:ascii="Cambria Math" w:eastAsia="宋体" w:hAnsi="Cambria Math" w:cs="Times New Roman"/>
                  <w:i/>
                  <w:kern w:val="0"/>
                  <w:sz w:val="24"/>
                  <w:szCs w:val="24"/>
                </w:rPr>
              </w:ins>
            </m:ctrlPr>
          </m:sSubSupPr>
          <m:e>
            <m:r>
              <w:ins w:id="2811" w:author="Zhang Li" w:date="2022-06-12T15:03:00Z">
                <w:rPr>
                  <w:rFonts w:ascii="Cambria Math" w:eastAsia="宋体" w:hAnsi="Cambria Math" w:cs="Times New Roman"/>
                  <w:kern w:val="0"/>
                  <w:sz w:val="24"/>
                  <w:szCs w:val="24"/>
                </w:rPr>
                <m:t>T</m:t>
              </w:ins>
            </m:r>
          </m:e>
          <m:sub>
            <m:r>
              <w:ins w:id="2812" w:author="Zhang Li" w:date="2022-06-12T15:03:00Z">
                <w:rPr>
                  <w:rFonts w:ascii="Cambria Math" w:eastAsia="宋体" w:hAnsi="Cambria Math" w:cs="Times New Roman"/>
                  <w:kern w:val="0"/>
                  <w:sz w:val="24"/>
                  <w:szCs w:val="24"/>
                </w:rPr>
                <m:t>B</m:t>
              </w:ins>
            </m:r>
          </m:sub>
          <m:sup>
            <m:r>
              <w:ins w:id="2813" w:author="Zhang Li" w:date="2022-06-12T15:03:00Z">
                <w:rPr>
                  <w:rFonts w:ascii="Cambria Math" w:eastAsia="宋体" w:hAnsi="Cambria Math" w:cs="Times New Roman"/>
                  <w:kern w:val="0"/>
                  <w:sz w:val="24"/>
                  <w:szCs w:val="24"/>
                </w:rPr>
                <m:t>max</m:t>
              </w:ins>
            </m:r>
          </m:sup>
        </m:sSubSup>
      </m:oMath>
      <w:ins w:id="281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2815" w:author="Zhang Li" w:date="2022-06-12T15:03:00Z">
                <w:rPr>
                  <w:rFonts w:ascii="Cambria Math" w:eastAsia="宋体" w:hAnsi="Cambria Math" w:cs="Times New Roman"/>
                  <w:i/>
                  <w:kern w:val="0"/>
                  <w:sz w:val="24"/>
                  <w:szCs w:val="24"/>
                </w:rPr>
              </w:ins>
            </m:ctrlPr>
          </m:sSubPr>
          <m:e>
            <m:r>
              <w:ins w:id="2816" w:author="Zhang Li" w:date="2022-06-12T15:03:00Z">
                <w:rPr>
                  <w:rFonts w:ascii="Cambria Math" w:eastAsia="宋体" w:hAnsi="Cambria Math" w:cs="Times New Roman"/>
                  <w:kern w:val="0"/>
                  <w:sz w:val="24"/>
                  <w:szCs w:val="24"/>
                </w:rPr>
                <m:t>T</m:t>
              </w:ins>
            </m:r>
          </m:e>
          <m:sub>
            <m:r>
              <w:ins w:id="2817" w:author="Zhang Li" w:date="2022-06-12T15:03:00Z">
                <w:rPr>
                  <w:rFonts w:ascii="Cambria Math" w:eastAsia="宋体" w:hAnsi="Cambria Math" w:cs="Times New Roman"/>
                  <w:kern w:val="0"/>
                  <w:sz w:val="24"/>
                  <w:szCs w:val="24"/>
                </w:rPr>
                <m:t>sig</m:t>
              </w:ins>
            </m:r>
          </m:sub>
        </m:sSub>
      </m:oMath>
      <w:ins w:id="28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w:ins>
      <m:oMath>
        <m:r>
          <w:ins w:id="2819" w:author="Zhang Li" w:date="2022-06-12T15:03:00Z">
            <w:rPr>
              <w:rFonts w:ascii="Cambria Math" w:eastAsia="宋体" w:hAnsi="Cambria Math" w:cs="Times New Roman"/>
              <w:kern w:val="0"/>
              <w:sz w:val="24"/>
              <w:szCs w:val="24"/>
            </w:rPr>
            <m:t>p</m:t>
          </w:ins>
        </m:r>
      </m:oMath>
      <w:ins w:id="2820" w:author="Zhang Li" w:date="2022-06-12T15:03:00Z">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w:ins>
      <m:oMath>
        <m:r>
          <w:ins w:id="2821" w:author="Zhang Li" w:date="2022-06-12T15:03:00Z">
            <w:rPr>
              <w:rFonts w:ascii="Cambria Math" w:eastAsia="宋体" w:hAnsi="Cambria Math" w:cs="Times New Roman"/>
              <w:kern w:val="0"/>
              <w:sz w:val="24"/>
              <w:szCs w:val="24"/>
            </w:rPr>
            <m:t>F=(</m:t>
          </w:ins>
        </m:r>
        <m:sSubSup>
          <m:sSubSupPr>
            <m:ctrlPr>
              <w:ins w:id="2822" w:author="Zhang Li" w:date="2022-06-12T15:03:00Z">
                <w:rPr>
                  <w:rFonts w:ascii="Cambria Math" w:eastAsia="宋体" w:hAnsi="Cambria Math" w:cs="Times New Roman"/>
                  <w:i/>
                  <w:kern w:val="0"/>
                  <w:sz w:val="24"/>
                  <w:szCs w:val="24"/>
                </w:rPr>
              </w:ins>
            </m:ctrlPr>
          </m:sSubSupPr>
          <m:e>
            <m:r>
              <w:ins w:id="2823" w:author="Zhang Li" w:date="2022-06-12T15:03:00Z">
                <w:rPr>
                  <w:rFonts w:ascii="Cambria Math" w:eastAsia="宋体" w:hAnsi="Cambria Math" w:cs="Times New Roman"/>
                  <w:kern w:val="0"/>
                  <w:sz w:val="24"/>
                  <w:szCs w:val="24"/>
                </w:rPr>
                <m:t>T</m:t>
              </w:ins>
            </m:r>
          </m:e>
          <m:sub>
            <m:r>
              <w:ins w:id="2824" w:author="Zhang Li" w:date="2022-06-12T15:03:00Z">
                <w:rPr>
                  <w:rFonts w:ascii="Cambria Math" w:eastAsia="宋体" w:hAnsi="Cambria Math" w:cs="Times New Roman"/>
                  <w:kern w:val="0"/>
                  <w:sz w:val="24"/>
                  <w:szCs w:val="24"/>
                </w:rPr>
                <m:t>B</m:t>
              </w:ins>
            </m:r>
          </m:sub>
          <m:sup>
            <m:r>
              <w:ins w:id="2825" w:author="Zhang Li" w:date="2022-06-12T15:03:00Z">
                <w:rPr>
                  <w:rFonts w:ascii="Cambria Math" w:eastAsia="宋体" w:hAnsi="Cambria Math" w:cs="Times New Roman"/>
                  <w:kern w:val="0"/>
                  <w:sz w:val="24"/>
                  <w:szCs w:val="24"/>
                </w:rPr>
                <m:t>max</m:t>
              </w:ins>
            </m:r>
          </m:sup>
        </m:sSubSup>
        <m:r>
          <w:ins w:id="2826" w:author="Zhang Li" w:date="2022-06-12T15:03:00Z">
            <w:rPr>
              <w:rFonts w:ascii="Cambria Math" w:eastAsia="宋体" w:hAnsi="Cambria Math" w:cs="Times New Roman"/>
              <w:kern w:val="0"/>
              <w:sz w:val="24"/>
              <w:szCs w:val="24"/>
            </w:rPr>
            <m:t>+</m:t>
          </w:ins>
        </m:r>
        <m:nary>
          <m:naryPr>
            <m:chr m:val="∑"/>
            <m:limLoc m:val="undOvr"/>
            <m:ctrlPr>
              <w:ins w:id="2827" w:author="Zhang Li" w:date="2022-06-12T15:03:00Z">
                <w:rPr>
                  <w:rFonts w:ascii="Cambria Math" w:eastAsia="宋体" w:hAnsi="Cambria Math" w:cs="Times New Roman"/>
                  <w:i/>
                  <w:kern w:val="0"/>
                  <w:sz w:val="24"/>
                  <w:szCs w:val="24"/>
                </w:rPr>
              </w:ins>
            </m:ctrlPr>
          </m:naryPr>
          <m:sub>
            <m:r>
              <w:ins w:id="2828" w:author="Zhang Li" w:date="2022-06-12T15:03:00Z">
                <w:rPr>
                  <w:rFonts w:ascii="Cambria Math" w:eastAsia="宋体" w:hAnsi="Cambria Math" w:cs="Times New Roman"/>
                  <w:kern w:val="0"/>
                  <w:sz w:val="24"/>
                  <w:szCs w:val="24"/>
                </w:rPr>
                <m:t>i=0</m:t>
              </w:ins>
            </m:r>
          </m:sub>
          <m:sup>
            <m:r>
              <w:ins w:id="2829" w:author="Zhang Li" w:date="2022-06-12T15:03:00Z">
                <w:rPr>
                  <w:rFonts w:ascii="Cambria Math" w:eastAsia="宋体" w:hAnsi="Cambria Math" w:cs="Times New Roman"/>
                  <w:kern w:val="0"/>
                  <w:sz w:val="24"/>
                  <w:szCs w:val="24"/>
                </w:rPr>
                <m:t>N</m:t>
              </w:ins>
            </m:r>
          </m:sup>
          <m:e>
            <m:sSub>
              <m:sSubPr>
                <m:ctrlPr>
                  <w:ins w:id="2830" w:author="Zhang Li" w:date="2022-06-12T15:03:00Z">
                    <w:rPr>
                      <w:rFonts w:ascii="Cambria Math" w:eastAsia="宋体" w:hAnsi="Cambria Math" w:cs="Times New Roman"/>
                      <w:i/>
                      <w:kern w:val="0"/>
                      <w:sz w:val="24"/>
                      <w:szCs w:val="24"/>
                    </w:rPr>
                  </w:ins>
                </m:ctrlPr>
              </m:sSubPr>
              <m:e>
                <m:r>
                  <w:ins w:id="2831" w:author="Zhang Li" w:date="2022-06-12T15:03:00Z">
                    <w:rPr>
                      <w:rFonts w:ascii="Cambria Math" w:eastAsia="宋体" w:hAnsi="Cambria Math" w:cs="Times New Roman"/>
                      <w:kern w:val="0"/>
                      <w:sz w:val="24"/>
                      <w:szCs w:val="24"/>
                    </w:rPr>
                    <m:t>T</m:t>
                  </w:ins>
                </m:r>
              </m:e>
              <m:sub>
                <m:r>
                  <w:ins w:id="2832" w:author="Zhang Li" w:date="2022-06-12T15:03:00Z">
                    <w:rPr>
                      <w:rFonts w:ascii="Cambria Math" w:eastAsia="宋体" w:hAnsi="Cambria Math" w:cs="Times New Roman"/>
                      <w:kern w:val="0"/>
                      <w:sz w:val="24"/>
                      <w:szCs w:val="24"/>
                    </w:rPr>
                    <m:t>sig</m:t>
                  </w:ins>
                </m:r>
              </m:sub>
            </m:sSub>
          </m:e>
        </m:nary>
        <m:r>
          <w:ins w:id="2833" w:author="Zhang Li" w:date="2022-06-12T15:03:00Z">
            <w:rPr>
              <w:rFonts w:ascii="Cambria Math" w:eastAsia="宋体" w:hAnsi="Cambria Math" w:cs="Times New Roman"/>
              <w:kern w:val="0"/>
              <w:sz w:val="24"/>
              <w:szCs w:val="24"/>
            </w:rPr>
            <m:t>)⋅</m:t>
          </w:ins>
        </m:r>
        <m:d>
          <m:dPr>
            <m:begChr m:val="⌈"/>
            <m:endChr m:val="⌉"/>
            <m:ctrlPr>
              <w:ins w:id="2834" w:author="Zhang Li" w:date="2022-06-12T15:03:00Z">
                <w:rPr>
                  <w:rFonts w:ascii="Cambria Math" w:eastAsia="宋体" w:hAnsi="Cambria Math" w:cs="Times New Roman"/>
                  <w:i/>
                  <w:kern w:val="0"/>
                  <w:sz w:val="24"/>
                  <w:szCs w:val="24"/>
                </w:rPr>
              </w:ins>
            </m:ctrlPr>
          </m:dPr>
          <m:e>
            <m:f>
              <m:fPr>
                <m:ctrlPr>
                  <w:ins w:id="2835" w:author="Zhang Li" w:date="2022-06-12T15:03:00Z">
                    <w:rPr>
                      <w:rFonts w:ascii="Cambria Math" w:eastAsia="宋体" w:hAnsi="Cambria Math" w:cs="Times New Roman"/>
                      <w:i/>
                      <w:kern w:val="0"/>
                      <w:sz w:val="24"/>
                      <w:szCs w:val="24"/>
                    </w:rPr>
                  </w:ins>
                </m:ctrlPr>
              </m:fPr>
              <m:num>
                <m:func>
                  <m:funcPr>
                    <m:ctrlPr>
                      <w:ins w:id="2836" w:author="Zhang Li" w:date="2022-06-12T15:03:00Z">
                        <w:rPr>
                          <w:rFonts w:ascii="Cambria Math" w:eastAsia="宋体" w:hAnsi="Cambria Math" w:cs="Times New Roman"/>
                          <w:i/>
                          <w:kern w:val="0"/>
                          <w:sz w:val="24"/>
                          <w:szCs w:val="24"/>
                        </w:rPr>
                      </w:ins>
                    </m:ctrlPr>
                  </m:funcPr>
                  <m:fName>
                    <m:r>
                      <w:ins w:id="2837" w:author="Zhang Li" w:date="2022-06-12T15:03:00Z">
                        <m:rPr>
                          <m:sty m:val="p"/>
                        </m:rPr>
                        <w:rPr>
                          <w:rFonts w:ascii="Cambria Math" w:eastAsia="宋体" w:hAnsi="Cambria Math" w:cs="Times New Roman"/>
                          <w:kern w:val="0"/>
                          <w:sz w:val="24"/>
                          <w:szCs w:val="24"/>
                        </w:rPr>
                        <m:t>log</m:t>
                      </w:ins>
                    </m:r>
                  </m:fName>
                  <m:e>
                    <m:d>
                      <m:dPr>
                        <m:ctrlPr>
                          <w:ins w:id="2838" w:author="Zhang Li" w:date="2022-06-12T15:03:00Z">
                            <w:rPr>
                              <w:rFonts w:ascii="Cambria Math" w:eastAsia="宋体" w:hAnsi="Cambria Math" w:cs="Times New Roman"/>
                              <w:i/>
                              <w:kern w:val="0"/>
                              <w:sz w:val="24"/>
                              <w:szCs w:val="24"/>
                            </w:rPr>
                          </w:ins>
                        </m:ctrlPr>
                      </m:dPr>
                      <m:e>
                        <m:r>
                          <w:ins w:id="2839" w:author="Zhang Li" w:date="2022-06-12T15:03:00Z">
                            <w:rPr>
                              <w:rFonts w:ascii="Cambria Math" w:eastAsia="宋体" w:hAnsi="Cambria Math" w:cs="Times New Roman"/>
                              <w:kern w:val="0"/>
                              <w:sz w:val="24"/>
                              <w:szCs w:val="24"/>
                            </w:rPr>
                            <m:t>1-ς</m:t>
                          </w:ins>
                        </m:r>
                      </m:e>
                    </m:d>
                  </m:e>
                </m:func>
              </m:num>
              <m:den>
                <m:func>
                  <m:funcPr>
                    <m:ctrlPr>
                      <w:ins w:id="2840" w:author="Zhang Li" w:date="2022-06-12T15:03:00Z">
                        <w:rPr>
                          <w:rFonts w:ascii="Cambria Math" w:eastAsia="宋体" w:hAnsi="Cambria Math" w:cs="Times New Roman"/>
                          <w:i/>
                          <w:kern w:val="0"/>
                          <w:sz w:val="24"/>
                          <w:szCs w:val="24"/>
                        </w:rPr>
                      </w:ins>
                    </m:ctrlPr>
                  </m:funcPr>
                  <m:fName>
                    <m:r>
                      <w:ins w:id="2841" w:author="Zhang Li" w:date="2022-06-12T15:03:00Z">
                        <m:rPr>
                          <m:sty m:val="p"/>
                        </m:rPr>
                        <w:rPr>
                          <w:rFonts w:ascii="Cambria Math" w:eastAsia="宋体" w:hAnsi="Cambria Math" w:cs="Times New Roman"/>
                          <w:kern w:val="0"/>
                          <w:sz w:val="24"/>
                          <w:szCs w:val="24"/>
                        </w:rPr>
                        <m:t>log</m:t>
                      </w:ins>
                    </m:r>
                  </m:fName>
                  <m:e>
                    <m:d>
                      <m:dPr>
                        <m:ctrlPr>
                          <w:ins w:id="2842" w:author="Zhang Li" w:date="2022-06-12T15:03:00Z">
                            <w:rPr>
                              <w:rFonts w:ascii="Cambria Math" w:eastAsia="宋体" w:hAnsi="Cambria Math" w:cs="Times New Roman"/>
                              <w:i/>
                              <w:kern w:val="0"/>
                              <w:sz w:val="24"/>
                              <w:szCs w:val="24"/>
                            </w:rPr>
                          </w:ins>
                        </m:ctrlPr>
                      </m:dPr>
                      <m:e>
                        <m:r>
                          <w:ins w:id="2843" w:author="Zhang Li" w:date="2022-06-12T15:03:00Z">
                            <w:rPr>
                              <w:rFonts w:ascii="Cambria Math" w:eastAsia="宋体" w:hAnsi="Cambria Math" w:cs="Times New Roman"/>
                              <w:kern w:val="0"/>
                              <w:sz w:val="24"/>
                              <w:szCs w:val="24"/>
                            </w:rPr>
                            <m:t>1-</m:t>
                          </w:ins>
                        </m:r>
                        <m:r>
                          <w:ins w:id="2844" w:author="Zhang Li" w:date="2022-06-12T15:03:00Z">
                            <w:rPr>
                              <w:rFonts w:ascii="Cambria Math" w:eastAsia="宋体" w:hAnsi="Cambria Math" w:cs="Times New Roman" w:hint="eastAsia"/>
                              <w:kern w:val="0"/>
                              <w:sz w:val="24"/>
                              <w:szCs w:val="24"/>
                            </w:rPr>
                            <m:t>N</m:t>
                          </w:ins>
                        </m:r>
                        <m:r>
                          <w:ins w:id="2845" w:author="Zhang Li" w:date="2022-06-12T15:03:00Z">
                            <w:rPr>
                              <w:rFonts w:ascii="Cambria Math" w:eastAsia="宋体" w:hAnsi="Cambria Math" w:cs="Times New Roman"/>
                              <w:kern w:val="0"/>
                              <w:sz w:val="24"/>
                              <w:szCs w:val="24"/>
                            </w:rPr>
                            <m:t>⋅p⋅</m:t>
                          </w:ins>
                        </m:r>
                        <m:sSup>
                          <m:sSupPr>
                            <m:ctrlPr>
                              <w:ins w:id="2846" w:author="Zhang Li" w:date="2022-06-12T15:03:00Z">
                                <w:rPr>
                                  <w:rFonts w:ascii="Cambria Math" w:eastAsia="宋体" w:hAnsi="Cambria Math" w:cs="Times New Roman"/>
                                  <w:i/>
                                  <w:kern w:val="0"/>
                                  <w:sz w:val="24"/>
                                  <w:szCs w:val="24"/>
                                </w:rPr>
                              </w:ins>
                            </m:ctrlPr>
                          </m:sSupPr>
                          <m:e>
                            <m:d>
                              <m:dPr>
                                <m:ctrlPr>
                                  <w:ins w:id="2847" w:author="Zhang Li" w:date="2022-06-12T15:03:00Z">
                                    <w:rPr>
                                      <w:rFonts w:ascii="Cambria Math" w:eastAsia="宋体" w:hAnsi="Cambria Math" w:cs="Times New Roman"/>
                                      <w:i/>
                                      <w:kern w:val="0"/>
                                      <w:sz w:val="24"/>
                                      <w:szCs w:val="24"/>
                                    </w:rPr>
                                  </w:ins>
                                </m:ctrlPr>
                              </m:dPr>
                              <m:e>
                                <m:r>
                                  <w:ins w:id="2848" w:author="Zhang Li" w:date="2022-06-12T15:03:00Z">
                                    <w:rPr>
                                      <w:rFonts w:ascii="Cambria Math" w:eastAsia="宋体" w:hAnsi="Cambria Math" w:cs="Times New Roman"/>
                                      <w:kern w:val="0"/>
                                      <w:sz w:val="24"/>
                                      <w:szCs w:val="24"/>
                                    </w:rPr>
                                    <m:t>1-p</m:t>
                                  </w:ins>
                                </m:r>
                              </m:e>
                            </m:d>
                          </m:e>
                          <m:sup>
                            <m:r>
                              <w:ins w:id="2849" w:author="Zhang Li" w:date="2022-06-12T15:03:00Z">
                                <w:rPr>
                                  <w:rFonts w:ascii="Cambria Math" w:eastAsia="宋体" w:hAnsi="Cambria Math" w:cs="Times New Roman"/>
                                  <w:kern w:val="0"/>
                                  <w:sz w:val="24"/>
                                  <w:szCs w:val="24"/>
                                </w:rPr>
                                <m:t>N-1</m:t>
                              </w:ins>
                            </m:r>
                          </m:sup>
                        </m:sSup>
                      </m:e>
                    </m:d>
                  </m:e>
                </m:func>
              </m:den>
            </m:f>
          </m:e>
        </m:d>
      </m:oMath>
      <w:ins w:id="285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2851" w:author="Zhang Li" w:date="2022-06-12T15:03:00Z">
            <w:rPr>
              <w:rFonts w:ascii="Cambria Math" w:eastAsia="宋体" w:hAnsi="Cambria Math" w:cs="Times New Roman"/>
              <w:kern w:val="0"/>
              <w:sz w:val="24"/>
              <w:szCs w:val="24"/>
            </w:rPr>
            <m:t>0≤ς&lt;1</m:t>
          </w:ins>
        </m:r>
      </m:oMath>
      <w:ins w:id="285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77777777" w:rsidR="00614FA7" w:rsidRDefault="00614FA7" w:rsidP="00614FA7">
      <w:pPr>
        <w:spacing w:beforeLines="50" w:before="156" w:afterLines="50" w:after="156"/>
        <w:rPr>
          <w:ins w:id="2853" w:author="Zhang Li" w:date="2022-06-12T15:03:00Z"/>
          <w:rFonts w:ascii="Times New Roman" w:eastAsia="宋体" w:hAnsi="Times New Roman" w:cs="Times New Roman"/>
          <w:kern w:val="0"/>
          <w:sz w:val="24"/>
          <w:szCs w:val="24"/>
        </w:rPr>
      </w:pPr>
      <w:ins w:id="2854"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w:ins>
      <m:oMath>
        <m:r>
          <w:ins w:id="2855" w:author="Zhang Li" w:date="2022-06-12T15:03:00Z">
            <w:rPr>
              <w:rFonts w:ascii="Cambria Math" w:eastAsia="宋体" w:hAnsi="Cambria Math" w:cs="Times New Roman"/>
              <w:kern w:val="0"/>
              <w:sz w:val="24"/>
              <w:szCs w:val="24"/>
            </w:rPr>
            <m:t>p</m:t>
          </w:ins>
        </m:r>
      </m:oMath>
      <w:ins w:id="2856"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w:ins>
      <m:oMath>
        <m:sSub>
          <m:sSubPr>
            <m:ctrlPr>
              <w:ins w:id="2857" w:author="Zhang Li" w:date="2022-06-12T15:03:00Z">
                <w:rPr>
                  <w:rFonts w:ascii="Cambria Math" w:eastAsia="宋体" w:hAnsi="Cambria Math" w:cs="Times New Roman"/>
                  <w:i/>
                  <w:kern w:val="0"/>
                  <w:sz w:val="24"/>
                  <w:szCs w:val="24"/>
                </w:rPr>
              </w:ins>
            </m:ctrlPr>
          </m:sSubPr>
          <m:e>
            <m:r>
              <w:ins w:id="2858" w:author="Zhang Li" w:date="2022-06-12T15:03:00Z">
                <w:rPr>
                  <w:rFonts w:ascii="Cambria Math" w:eastAsia="宋体" w:hAnsi="Cambria Math" w:cs="Times New Roman"/>
                  <w:kern w:val="0"/>
                  <w:sz w:val="24"/>
                  <w:szCs w:val="24"/>
                </w:rPr>
                <m:t>p</m:t>
              </w:ins>
            </m:r>
          </m:e>
          <m:sub>
            <m:r>
              <w:ins w:id="2859" w:author="Zhang Li" w:date="2022-06-12T15:03:00Z">
                <w:rPr>
                  <w:rFonts w:ascii="Cambria Math" w:eastAsia="宋体" w:hAnsi="Cambria Math" w:cs="Times New Roman"/>
                  <w:kern w:val="0"/>
                  <w:sz w:val="24"/>
                  <w:szCs w:val="24"/>
                </w:rPr>
                <m:t>s</m:t>
              </w:ins>
            </m:r>
          </m:sub>
        </m:sSub>
        <m:r>
          <w:ins w:id="2860" w:author="Zhang Li" w:date="2022-06-12T15:03:00Z">
            <w:rPr>
              <w:rFonts w:ascii="Cambria Math" w:eastAsia="宋体" w:hAnsi="Cambria Math" w:cs="Times New Roman"/>
              <w:kern w:val="0"/>
              <w:sz w:val="24"/>
              <w:szCs w:val="24"/>
            </w:rPr>
            <m:t xml:space="preserve">= </m:t>
          </w:ins>
        </m:r>
        <m:d>
          <m:dPr>
            <m:ctrlPr>
              <w:ins w:id="2861" w:author="Zhang Li" w:date="2022-06-12T15:03:00Z">
                <w:rPr>
                  <w:rFonts w:ascii="Cambria Math" w:eastAsia="宋体" w:hAnsi="Cambria Math" w:cs="Times New Roman"/>
                  <w:i/>
                  <w:kern w:val="0"/>
                  <w:sz w:val="24"/>
                  <w:szCs w:val="24"/>
                </w:rPr>
              </w:ins>
            </m:ctrlPr>
          </m:dPr>
          <m:e>
            <m:f>
              <m:fPr>
                <m:type m:val="noBar"/>
                <m:ctrlPr>
                  <w:ins w:id="2862" w:author="Zhang Li" w:date="2022-06-12T15:03:00Z">
                    <w:rPr>
                      <w:rFonts w:ascii="Cambria Math" w:eastAsia="宋体" w:hAnsi="Cambria Math" w:cs="Times New Roman"/>
                      <w:i/>
                      <w:kern w:val="0"/>
                      <w:sz w:val="24"/>
                      <w:szCs w:val="24"/>
                    </w:rPr>
                  </w:ins>
                </m:ctrlPr>
              </m:fPr>
              <m:num>
                <m:r>
                  <w:ins w:id="2863" w:author="Zhang Li" w:date="2022-06-12T15:03:00Z">
                    <w:rPr>
                      <w:rFonts w:ascii="Cambria Math" w:eastAsia="宋体" w:hAnsi="Cambria Math" w:cs="Times New Roman"/>
                      <w:kern w:val="0"/>
                      <w:sz w:val="24"/>
                      <w:szCs w:val="24"/>
                    </w:rPr>
                    <m:t>N</m:t>
                  </w:ins>
                </m:r>
              </m:num>
              <m:den>
                <m:r>
                  <w:ins w:id="2864" w:author="Zhang Li" w:date="2022-06-12T15:03:00Z">
                    <w:rPr>
                      <w:rFonts w:ascii="Cambria Math" w:eastAsia="宋体" w:hAnsi="Cambria Math" w:cs="Times New Roman"/>
                      <w:kern w:val="0"/>
                      <w:sz w:val="24"/>
                      <w:szCs w:val="24"/>
                    </w:rPr>
                    <m:t>1</m:t>
                  </w:ins>
                </m:r>
              </m:den>
            </m:f>
          </m:e>
        </m:d>
        <m:r>
          <w:ins w:id="2865" w:author="Zhang Li" w:date="2022-06-12T15:03:00Z">
            <w:rPr>
              <w:rFonts w:ascii="Cambria Math" w:eastAsia="宋体" w:hAnsi="Cambria Math" w:cs="Times New Roman"/>
              <w:kern w:val="0"/>
              <w:sz w:val="24"/>
              <w:szCs w:val="24"/>
            </w:rPr>
            <m:t>p⋅</m:t>
          </w:ins>
        </m:r>
        <m:sSup>
          <m:sSupPr>
            <m:ctrlPr>
              <w:ins w:id="2866" w:author="Zhang Li" w:date="2022-06-12T15:03:00Z">
                <w:rPr>
                  <w:rFonts w:ascii="Cambria Math" w:eastAsia="宋体" w:hAnsi="Cambria Math" w:cs="Times New Roman"/>
                  <w:i/>
                  <w:kern w:val="0"/>
                  <w:sz w:val="24"/>
                  <w:szCs w:val="24"/>
                </w:rPr>
              </w:ins>
            </m:ctrlPr>
          </m:sSupPr>
          <m:e>
            <m:d>
              <m:dPr>
                <m:ctrlPr>
                  <w:ins w:id="2867" w:author="Zhang Li" w:date="2022-06-12T15:03:00Z">
                    <w:rPr>
                      <w:rFonts w:ascii="Cambria Math" w:eastAsia="宋体" w:hAnsi="Cambria Math" w:cs="Times New Roman"/>
                      <w:i/>
                      <w:kern w:val="0"/>
                      <w:sz w:val="24"/>
                      <w:szCs w:val="24"/>
                    </w:rPr>
                  </w:ins>
                </m:ctrlPr>
              </m:dPr>
              <m:e>
                <m:r>
                  <w:ins w:id="2868" w:author="Zhang Li" w:date="2022-06-12T15:03:00Z">
                    <w:rPr>
                      <w:rFonts w:ascii="Cambria Math" w:eastAsia="宋体" w:hAnsi="Cambria Math" w:cs="Times New Roman"/>
                      <w:kern w:val="0"/>
                      <w:sz w:val="24"/>
                      <w:szCs w:val="24"/>
                    </w:rPr>
                    <m:t>1-p</m:t>
                  </w:ins>
                </m:r>
              </m:e>
            </m:d>
          </m:e>
          <m:sup>
            <m:r>
              <w:ins w:id="2869" w:author="Zhang Li" w:date="2022-06-12T15:03:00Z">
                <w:rPr>
                  <w:rFonts w:ascii="Cambria Math" w:eastAsia="宋体" w:hAnsi="Cambria Math" w:cs="Times New Roman"/>
                  <w:kern w:val="0"/>
                  <w:sz w:val="24"/>
                  <w:szCs w:val="24"/>
                </w:rPr>
                <m:t>N-1</m:t>
              </w:ins>
            </m:r>
          </m:sup>
        </m:sSup>
      </m:oMath>
      <w:ins w:id="287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2871" w:author="Zhang Li" w:date="2022-06-12T15:03:00Z">
            <w:rPr>
              <w:rFonts w:ascii="Cambria Math" w:eastAsia="宋体" w:hAnsi="Cambria Math" w:cs="Times New Roman"/>
              <w:kern w:val="0"/>
              <w:sz w:val="24"/>
              <w:szCs w:val="24"/>
            </w:rPr>
            <m:t>X</m:t>
          </w:ins>
        </m:r>
      </m:oMath>
      <w:ins w:id="287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w:ins>
      <m:oMath>
        <m:r>
          <w:ins w:id="2873" w:author="Zhang Li" w:date="2022-06-12T15:03:00Z">
            <w:rPr>
              <w:rFonts w:ascii="Cambria Math" w:eastAsia="宋体" w:hAnsi="Cambria Math" w:cs="Times New Roman"/>
              <w:kern w:val="0"/>
              <w:sz w:val="24"/>
              <w:szCs w:val="24"/>
            </w:rPr>
            <m:t>x</m:t>
          </w:ins>
        </m:r>
      </m:oMath>
      <w:ins w:id="287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w:ins>
      <m:oMath>
        <m:func>
          <m:funcPr>
            <m:ctrlPr>
              <w:ins w:id="2875" w:author="Zhang Li" w:date="2022-06-12T15:03:00Z">
                <w:rPr>
                  <w:rFonts w:ascii="Cambria Math" w:eastAsia="宋体" w:hAnsi="Cambria Math" w:cs="Times New Roman"/>
                  <w:i/>
                  <w:kern w:val="0"/>
                  <w:sz w:val="24"/>
                  <w:szCs w:val="24"/>
                </w:rPr>
              </w:ins>
            </m:ctrlPr>
          </m:funcPr>
          <m:fName>
            <m:r>
              <w:ins w:id="2876" w:author="Zhang Li" w:date="2022-06-12T15:03:00Z">
                <m:rPr>
                  <m:sty m:val="p"/>
                </m:rPr>
                <w:rPr>
                  <w:rFonts w:ascii="Cambria Math" w:eastAsia="宋体" w:hAnsi="Cambria Math" w:cs="Times New Roman"/>
                  <w:kern w:val="0"/>
                  <w:sz w:val="24"/>
                  <w:szCs w:val="24"/>
                </w:rPr>
                <m:t>Pr</m:t>
              </w:ins>
            </m:r>
          </m:fName>
          <m:e>
            <m:d>
              <m:dPr>
                <m:begChr m:val="["/>
                <m:endChr m:val="]"/>
                <m:ctrlPr>
                  <w:ins w:id="2877" w:author="Zhang Li" w:date="2022-06-12T15:03:00Z">
                    <w:rPr>
                      <w:rFonts w:ascii="Cambria Math" w:eastAsia="宋体" w:hAnsi="Cambria Math" w:cs="Times New Roman"/>
                      <w:i/>
                      <w:kern w:val="0"/>
                      <w:sz w:val="24"/>
                      <w:szCs w:val="24"/>
                    </w:rPr>
                  </w:ins>
                </m:ctrlPr>
              </m:dPr>
              <m:e>
                <m:r>
                  <w:ins w:id="2878" w:author="Zhang Li" w:date="2022-06-12T15:03:00Z">
                    <w:rPr>
                      <w:rFonts w:ascii="Cambria Math" w:eastAsia="宋体" w:hAnsi="Cambria Math" w:cs="Times New Roman"/>
                      <w:kern w:val="0"/>
                      <w:sz w:val="24"/>
                      <w:szCs w:val="24"/>
                    </w:rPr>
                    <m:t>X≤x</m:t>
                  </w:ins>
                </m:r>
              </m:e>
            </m:d>
            <m:r>
              <w:ins w:id="2879" w:author="Zhang Li" w:date="2022-06-12T15:03:00Z">
                <w:rPr>
                  <w:rFonts w:ascii="Cambria Math" w:eastAsia="宋体" w:hAnsi="Cambria Math" w:cs="Times New Roman"/>
                  <w:kern w:val="0"/>
                  <w:sz w:val="24"/>
                  <w:szCs w:val="24"/>
                </w:rPr>
                <m:t>=1-</m:t>
              </w:ins>
            </m:r>
            <m:sSup>
              <m:sSupPr>
                <m:ctrlPr>
                  <w:ins w:id="2880" w:author="Zhang Li" w:date="2022-06-12T15:03:00Z">
                    <w:rPr>
                      <w:rFonts w:ascii="Cambria Math" w:eastAsia="宋体" w:hAnsi="Cambria Math" w:cs="Times New Roman"/>
                      <w:i/>
                      <w:kern w:val="0"/>
                      <w:sz w:val="24"/>
                      <w:szCs w:val="24"/>
                    </w:rPr>
                  </w:ins>
                </m:ctrlPr>
              </m:sSupPr>
              <m:e>
                <m:d>
                  <m:dPr>
                    <m:ctrlPr>
                      <w:ins w:id="2881" w:author="Zhang Li" w:date="2022-06-12T15:03:00Z">
                        <w:rPr>
                          <w:rFonts w:ascii="Cambria Math" w:eastAsia="宋体" w:hAnsi="Cambria Math" w:cs="Times New Roman"/>
                          <w:i/>
                          <w:kern w:val="0"/>
                          <w:sz w:val="24"/>
                          <w:szCs w:val="24"/>
                        </w:rPr>
                      </w:ins>
                    </m:ctrlPr>
                  </m:dPr>
                  <m:e>
                    <m:r>
                      <w:ins w:id="2882" w:author="Zhang Li" w:date="2022-06-12T15:03:00Z">
                        <w:rPr>
                          <w:rFonts w:ascii="Cambria Math" w:eastAsia="宋体" w:hAnsi="Cambria Math" w:cs="Times New Roman"/>
                          <w:kern w:val="0"/>
                          <w:sz w:val="24"/>
                          <w:szCs w:val="24"/>
                        </w:rPr>
                        <m:t>1-</m:t>
                      </w:ins>
                    </m:r>
                    <m:sSub>
                      <m:sSubPr>
                        <m:ctrlPr>
                          <w:ins w:id="2883" w:author="Zhang Li" w:date="2022-06-12T15:03:00Z">
                            <w:rPr>
                              <w:rFonts w:ascii="Cambria Math" w:eastAsia="宋体" w:hAnsi="Cambria Math" w:cs="Times New Roman"/>
                              <w:i/>
                              <w:kern w:val="0"/>
                              <w:sz w:val="24"/>
                              <w:szCs w:val="24"/>
                            </w:rPr>
                          </w:ins>
                        </m:ctrlPr>
                      </m:sSubPr>
                      <m:e>
                        <m:r>
                          <w:ins w:id="2884" w:author="Zhang Li" w:date="2022-06-12T15:03:00Z">
                            <w:rPr>
                              <w:rFonts w:ascii="Cambria Math" w:eastAsia="宋体" w:hAnsi="Cambria Math" w:cs="Times New Roman"/>
                              <w:kern w:val="0"/>
                              <w:sz w:val="24"/>
                              <w:szCs w:val="24"/>
                            </w:rPr>
                            <m:t>p</m:t>
                          </w:ins>
                        </m:r>
                      </m:e>
                      <m:sub>
                        <m:r>
                          <w:ins w:id="2885" w:author="Zhang Li" w:date="2022-06-12T15:03:00Z">
                            <w:rPr>
                              <w:rFonts w:ascii="Cambria Math" w:eastAsia="宋体" w:hAnsi="Cambria Math" w:cs="Times New Roman"/>
                              <w:kern w:val="0"/>
                              <w:sz w:val="24"/>
                              <w:szCs w:val="24"/>
                            </w:rPr>
                            <m:t>s</m:t>
                          </w:ins>
                        </m:r>
                      </m:sub>
                    </m:sSub>
                  </m:e>
                </m:d>
              </m:e>
              <m:sup>
                <m:r>
                  <w:ins w:id="2886" w:author="Zhang Li" w:date="2022-06-12T15:03:00Z">
                    <w:rPr>
                      <w:rFonts w:ascii="Cambria Math" w:eastAsia="宋体" w:hAnsi="Cambria Math" w:cs="Times New Roman"/>
                      <w:kern w:val="0"/>
                      <w:sz w:val="24"/>
                      <w:szCs w:val="24"/>
                    </w:rPr>
                    <m:t>x</m:t>
                  </w:ins>
                </m:r>
              </m:sup>
            </m:sSup>
          </m:e>
        </m:func>
        <m:r>
          <w:ins w:id="2887" w:author="Zhang Li" w:date="2022-06-12T15:03:00Z">
            <w:rPr>
              <w:rFonts w:ascii="Cambria Math" w:eastAsia="宋体" w:hAnsi="Cambria Math" w:cs="Times New Roman"/>
              <w:kern w:val="0"/>
              <w:sz w:val="24"/>
              <w:szCs w:val="24"/>
            </w:rPr>
            <m:t>≥ς</m:t>
          </w:ins>
        </m:r>
      </m:oMath>
      <w:ins w:id="288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w:t>
        </w:r>
        <w:r>
          <w:rPr>
            <w:rFonts w:ascii="Times New Roman" w:eastAsia="宋体" w:hAnsi="Times New Roman" w:cs="Times New Roman"/>
            <w:kern w:val="0"/>
            <w:sz w:val="24"/>
            <w:szCs w:val="24"/>
          </w:rPr>
          <w:lastRenderedPageBreak/>
          <w:t xml:space="preserve">probability </w:t>
        </w:r>
      </w:ins>
      <m:oMath>
        <m:r>
          <w:ins w:id="2889" w:author="Zhang Li" w:date="2022-06-12T15:03:00Z">
            <w:rPr>
              <w:rFonts w:ascii="Cambria Math" w:eastAsia="宋体" w:hAnsi="Cambria Math" w:cs="Times New Roman"/>
              <w:kern w:val="0"/>
              <w:sz w:val="24"/>
              <w:szCs w:val="24"/>
            </w:rPr>
            <m:t>0≤ς&lt;1</m:t>
          </w:ins>
        </m:r>
      </m:oMath>
      <w:ins w:id="289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w:ins>
      <m:oMath>
        <m:r>
          <w:ins w:id="2891" w:author="Zhang Li" w:date="2022-06-12T15:03:00Z">
            <w:rPr>
              <w:rFonts w:ascii="Cambria Math" w:eastAsia="宋体" w:hAnsi="Cambria Math" w:cs="Times New Roman"/>
              <w:kern w:val="0"/>
              <w:sz w:val="24"/>
              <w:szCs w:val="24"/>
            </w:rPr>
            <m:t>x=⌈</m:t>
          </w:ins>
        </m:r>
        <m:f>
          <m:fPr>
            <m:ctrlPr>
              <w:ins w:id="2892" w:author="Zhang Li" w:date="2022-06-12T15:03:00Z">
                <w:rPr>
                  <w:rFonts w:ascii="Cambria Math" w:eastAsia="宋体" w:hAnsi="Cambria Math" w:cs="Times New Roman"/>
                  <w:i/>
                  <w:kern w:val="0"/>
                  <w:sz w:val="24"/>
                  <w:szCs w:val="24"/>
                </w:rPr>
              </w:ins>
            </m:ctrlPr>
          </m:fPr>
          <m:num>
            <m:func>
              <m:funcPr>
                <m:ctrlPr>
                  <w:ins w:id="2893" w:author="Zhang Li" w:date="2022-06-12T15:03:00Z">
                    <w:rPr>
                      <w:rFonts w:ascii="Cambria Math" w:eastAsia="宋体" w:hAnsi="Cambria Math" w:cs="Times New Roman"/>
                      <w:i/>
                      <w:kern w:val="0"/>
                      <w:sz w:val="24"/>
                      <w:szCs w:val="24"/>
                    </w:rPr>
                  </w:ins>
                </m:ctrlPr>
              </m:funcPr>
              <m:fName>
                <m:r>
                  <w:ins w:id="2894" w:author="Zhang Li" w:date="2022-06-12T15:03:00Z">
                    <m:rPr>
                      <m:sty m:val="p"/>
                    </m:rPr>
                    <w:rPr>
                      <w:rFonts w:ascii="Cambria Math" w:eastAsia="宋体" w:hAnsi="Cambria Math" w:cs="Times New Roman"/>
                      <w:kern w:val="0"/>
                      <w:sz w:val="24"/>
                      <w:szCs w:val="24"/>
                    </w:rPr>
                    <m:t>log</m:t>
                  </w:ins>
                </m:r>
              </m:fName>
              <m:e>
                <m:r>
                  <w:ins w:id="2895" w:author="Zhang Li" w:date="2022-06-12T15:03:00Z">
                    <w:rPr>
                      <w:rFonts w:ascii="Cambria Math" w:eastAsia="宋体" w:hAnsi="Cambria Math" w:cs="Times New Roman"/>
                      <w:kern w:val="0"/>
                      <w:sz w:val="24"/>
                      <w:szCs w:val="24"/>
                    </w:rPr>
                    <m:t>(1-ς)</m:t>
                  </w:ins>
                </m:r>
              </m:e>
            </m:func>
          </m:num>
          <m:den>
            <m:func>
              <m:funcPr>
                <m:ctrlPr>
                  <w:ins w:id="2896" w:author="Zhang Li" w:date="2022-06-12T15:03:00Z">
                    <w:rPr>
                      <w:rFonts w:ascii="Cambria Math" w:eastAsia="宋体" w:hAnsi="Cambria Math" w:cs="Times New Roman"/>
                      <w:i/>
                      <w:kern w:val="0"/>
                      <w:sz w:val="24"/>
                      <w:szCs w:val="24"/>
                    </w:rPr>
                  </w:ins>
                </m:ctrlPr>
              </m:funcPr>
              <m:fName>
                <m:r>
                  <w:ins w:id="2897" w:author="Zhang Li" w:date="2022-06-12T15:03:00Z">
                    <m:rPr>
                      <m:sty m:val="p"/>
                    </m:rPr>
                    <w:rPr>
                      <w:rFonts w:ascii="Cambria Math" w:eastAsia="宋体" w:hAnsi="Cambria Math" w:cs="Times New Roman"/>
                      <w:kern w:val="0"/>
                      <w:sz w:val="24"/>
                      <w:szCs w:val="24"/>
                    </w:rPr>
                    <m:t>log</m:t>
                  </w:ins>
                </m:r>
              </m:fName>
              <m:e>
                <m:r>
                  <w:ins w:id="2898" w:author="Zhang Li" w:date="2022-06-12T15:03:00Z">
                    <w:rPr>
                      <w:rFonts w:ascii="Cambria Math" w:eastAsia="宋体" w:hAnsi="Cambria Math" w:cs="Times New Roman"/>
                      <w:kern w:val="0"/>
                      <w:sz w:val="24"/>
                      <w:szCs w:val="24"/>
                    </w:rPr>
                    <m:t>(1-</m:t>
                  </w:ins>
                </m:r>
                <m:sSub>
                  <m:sSubPr>
                    <m:ctrlPr>
                      <w:ins w:id="2899" w:author="Zhang Li" w:date="2022-06-12T15:03:00Z">
                        <w:rPr>
                          <w:rFonts w:ascii="Cambria Math" w:eastAsia="宋体" w:hAnsi="Cambria Math" w:cs="Times New Roman"/>
                          <w:i/>
                          <w:kern w:val="0"/>
                          <w:sz w:val="24"/>
                          <w:szCs w:val="24"/>
                        </w:rPr>
                      </w:ins>
                    </m:ctrlPr>
                  </m:sSubPr>
                  <m:e>
                    <m:r>
                      <w:ins w:id="2900" w:author="Zhang Li" w:date="2022-06-12T15:03:00Z">
                        <w:rPr>
                          <w:rFonts w:ascii="Cambria Math" w:eastAsia="宋体" w:hAnsi="Cambria Math" w:cs="Times New Roman"/>
                          <w:kern w:val="0"/>
                          <w:sz w:val="24"/>
                          <w:szCs w:val="24"/>
                        </w:rPr>
                        <m:t>p</m:t>
                      </w:ins>
                    </m:r>
                  </m:e>
                  <m:sub>
                    <m:r>
                      <w:ins w:id="2901" w:author="Zhang Li" w:date="2022-06-12T15:03:00Z">
                        <w:rPr>
                          <w:rFonts w:ascii="Cambria Math" w:eastAsia="宋体" w:hAnsi="Cambria Math" w:cs="Times New Roman"/>
                          <w:kern w:val="0"/>
                          <w:sz w:val="24"/>
                          <w:szCs w:val="24"/>
                        </w:rPr>
                        <m:t>s</m:t>
                      </w:ins>
                    </m:r>
                  </m:sub>
                </m:sSub>
                <m:r>
                  <w:ins w:id="2902" w:author="Zhang Li" w:date="2022-06-12T15:03:00Z">
                    <w:rPr>
                      <w:rFonts w:ascii="Cambria Math" w:eastAsia="宋体" w:hAnsi="Cambria Math" w:cs="Times New Roman"/>
                      <w:kern w:val="0"/>
                      <w:sz w:val="24"/>
                      <w:szCs w:val="24"/>
                    </w:rPr>
                    <m:t>)</m:t>
                  </w:ins>
                </m:r>
              </m:e>
            </m:func>
          </m:den>
        </m:f>
        <m:r>
          <w:ins w:id="2903" w:author="Zhang Li" w:date="2022-06-12T15:03:00Z">
            <w:rPr>
              <w:rFonts w:ascii="Cambria Math" w:eastAsia="宋体" w:hAnsi="Cambria Math" w:cs="Times New Roman"/>
              <w:kern w:val="0"/>
              <w:sz w:val="24"/>
              <w:szCs w:val="24"/>
            </w:rPr>
            <m:t>⌉</m:t>
          </w:ins>
        </m:r>
      </m:oMath>
      <w:ins w:id="290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2905" w:author="Zhang Li" w:date="2022-06-12T15:03:00Z">
            <w:rPr>
              <w:rFonts w:ascii="Cambria Math" w:eastAsia="宋体" w:hAnsi="Cambria Math" w:cs="Times New Roman"/>
              <w:kern w:val="0"/>
              <w:sz w:val="24"/>
              <w:szCs w:val="24"/>
            </w:rPr>
            <m:t>ς</m:t>
          </w:ins>
        </m:r>
      </m:oMath>
      <w:ins w:id="2906" w:author="Zhang Li" w:date="2022-06-12T15:03:00Z">
        <w:r>
          <w:rPr>
            <w:rFonts w:ascii="Times New Roman" w:eastAsia="宋体" w:hAnsi="Times New Roman" w:cs="Times New Roman" w:hint="eastAsia"/>
            <w:kern w:val="0"/>
            <w:sz w:val="24"/>
            <w:szCs w:val="24"/>
          </w:rPr>
          <w:t>.</w:t>
        </w:r>
      </w:ins>
    </w:p>
    <w:p w14:paraId="5E5960AD" w14:textId="1AA2CE84"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2907" w:author="Zhang Li" w:date="2022-06-12T15:03:00Z">
        <w:r>
          <w:rPr>
            <w:rFonts w:ascii="Times New Roman" w:eastAsia="宋体" w:hAnsi="Times New Roman" w:cs="Times New Roman"/>
            <w:kern w:val="0"/>
            <w:sz w:val="24"/>
            <w:szCs w:val="24"/>
          </w:rPr>
          <w:t xml:space="preserve">For a given round, block proposer needs </w:t>
        </w:r>
      </w:ins>
      <m:oMath>
        <m:sSubSup>
          <m:sSubSupPr>
            <m:ctrlPr>
              <w:ins w:id="2908" w:author="Zhang Li" w:date="2022-06-12T15:03:00Z">
                <w:rPr>
                  <w:rFonts w:ascii="Cambria Math" w:eastAsia="宋体" w:hAnsi="Cambria Math" w:cs="Times New Roman"/>
                  <w:i/>
                  <w:kern w:val="0"/>
                  <w:sz w:val="24"/>
                  <w:szCs w:val="24"/>
                </w:rPr>
              </w:ins>
            </m:ctrlPr>
          </m:sSubSupPr>
          <m:e>
            <m:r>
              <w:ins w:id="2909" w:author="Zhang Li" w:date="2022-06-12T15:03:00Z">
                <w:rPr>
                  <w:rFonts w:ascii="Cambria Math" w:eastAsia="宋体" w:hAnsi="Cambria Math" w:cs="Times New Roman"/>
                  <w:kern w:val="0"/>
                  <w:sz w:val="24"/>
                  <w:szCs w:val="24"/>
                </w:rPr>
                <m:t>T</m:t>
              </w:ins>
            </m:r>
          </m:e>
          <m:sub>
            <m:r>
              <w:ins w:id="2910" w:author="Zhang Li" w:date="2022-06-12T15:03:00Z">
                <w:rPr>
                  <w:rFonts w:ascii="Cambria Math" w:eastAsia="宋体" w:hAnsi="Cambria Math" w:cs="Times New Roman"/>
                  <w:kern w:val="0"/>
                  <w:sz w:val="24"/>
                  <w:szCs w:val="24"/>
                </w:rPr>
                <m:t>B</m:t>
              </w:ins>
            </m:r>
          </m:sub>
          <m:sup>
            <m:r>
              <w:ins w:id="2911" w:author="Zhang Li" w:date="2022-06-12T15:03:00Z">
                <w:rPr>
                  <w:rFonts w:ascii="Cambria Math" w:eastAsia="宋体" w:hAnsi="Cambria Math" w:cs="Times New Roman"/>
                  <w:kern w:val="0"/>
                  <w:sz w:val="24"/>
                  <w:szCs w:val="24"/>
                </w:rPr>
                <m:t>max</m:t>
              </w:ins>
            </m:r>
          </m:sup>
        </m:sSubSup>
        <m:r>
          <w:ins w:id="2912" w:author="Zhang Li" w:date="2022-06-12T15:03:00Z">
            <w:rPr>
              <w:rFonts w:ascii="Cambria Math" w:eastAsia="宋体" w:hAnsi="Cambria Math" w:cs="Times New Roman"/>
              <w:kern w:val="0"/>
              <w:sz w:val="24"/>
              <w:szCs w:val="24"/>
            </w:rPr>
            <m:t xml:space="preserve"> </m:t>
          </w:ins>
        </m:r>
      </m:oMath>
      <w:ins w:id="2913" w:author="Zhang Li" w:date="2022-06-12T15:03:00Z">
        <w:r>
          <w:rPr>
            <w:rFonts w:ascii="Times New Roman" w:eastAsia="宋体" w:hAnsi="Times New Roman" w:cs="Times New Roman"/>
            <w:kern w:val="0"/>
            <w:sz w:val="24"/>
            <w:szCs w:val="24"/>
          </w:rPr>
          <w:t xml:space="preserve">time slots to transmit a block, and other consensus nodes require </w:t>
        </w:r>
      </w:ins>
      <m:oMath>
        <m:sSub>
          <m:sSubPr>
            <m:ctrlPr>
              <w:ins w:id="2914" w:author="Zhang Li" w:date="2022-06-12T15:03:00Z">
                <w:rPr>
                  <w:rFonts w:ascii="Cambria Math" w:eastAsia="宋体" w:hAnsi="Cambria Math" w:cs="Times New Roman"/>
                  <w:i/>
                  <w:kern w:val="0"/>
                  <w:sz w:val="24"/>
                  <w:szCs w:val="24"/>
                </w:rPr>
              </w:ins>
            </m:ctrlPr>
          </m:sSubPr>
          <m:e>
            <m:r>
              <w:ins w:id="2915" w:author="Zhang Li" w:date="2022-06-12T15:03:00Z">
                <w:rPr>
                  <w:rFonts w:ascii="Cambria Math" w:eastAsia="宋体" w:hAnsi="Cambria Math" w:cs="Times New Roman"/>
                  <w:kern w:val="0"/>
                  <w:sz w:val="24"/>
                  <w:szCs w:val="24"/>
                </w:rPr>
                <m:t>T</m:t>
              </w:ins>
            </m:r>
          </m:e>
          <m:sub>
            <m:r>
              <w:ins w:id="2916" w:author="Zhang Li" w:date="2022-06-12T15:03:00Z">
                <w:rPr>
                  <w:rFonts w:ascii="Cambria Math" w:eastAsia="宋体" w:hAnsi="Cambria Math" w:cs="Times New Roman"/>
                  <w:kern w:val="0"/>
                  <w:sz w:val="24"/>
                  <w:szCs w:val="24"/>
                </w:rPr>
                <m:t>sig</m:t>
              </w:ins>
            </m:r>
          </m:sub>
        </m:sSub>
      </m:oMath>
      <w:ins w:id="2917" w:author="Zhang Li" w:date="2022-06-12T15:03:00Z">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w:ins>
      <m:oMath>
        <m:r>
          <w:ins w:id="2918" w:author="Zhang Li" w:date="2022-06-12T15:03:00Z">
            <w:rPr>
              <w:rFonts w:ascii="Cambria Math" w:eastAsia="宋体" w:hAnsi="Cambria Math" w:cs="Times New Roman"/>
              <w:kern w:val="0"/>
              <w:sz w:val="24"/>
              <w:szCs w:val="24"/>
            </w:rPr>
            <m:t>N-1</m:t>
          </w:ins>
        </m:r>
      </m:oMath>
      <w:ins w:id="291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w:ins>
      <m:oMath>
        <m:sSubSup>
          <m:sSubSupPr>
            <m:ctrlPr>
              <w:ins w:id="2920" w:author="Zhang Li" w:date="2022-06-12T15:03:00Z">
                <w:rPr>
                  <w:rFonts w:ascii="Cambria Math" w:eastAsia="宋体" w:hAnsi="Cambria Math" w:cs="Times New Roman"/>
                  <w:i/>
                  <w:kern w:val="0"/>
                  <w:sz w:val="24"/>
                  <w:szCs w:val="24"/>
                </w:rPr>
              </w:ins>
            </m:ctrlPr>
          </m:sSubSupPr>
          <m:e>
            <m:r>
              <w:ins w:id="2921" w:author="Zhang Li" w:date="2022-06-12T15:03:00Z">
                <w:rPr>
                  <w:rFonts w:ascii="Cambria Math" w:eastAsia="宋体" w:hAnsi="Cambria Math" w:cs="Times New Roman"/>
                  <w:kern w:val="0"/>
                  <w:sz w:val="24"/>
                  <w:szCs w:val="24"/>
                </w:rPr>
                <m:t>T</m:t>
              </w:ins>
            </m:r>
          </m:e>
          <m:sub>
            <m:r>
              <w:ins w:id="2922" w:author="Zhang Li" w:date="2022-06-12T15:03:00Z">
                <w:rPr>
                  <w:rFonts w:ascii="Cambria Math" w:eastAsia="宋体" w:hAnsi="Cambria Math" w:cs="Times New Roman"/>
                  <w:kern w:val="0"/>
                  <w:sz w:val="24"/>
                  <w:szCs w:val="24"/>
                </w:rPr>
                <m:t>C</m:t>
              </w:ins>
            </m:r>
          </m:sub>
          <m:sup>
            <m:r>
              <w:ins w:id="2923" w:author="Zhang Li" w:date="2022-06-12T15:03:00Z">
                <w:rPr>
                  <w:rFonts w:ascii="Cambria Math" w:eastAsia="宋体" w:hAnsi="Cambria Math" w:cs="Times New Roman"/>
                  <w:kern w:val="0"/>
                  <w:sz w:val="24"/>
                  <w:szCs w:val="24"/>
                </w:rPr>
                <m:t>max</m:t>
              </w:ins>
            </m:r>
          </m:sup>
        </m:sSubSup>
        <m:r>
          <w:ins w:id="2924" w:author="Zhang Li" w:date="2022-06-12T15:03:00Z">
            <w:rPr>
              <w:rFonts w:ascii="Cambria Math" w:eastAsia="宋体" w:hAnsi="Cambria Math" w:cs="Times New Roman"/>
              <w:kern w:val="0"/>
              <w:sz w:val="24"/>
              <w:szCs w:val="24"/>
            </w:rPr>
            <m:t>=</m:t>
          </w:ins>
        </m:r>
        <m:sSubSup>
          <m:sSubSupPr>
            <m:ctrlPr>
              <w:ins w:id="2925" w:author="Zhang Li" w:date="2022-06-12T15:03:00Z">
                <w:rPr>
                  <w:rFonts w:ascii="Cambria Math" w:eastAsia="宋体" w:hAnsi="Cambria Math" w:cs="Times New Roman"/>
                  <w:i/>
                  <w:kern w:val="0"/>
                  <w:sz w:val="24"/>
                  <w:szCs w:val="24"/>
                </w:rPr>
              </w:ins>
            </m:ctrlPr>
          </m:sSubSupPr>
          <m:e>
            <m:r>
              <w:ins w:id="2926" w:author="Zhang Li" w:date="2022-06-12T15:03:00Z">
                <w:rPr>
                  <w:rFonts w:ascii="Cambria Math" w:eastAsia="宋体" w:hAnsi="Cambria Math" w:cs="Times New Roman"/>
                  <w:kern w:val="0"/>
                  <w:sz w:val="24"/>
                  <w:szCs w:val="24"/>
                </w:rPr>
                <m:t>T</m:t>
              </w:ins>
            </m:r>
          </m:e>
          <m:sub>
            <m:r>
              <w:ins w:id="2927" w:author="Zhang Li" w:date="2022-06-12T15:03:00Z">
                <w:rPr>
                  <w:rFonts w:ascii="Cambria Math" w:eastAsia="宋体" w:hAnsi="Cambria Math" w:cs="Times New Roman"/>
                  <w:kern w:val="0"/>
                  <w:sz w:val="24"/>
                  <w:szCs w:val="24"/>
                </w:rPr>
                <m:t>B</m:t>
              </w:ins>
            </m:r>
          </m:sub>
          <m:sup>
            <m:r>
              <w:ins w:id="2928" w:author="Zhang Li" w:date="2022-06-12T15:03:00Z">
                <w:rPr>
                  <w:rFonts w:ascii="Cambria Math" w:eastAsia="宋体" w:hAnsi="Cambria Math" w:cs="Times New Roman"/>
                  <w:kern w:val="0"/>
                  <w:sz w:val="24"/>
                  <w:szCs w:val="24"/>
                </w:rPr>
                <m:t>max</m:t>
              </w:ins>
            </m:r>
          </m:sup>
        </m:sSubSup>
        <m:r>
          <w:ins w:id="2929" w:author="Zhang Li" w:date="2022-06-12T15:03:00Z">
            <w:rPr>
              <w:rFonts w:ascii="Cambria Math" w:eastAsia="宋体" w:hAnsi="Cambria Math" w:cs="Times New Roman"/>
              <w:kern w:val="0"/>
              <w:sz w:val="24"/>
              <w:szCs w:val="24"/>
            </w:rPr>
            <m:t>+</m:t>
          </w:ins>
        </m:r>
        <m:nary>
          <m:naryPr>
            <m:chr m:val="∑"/>
            <m:limLoc m:val="undOvr"/>
            <m:ctrlPr>
              <w:ins w:id="2930" w:author="Zhang Li" w:date="2022-06-12T15:03:00Z">
                <w:rPr>
                  <w:rFonts w:ascii="Cambria Math" w:eastAsia="宋体" w:hAnsi="Cambria Math" w:cs="Times New Roman"/>
                  <w:i/>
                  <w:kern w:val="0"/>
                  <w:sz w:val="24"/>
                  <w:szCs w:val="24"/>
                </w:rPr>
              </w:ins>
            </m:ctrlPr>
          </m:naryPr>
          <m:sub>
            <m:r>
              <w:ins w:id="2931" w:author="Zhang Li" w:date="2022-06-12T15:03:00Z">
                <w:rPr>
                  <w:rFonts w:ascii="Cambria Math" w:eastAsia="宋体" w:hAnsi="Cambria Math" w:cs="Times New Roman"/>
                  <w:kern w:val="0"/>
                  <w:sz w:val="24"/>
                  <w:szCs w:val="24"/>
                </w:rPr>
                <m:t>i=0</m:t>
              </w:ins>
            </m:r>
          </m:sub>
          <m:sup>
            <m:r>
              <w:ins w:id="2932" w:author="Zhang Li" w:date="2022-06-12T15:03:00Z">
                <w:rPr>
                  <w:rFonts w:ascii="Cambria Math" w:eastAsia="宋体" w:hAnsi="Cambria Math" w:cs="Times New Roman"/>
                  <w:kern w:val="0"/>
                  <w:sz w:val="24"/>
                  <w:szCs w:val="24"/>
                </w:rPr>
                <m:t>N</m:t>
              </w:ins>
            </m:r>
          </m:sup>
          <m:e>
            <m:sSub>
              <m:sSubPr>
                <m:ctrlPr>
                  <w:ins w:id="2933" w:author="Zhang Li" w:date="2022-06-12T15:03:00Z">
                    <w:rPr>
                      <w:rFonts w:ascii="Cambria Math" w:eastAsia="宋体" w:hAnsi="Cambria Math" w:cs="Times New Roman"/>
                      <w:i/>
                      <w:kern w:val="0"/>
                      <w:sz w:val="24"/>
                      <w:szCs w:val="24"/>
                    </w:rPr>
                  </w:ins>
                </m:ctrlPr>
              </m:sSubPr>
              <m:e>
                <m:r>
                  <w:ins w:id="2934" w:author="Zhang Li" w:date="2022-06-12T15:03:00Z">
                    <w:rPr>
                      <w:rFonts w:ascii="Cambria Math" w:eastAsia="宋体" w:hAnsi="Cambria Math" w:cs="Times New Roman"/>
                      <w:kern w:val="0"/>
                      <w:sz w:val="24"/>
                      <w:szCs w:val="24"/>
                    </w:rPr>
                    <m:t>T</m:t>
                  </w:ins>
                </m:r>
              </m:e>
              <m:sub>
                <m:r>
                  <w:ins w:id="2935" w:author="Zhang Li" w:date="2022-06-12T15:03:00Z">
                    <w:rPr>
                      <w:rFonts w:ascii="Cambria Math" w:eastAsia="宋体" w:hAnsi="Cambria Math" w:cs="Times New Roman"/>
                      <w:kern w:val="0"/>
                      <w:sz w:val="24"/>
                      <w:szCs w:val="24"/>
                    </w:rPr>
                    <m:t>sig</m:t>
                  </w:ins>
                </m:r>
              </m:sub>
            </m:sSub>
          </m:e>
        </m:nary>
      </m:oMath>
      <w:ins w:id="2936"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w:ins>
      <m:oMath>
        <m:r>
          <w:ins w:id="2937" w:author="Zhang Li" w:date="2022-06-12T15:03:00Z">
            <w:rPr>
              <w:rFonts w:ascii="Cambria Math" w:eastAsia="宋体" w:hAnsi="Cambria Math" w:cs="Times New Roman"/>
              <w:kern w:val="0"/>
              <w:sz w:val="24"/>
              <w:szCs w:val="24"/>
            </w:rPr>
            <m:t>F=(</m:t>
          </w:ins>
        </m:r>
        <m:sSubSup>
          <m:sSubSupPr>
            <m:ctrlPr>
              <w:ins w:id="2938" w:author="Zhang Li" w:date="2022-06-12T15:03:00Z">
                <w:rPr>
                  <w:rFonts w:ascii="Cambria Math" w:eastAsia="宋体" w:hAnsi="Cambria Math" w:cs="Times New Roman"/>
                  <w:i/>
                  <w:kern w:val="0"/>
                  <w:sz w:val="24"/>
                  <w:szCs w:val="24"/>
                </w:rPr>
              </w:ins>
            </m:ctrlPr>
          </m:sSubSupPr>
          <m:e>
            <m:r>
              <w:ins w:id="2939" w:author="Zhang Li" w:date="2022-06-12T15:03:00Z">
                <w:rPr>
                  <w:rFonts w:ascii="Cambria Math" w:eastAsia="宋体" w:hAnsi="Cambria Math" w:cs="Times New Roman"/>
                  <w:kern w:val="0"/>
                  <w:sz w:val="24"/>
                  <w:szCs w:val="24"/>
                </w:rPr>
                <m:t>T</m:t>
              </w:ins>
            </m:r>
          </m:e>
          <m:sub>
            <m:r>
              <w:ins w:id="2940" w:author="Zhang Li" w:date="2022-06-12T15:03:00Z">
                <w:rPr>
                  <w:rFonts w:ascii="Cambria Math" w:eastAsia="宋体" w:hAnsi="Cambria Math" w:cs="Times New Roman"/>
                  <w:kern w:val="0"/>
                  <w:sz w:val="24"/>
                  <w:szCs w:val="24"/>
                </w:rPr>
                <m:t>B</m:t>
              </w:ins>
            </m:r>
          </m:sub>
          <m:sup>
            <m:r>
              <w:ins w:id="2941" w:author="Zhang Li" w:date="2022-06-12T15:03:00Z">
                <w:rPr>
                  <w:rFonts w:ascii="Cambria Math" w:eastAsia="宋体" w:hAnsi="Cambria Math" w:cs="Times New Roman"/>
                  <w:kern w:val="0"/>
                  <w:sz w:val="24"/>
                  <w:szCs w:val="24"/>
                </w:rPr>
                <m:t>max</m:t>
              </w:ins>
            </m:r>
          </m:sup>
        </m:sSubSup>
        <m:r>
          <w:ins w:id="2942" w:author="Zhang Li" w:date="2022-06-12T15:03:00Z">
            <w:rPr>
              <w:rFonts w:ascii="Cambria Math" w:eastAsia="宋体" w:hAnsi="Cambria Math" w:cs="Times New Roman"/>
              <w:kern w:val="0"/>
              <w:sz w:val="24"/>
              <w:szCs w:val="24"/>
            </w:rPr>
            <m:t>+</m:t>
          </w:ins>
        </m:r>
        <m:nary>
          <m:naryPr>
            <m:chr m:val="∑"/>
            <m:limLoc m:val="undOvr"/>
            <m:ctrlPr>
              <w:ins w:id="2943" w:author="Zhang Li" w:date="2022-06-12T15:03:00Z">
                <w:rPr>
                  <w:rFonts w:ascii="Cambria Math" w:eastAsia="宋体" w:hAnsi="Cambria Math" w:cs="Times New Roman"/>
                  <w:i/>
                  <w:kern w:val="0"/>
                  <w:sz w:val="24"/>
                  <w:szCs w:val="24"/>
                </w:rPr>
              </w:ins>
            </m:ctrlPr>
          </m:naryPr>
          <m:sub>
            <m:r>
              <w:ins w:id="2944" w:author="Zhang Li" w:date="2022-06-12T15:03:00Z">
                <w:rPr>
                  <w:rFonts w:ascii="Cambria Math" w:eastAsia="宋体" w:hAnsi="Cambria Math" w:cs="Times New Roman"/>
                  <w:kern w:val="0"/>
                  <w:sz w:val="24"/>
                  <w:szCs w:val="24"/>
                </w:rPr>
                <m:t>i=0</m:t>
              </w:ins>
            </m:r>
          </m:sub>
          <m:sup>
            <m:r>
              <w:ins w:id="2945" w:author="Zhang Li" w:date="2022-06-12T15:03:00Z">
                <w:rPr>
                  <w:rFonts w:ascii="Cambria Math" w:eastAsia="宋体" w:hAnsi="Cambria Math" w:cs="Times New Roman"/>
                  <w:kern w:val="0"/>
                  <w:sz w:val="24"/>
                  <w:szCs w:val="24"/>
                </w:rPr>
                <m:t>N</m:t>
              </w:ins>
            </m:r>
          </m:sup>
          <m:e>
            <m:sSub>
              <m:sSubPr>
                <m:ctrlPr>
                  <w:ins w:id="2946" w:author="Zhang Li" w:date="2022-06-12T15:03:00Z">
                    <w:rPr>
                      <w:rFonts w:ascii="Cambria Math" w:eastAsia="宋体" w:hAnsi="Cambria Math" w:cs="Times New Roman"/>
                      <w:i/>
                      <w:kern w:val="0"/>
                      <w:sz w:val="24"/>
                      <w:szCs w:val="24"/>
                    </w:rPr>
                  </w:ins>
                </m:ctrlPr>
              </m:sSubPr>
              <m:e>
                <m:r>
                  <w:ins w:id="2947" w:author="Zhang Li" w:date="2022-06-12T15:03:00Z">
                    <w:rPr>
                      <w:rFonts w:ascii="Cambria Math" w:eastAsia="宋体" w:hAnsi="Cambria Math" w:cs="Times New Roman"/>
                      <w:kern w:val="0"/>
                      <w:sz w:val="24"/>
                      <w:szCs w:val="24"/>
                    </w:rPr>
                    <m:t>T</m:t>
                  </w:ins>
                </m:r>
              </m:e>
              <m:sub>
                <m:r>
                  <w:ins w:id="2948" w:author="Zhang Li" w:date="2022-06-12T15:03:00Z">
                    <w:rPr>
                      <w:rFonts w:ascii="Cambria Math" w:eastAsia="宋体" w:hAnsi="Cambria Math" w:cs="Times New Roman"/>
                      <w:kern w:val="0"/>
                      <w:sz w:val="24"/>
                      <w:szCs w:val="24"/>
                    </w:rPr>
                    <m:t>sig</m:t>
                  </w:ins>
                </m:r>
              </m:sub>
            </m:sSub>
          </m:e>
        </m:nary>
        <m:r>
          <w:ins w:id="2949" w:author="Zhang Li" w:date="2022-06-12T15:03:00Z">
            <w:rPr>
              <w:rFonts w:ascii="Cambria Math" w:eastAsia="宋体" w:hAnsi="Cambria Math" w:cs="Times New Roman"/>
              <w:kern w:val="0"/>
              <w:sz w:val="24"/>
              <w:szCs w:val="24"/>
            </w:rPr>
            <m:t>)⋅</m:t>
          </w:ins>
        </m:r>
        <m:d>
          <m:dPr>
            <m:begChr m:val="⌈"/>
            <m:endChr m:val="⌉"/>
            <m:ctrlPr>
              <w:ins w:id="2950" w:author="Zhang Li" w:date="2022-06-12T15:03:00Z">
                <w:rPr>
                  <w:rFonts w:ascii="Cambria Math" w:eastAsia="宋体" w:hAnsi="Cambria Math" w:cs="Times New Roman"/>
                  <w:i/>
                  <w:kern w:val="0"/>
                  <w:sz w:val="24"/>
                  <w:szCs w:val="24"/>
                </w:rPr>
              </w:ins>
            </m:ctrlPr>
          </m:dPr>
          <m:e>
            <m:f>
              <m:fPr>
                <m:ctrlPr>
                  <w:ins w:id="2951" w:author="Zhang Li" w:date="2022-06-12T15:03:00Z">
                    <w:rPr>
                      <w:rFonts w:ascii="Cambria Math" w:eastAsia="宋体" w:hAnsi="Cambria Math" w:cs="Times New Roman"/>
                      <w:i/>
                      <w:kern w:val="0"/>
                      <w:sz w:val="24"/>
                      <w:szCs w:val="24"/>
                    </w:rPr>
                  </w:ins>
                </m:ctrlPr>
              </m:fPr>
              <m:num>
                <m:func>
                  <m:funcPr>
                    <m:ctrlPr>
                      <w:ins w:id="2952" w:author="Zhang Li" w:date="2022-06-12T15:03:00Z">
                        <w:rPr>
                          <w:rFonts w:ascii="Cambria Math" w:eastAsia="宋体" w:hAnsi="Cambria Math" w:cs="Times New Roman"/>
                          <w:i/>
                          <w:kern w:val="0"/>
                          <w:sz w:val="24"/>
                          <w:szCs w:val="24"/>
                        </w:rPr>
                      </w:ins>
                    </m:ctrlPr>
                  </m:funcPr>
                  <m:fName>
                    <m:r>
                      <w:ins w:id="2953" w:author="Zhang Li" w:date="2022-06-12T15:03:00Z">
                        <m:rPr>
                          <m:sty m:val="p"/>
                        </m:rPr>
                        <w:rPr>
                          <w:rFonts w:ascii="Cambria Math" w:eastAsia="宋体" w:hAnsi="Cambria Math" w:cs="Times New Roman"/>
                          <w:kern w:val="0"/>
                          <w:sz w:val="24"/>
                          <w:szCs w:val="24"/>
                        </w:rPr>
                        <m:t>log</m:t>
                      </w:ins>
                    </m:r>
                  </m:fName>
                  <m:e>
                    <m:d>
                      <m:dPr>
                        <m:ctrlPr>
                          <w:ins w:id="2954" w:author="Zhang Li" w:date="2022-06-12T15:03:00Z">
                            <w:rPr>
                              <w:rFonts w:ascii="Cambria Math" w:eastAsia="宋体" w:hAnsi="Cambria Math" w:cs="Times New Roman"/>
                              <w:i/>
                              <w:kern w:val="0"/>
                              <w:sz w:val="24"/>
                              <w:szCs w:val="24"/>
                            </w:rPr>
                          </w:ins>
                        </m:ctrlPr>
                      </m:dPr>
                      <m:e>
                        <m:r>
                          <w:ins w:id="2955" w:author="Zhang Li" w:date="2022-06-12T15:03:00Z">
                            <w:rPr>
                              <w:rFonts w:ascii="Cambria Math" w:eastAsia="宋体" w:hAnsi="Cambria Math" w:cs="Times New Roman"/>
                              <w:kern w:val="0"/>
                              <w:sz w:val="24"/>
                              <w:szCs w:val="24"/>
                            </w:rPr>
                            <m:t>1-ς</m:t>
                          </w:ins>
                        </m:r>
                      </m:e>
                    </m:d>
                  </m:e>
                </m:func>
              </m:num>
              <m:den>
                <m:func>
                  <m:funcPr>
                    <m:ctrlPr>
                      <w:ins w:id="2956" w:author="Zhang Li" w:date="2022-06-12T15:03:00Z">
                        <w:rPr>
                          <w:rFonts w:ascii="Cambria Math" w:eastAsia="宋体" w:hAnsi="Cambria Math" w:cs="Times New Roman"/>
                          <w:i/>
                          <w:kern w:val="0"/>
                          <w:sz w:val="24"/>
                          <w:szCs w:val="24"/>
                        </w:rPr>
                      </w:ins>
                    </m:ctrlPr>
                  </m:funcPr>
                  <m:fName>
                    <m:r>
                      <w:ins w:id="2957" w:author="Zhang Li" w:date="2022-06-12T15:03:00Z">
                        <m:rPr>
                          <m:sty m:val="p"/>
                        </m:rPr>
                        <w:rPr>
                          <w:rFonts w:ascii="Cambria Math" w:eastAsia="宋体" w:hAnsi="Cambria Math" w:cs="Times New Roman"/>
                          <w:kern w:val="0"/>
                          <w:sz w:val="24"/>
                          <w:szCs w:val="24"/>
                        </w:rPr>
                        <m:t>log</m:t>
                      </w:ins>
                    </m:r>
                  </m:fName>
                  <m:e>
                    <m:d>
                      <m:dPr>
                        <m:ctrlPr>
                          <w:ins w:id="2958" w:author="Zhang Li" w:date="2022-06-12T15:03:00Z">
                            <w:rPr>
                              <w:rFonts w:ascii="Cambria Math" w:eastAsia="宋体" w:hAnsi="Cambria Math" w:cs="Times New Roman"/>
                              <w:i/>
                              <w:kern w:val="0"/>
                              <w:sz w:val="24"/>
                              <w:szCs w:val="24"/>
                            </w:rPr>
                          </w:ins>
                        </m:ctrlPr>
                      </m:dPr>
                      <m:e>
                        <m:r>
                          <w:ins w:id="2959" w:author="Zhang Li" w:date="2022-06-12T15:03:00Z">
                            <w:rPr>
                              <w:rFonts w:ascii="Cambria Math" w:eastAsia="宋体" w:hAnsi="Cambria Math" w:cs="Times New Roman"/>
                              <w:kern w:val="0"/>
                              <w:sz w:val="24"/>
                              <w:szCs w:val="24"/>
                            </w:rPr>
                            <m:t>1-</m:t>
                          </w:ins>
                        </m:r>
                        <m:r>
                          <w:ins w:id="2960" w:author="Zhang Li" w:date="2022-06-12T15:03:00Z">
                            <w:rPr>
                              <w:rFonts w:ascii="Cambria Math" w:eastAsia="宋体" w:hAnsi="Cambria Math" w:cs="Times New Roman" w:hint="eastAsia"/>
                              <w:kern w:val="0"/>
                              <w:sz w:val="24"/>
                              <w:szCs w:val="24"/>
                            </w:rPr>
                            <m:t>N</m:t>
                          </w:ins>
                        </m:r>
                        <m:r>
                          <w:ins w:id="2961" w:author="Zhang Li" w:date="2022-06-12T15:03:00Z">
                            <w:rPr>
                              <w:rFonts w:ascii="Cambria Math" w:eastAsia="宋体" w:hAnsi="Cambria Math" w:cs="Times New Roman"/>
                              <w:kern w:val="0"/>
                              <w:sz w:val="24"/>
                              <w:szCs w:val="24"/>
                            </w:rPr>
                            <m:t>⋅p⋅</m:t>
                          </w:ins>
                        </m:r>
                        <m:sSup>
                          <m:sSupPr>
                            <m:ctrlPr>
                              <w:ins w:id="2962" w:author="Zhang Li" w:date="2022-06-12T15:03:00Z">
                                <w:rPr>
                                  <w:rFonts w:ascii="Cambria Math" w:eastAsia="宋体" w:hAnsi="Cambria Math" w:cs="Times New Roman"/>
                                  <w:i/>
                                  <w:kern w:val="0"/>
                                  <w:sz w:val="24"/>
                                  <w:szCs w:val="24"/>
                                </w:rPr>
                              </w:ins>
                            </m:ctrlPr>
                          </m:sSupPr>
                          <m:e>
                            <m:d>
                              <m:dPr>
                                <m:ctrlPr>
                                  <w:ins w:id="2963" w:author="Zhang Li" w:date="2022-06-12T15:03:00Z">
                                    <w:rPr>
                                      <w:rFonts w:ascii="Cambria Math" w:eastAsia="宋体" w:hAnsi="Cambria Math" w:cs="Times New Roman"/>
                                      <w:i/>
                                      <w:kern w:val="0"/>
                                      <w:sz w:val="24"/>
                                      <w:szCs w:val="24"/>
                                    </w:rPr>
                                  </w:ins>
                                </m:ctrlPr>
                              </m:dPr>
                              <m:e>
                                <m:r>
                                  <w:ins w:id="2964" w:author="Zhang Li" w:date="2022-06-12T15:03:00Z">
                                    <w:rPr>
                                      <w:rFonts w:ascii="Cambria Math" w:eastAsia="宋体" w:hAnsi="Cambria Math" w:cs="Times New Roman"/>
                                      <w:kern w:val="0"/>
                                      <w:sz w:val="24"/>
                                      <w:szCs w:val="24"/>
                                    </w:rPr>
                                    <m:t>1-p</m:t>
                                  </w:ins>
                                </m:r>
                              </m:e>
                            </m:d>
                          </m:e>
                          <m:sup>
                            <m:r>
                              <w:ins w:id="2965" w:author="Zhang Li" w:date="2022-06-12T15:03:00Z">
                                <w:rPr>
                                  <w:rFonts w:ascii="Cambria Math" w:eastAsia="宋体" w:hAnsi="Cambria Math" w:cs="Times New Roman"/>
                                  <w:kern w:val="0"/>
                                  <w:sz w:val="24"/>
                                  <w:szCs w:val="24"/>
                                </w:rPr>
                                <m:t>N-1</m:t>
                              </w:ins>
                            </m:r>
                          </m:sup>
                        </m:sSup>
                      </m:e>
                    </m:d>
                  </m:e>
                </m:func>
              </m:den>
            </m:f>
          </m:e>
        </m:d>
      </m:oMath>
      <w:ins w:id="296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2967" w:author="Zhang Li" w:date="2022-06-12T15:03:00Z">
            <w:rPr>
              <w:rFonts w:ascii="Cambria Math" w:eastAsia="宋体" w:hAnsi="Cambria Math" w:cs="Times New Roman"/>
              <w:kern w:val="0"/>
              <w:sz w:val="24"/>
              <w:szCs w:val="24"/>
            </w:rPr>
            <m:t>0≤ς&lt;1</m:t>
          </w:ins>
        </m:r>
      </m:oMath>
      <w:ins w:id="296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ins>
    </w:p>
    <w:p w14:paraId="1287706D" w14:textId="5A01F7FF" w:rsidR="00615399" w:rsidDel="00615399" w:rsidRDefault="00615399" w:rsidP="00615399">
      <w:pPr>
        <w:spacing w:afterLines="50" w:after="156"/>
        <w:ind w:firstLine="420"/>
        <w:rPr>
          <w:del w:id="2969" w:author="Zhang Li" w:date="2022-06-12T15:10:00Z"/>
          <w:rFonts w:ascii="Times New Roman" w:eastAsia="宋体" w:hAnsi="Times New Roman" w:cs="Times New Roman"/>
          <w:kern w:val="0"/>
          <w:sz w:val="24"/>
          <w:szCs w:val="24"/>
        </w:rPr>
      </w:pPr>
      <w:del w:id="2970" w:author="Zhang Li" w:date="2022-06-12T15:10:00Z">
        <w:r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Pr="00A21B1E" w:rsidDel="00615399">
          <w:rPr>
            <w:rFonts w:ascii="Times New Roman" w:eastAsia="宋体" w:hAnsi="Times New Roman" w:cs="Times New Roman"/>
            <w:kern w:val="0"/>
            <w:sz w:val="24"/>
            <w:szCs w:val="24"/>
            <w:highlight w:val="cyan"/>
          </w:rPr>
          <w:delText>not</w:delText>
        </w:r>
        <w:r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2971" w:author="Zhang Li" w:date="2022-06-12T15:10:00Z"/>
          <w:rFonts w:ascii="Times New Roman" w:eastAsia="宋体" w:hAnsi="Times New Roman" w:cs="Times New Roman"/>
          <w:kern w:val="0"/>
          <w:sz w:val="24"/>
          <w:szCs w:val="24"/>
        </w:rPr>
      </w:pPr>
      <w:del w:id="2972"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2973" w:author="Zhang Li" w:date="2022-06-12T15:10:00Z">
                <w:rPr>
                  <w:rFonts w:ascii="Cambria Math" w:eastAsia="宋体" w:hAnsi="Cambria Math" w:cs="Times New Roman"/>
                  <w:i/>
                  <w:kern w:val="0"/>
                  <w:sz w:val="24"/>
                  <w:szCs w:val="24"/>
                </w:rPr>
              </w:del>
            </m:ctrlPr>
          </m:sSubSupPr>
          <m:e>
            <m:r>
              <w:del w:id="2974" w:author="Zhang Li" w:date="2022-06-12T15:10:00Z">
                <w:rPr>
                  <w:rFonts w:ascii="Cambria Math" w:eastAsia="宋体" w:hAnsi="Cambria Math" w:cs="Times New Roman"/>
                  <w:kern w:val="0"/>
                  <w:sz w:val="24"/>
                  <w:szCs w:val="24"/>
                </w:rPr>
                <m:t>T</m:t>
              </w:del>
            </m:r>
          </m:e>
          <m:sub>
            <m:r>
              <w:del w:id="2975" w:author="Zhang Li" w:date="2022-06-12T15:10:00Z">
                <w:rPr>
                  <w:rFonts w:ascii="Cambria Math" w:eastAsia="宋体" w:hAnsi="Cambria Math" w:cs="Times New Roman"/>
                  <w:kern w:val="0"/>
                  <w:sz w:val="24"/>
                  <w:szCs w:val="24"/>
                </w:rPr>
                <m:t>B</m:t>
              </w:del>
            </m:r>
          </m:sub>
          <m:sup>
            <m:r>
              <w:del w:id="2976" w:author="Zhang Li" w:date="2022-06-12T15:10:00Z">
                <w:rPr>
                  <w:rFonts w:ascii="Cambria Math" w:eastAsia="宋体" w:hAnsi="Cambria Math" w:cs="Times New Roman"/>
                  <w:kern w:val="0"/>
                  <w:sz w:val="24"/>
                  <w:szCs w:val="24"/>
                </w:rPr>
                <m:t>valid</m:t>
              </w:del>
            </m:r>
          </m:sup>
        </m:sSubSup>
      </m:oMath>
      <w:del w:id="297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2978" w:author="Zhang Li" w:date="2022-06-12T15:10:00Z">
                <w:rPr>
                  <w:rFonts w:ascii="Cambria Math" w:eastAsia="宋体" w:hAnsi="Cambria Math" w:cs="Times New Roman"/>
                  <w:i/>
                  <w:kern w:val="0"/>
                  <w:sz w:val="24"/>
                  <w:szCs w:val="24"/>
                </w:rPr>
              </w:del>
            </m:ctrlPr>
          </m:sSubSupPr>
          <m:e>
            <m:r>
              <w:del w:id="2979" w:author="Zhang Li" w:date="2022-06-12T15:10:00Z">
                <w:rPr>
                  <w:rFonts w:ascii="Cambria Math" w:eastAsia="宋体" w:hAnsi="Cambria Math" w:cs="Times New Roman"/>
                  <w:kern w:val="0"/>
                  <w:sz w:val="24"/>
                  <w:szCs w:val="24"/>
                </w:rPr>
                <m:t>T</m:t>
              </w:del>
            </m:r>
          </m:e>
          <m:sub>
            <m:r>
              <w:del w:id="2980" w:author="Zhang Li" w:date="2022-06-12T15:10:00Z">
                <w:rPr>
                  <w:rFonts w:ascii="Cambria Math" w:eastAsia="宋体" w:hAnsi="Cambria Math" w:cs="Times New Roman"/>
                  <w:kern w:val="0"/>
                  <w:sz w:val="24"/>
                  <w:szCs w:val="24"/>
                </w:rPr>
                <m:t>B</m:t>
              </w:del>
            </m:r>
          </m:sub>
          <m:sup>
            <m:r>
              <w:del w:id="2981" w:author="Zhang Li" w:date="2022-06-12T15:10:00Z">
                <w:rPr>
                  <w:rFonts w:ascii="Cambria Math" w:eastAsia="宋体" w:hAnsi="Cambria Math" w:cs="Times New Roman"/>
                  <w:kern w:val="0"/>
                  <w:sz w:val="24"/>
                  <w:szCs w:val="24"/>
                </w:rPr>
                <m:t>empty</m:t>
              </w:del>
            </m:r>
          </m:sup>
        </m:sSubSup>
      </m:oMath>
      <w:del w:id="298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2983" w:author="Zhang Li" w:date="2022-06-12T15:10:00Z">
                <w:rPr>
                  <w:rFonts w:ascii="Cambria Math" w:eastAsia="宋体" w:hAnsi="Cambria Math" w:cs="Times New Roman"/>
                  <w:i/>
                  <w:kern w:val="0"/>
                  <w:sz w:val="24"/>
                  <w:szCs w:val="24"/>
                </w:rPr>
              </w:del>
            </m:ctrlPr>
          </m:sSubPr>
          <m:e>
            <m:r>
              <w:del w:id="2984" w:author="Zhang Li" w:date="2022-06-12T15:10:00Z">
                <w:rPr>
                  <w:rFonts w:ascii="Cambria Math" w:eastAsia="宋体" w:hAnsi="Cambria Math" w:cs="Times New Roman"/>
                  <w:kern w:val="0"/>
                  <w:sz w:val="24"/>
                  <w:szCs w:val="24"/>
                </w:rPr>
                <m:t>L</m:t>
              </w:del>
            </m:r>
          </m:e>
          <m:sub>
            <m:r>
              <w:del w:id="2985" w:author="Zhang Li" w:date="2022-06-12T15:10:00Z">
                <w:rPr>
                  <w:rFonts w:ascii="Cambria Math" w:eastAsia="宋体" w:hAnsi="Cambria Math" w:cs="Times New Roman"/>
                  <w:kern w:val="0"/>
                  <w:sz w:val="24"/>
                  <w:szCs w:val="24"/>
                </w:rPr>
                <m:t>c,valid</m:t>
              </w:del>
            </m:r>
          </m:sub>
        </m:sSub>
        <m:r>
          <w:del w:id="2986" w:author="Zhang Li" w:date="2022-06-12T15:10:00Z">
            <w:rPr>
              <w:rFonts w:ascii="Cambria Math" w:eastAsia="宋体" w:hAnsi="Cambria Math" w:cs="Times New Roman"/>
              <w:kern w:val="0"/>
              <w:sz w:val="24"/>
              <w:szCs w:val="24"/>
            </w:rPr>
            <m:t xml:space="preserve">= </m:t>
          </w:del>
        </m:r>
        <m:sSub>
          <m:sSubPr>
            <m:ctrlPr>
              <w:del w:id="2987" w:author="Zhang Li" w:date="2022-06-12T15:10:00Z">
                <w:rPr>
                  <w:rFonts w:ascii="Cambria Math" w:eastAsia="宋体" w:hAnsi="Cambria Math" w:cs="Times New Roman"/>
                  <w:i/>
                  <w:kern w:val="0"/>
                  <w:sz w:val="24"/>
                  <w:szCs w:val="24"/>
                </w:rPr>
              </w:del>
            </m:ctrlPr>
          </m:sSubPr>
          <m:e>
            <m:r>
              <w:del w:id="2988" w:author="Zhang Li" w:date="2022-06-12T15:10:00Z">
                <w:rPr>
                  <w:rFonts w:ascii="Cambria Math" w:eastAsia="宋体" w:hAnsi="Cambria Math" w:cs="Times New Roman"/>
                  <w:kern w:val="0"/>
                  <w:sz w:val="24"/>
                  <w:szCs w:val="24"/>
                </w:rPr>
                <m:t>τ</m:t>
              </w:del>
            </m:r>
          </m:e>
          <m:sub>
            <m:r>
              <w:del w:id="2989" w:author="Zhang Li" w:date="2022-06-12T15:10:00Z">
                <w:rPr>
                  <w:rFonts w:ascii="Cambria Math" w:eastAsia="宋体" w:hAnsi="Cambria Math" w:cs="Times New Roman"/>
                  <w:kern w:val="0"/>
                  <w:sz w:val="24"/>
                  <w:szCs w:val="24"/>
                </w:rPr>
                <m:t>o</m:t>
              </w:del>
            </m:r>
          </m:sub>
        </m:sSub>
        <m:r>
          <w:del w:id="2990" w:author="Zhang Li" w:date="2022-06-12T15:10:00Z">
            <w:rPr>
              <w:rFonts w:ascii="Cambria Math" w:eastAsia="宋体" w:hAnsi="Cambria Math" w:cs="Times New Roman"/>
              <w:kern w:val="0"/>
              <w:sz w:val="24"/>
              <w:szCs w:val="24"/>
            </w:rPr>
            <m:t>⋅</m:t>
          </w:del>
        </m:r>
        <m:nary>
          <m:naryPr>
            <m:chr m:val="∑"/>
            <m:limLoc m:val="undOvr"/>
            <m:ctrlPr>
              <w:del w:id="2991" w:author="Zhang Li" w:date="2022-06-12T15:10:00Z">
                <w:rPr>
                  <w:rFonts w:ascii="Cambria Math" w:eastAsia="宋体" w:hAnsi="Cambria Math" w:cs="Times New Roman"/>
                  <w:i/>
                  <w:kern w:val="0"/>
                  <w:sz w:val="24"/>
                  <w:szCs w:val="24"/>
                </w:rPr>
              </w:del>
            </m:ctrlPr>
          </m:naryPr>
          <m:sub>
            <m:r>
              <w:del w:id="2992" w:author="Zhang Li" w:date="2022-06-12T15:10:00Z">
                <w:rPr>
                  <w:rFonts w:ascii="Cambria Math" w:eastAsia="宋体" w:hAnsi="Cambria Math" w:cs="Times New Roman"/>
                  <w:kern w:val="0"/>
                  <w:sz w:val="24"/>
                  <w:szCs w:val="24"/>
                </w:rPr>
                <m:t>i=0</m:t>
              </w:del>
            </m:r>
          </m:sub>
          <m:sup>
            <m:r>
              <w:del w:id="2993" w:author="Zhang Li" w:date="2022-06-12T15:10:00Z">
                <w:rPr>
                  <w:rFonts w:ascii="Cambria Math" w:eastAsia="宋体" w:hAnsi="Cambria Math" w:cs="Times New Roman"/>
                  <w:kern w:val="0"/>
                  <w:sz w:val="24"/>
                  <w:szCs w:val="24"/>
                </w:rPr>
                <m:t>N</m:t>
              </w:del>
            </m:r>
          </m:sup>
          <m:e>
            <m:sSubSup>
              <m:sSubSupPr>
                <m:ctrlPr>
                  <w:del w:id="2994" w:author="Zhang Li" w:date="2022-06-12T15:10:00Z">
                    <w:rPr>
                      <w:rFonts w:ascii="Cambria Math" w:eastAsia="宋体" w:hAnsi="Cambria Math" w:cs="Times New Roman"/>
                      <w:i/>
                      <w:kern w:val="0"/>
                      <w:sz w:val="24"/>
                      <w:szCs w:val="24"/>
                    </w:rPr>
                  </w:del>
                </m:ctrlPr>
              </m:sSubSupPr>
              <m:e>
                <m:r>
                  <w:del w:id="2995" w:author="Zhang Li" w:date="2022-06-12T15:10:00Z">
                    <w:rPr>
                      <w:rFonts w:ascii="Cambria Math" w:eastAsia="宋体" w:hAnsi="Cambria Math" w:cs="Times New Roman"/>
                      <w:kern w:val="0"/>
                      <w:sz w:val="24"/>
                      <w:szCs w:val="24"/>
                    </w:rPr>
                    <m:t>T</m:t>
                  </w:del>
                </m:r>
              </m:e>
              <m:sub>
                <m:r>
                  <w:del w:id="2996" w:author="Zhang Li" w:date="2022-06-12T15:10:00Z">
                    <w:rPr>
                      <w:rFonts w:ascii="Cambria Math" w:eastAsia="宋体" w:hAnsi="Cambria Math" w:cs="Times New Roman"/>
                      <w:kern w:val="0"/>
                      <w:sz w:val="24"/>
                      <w:szCs w:val="24"/>
                    </w:rPr>
                    <m:t>c,sig</m:t>
                  </w:del>
                </m:r>
              </m:sub>
              <m:sup>
                <m:r>
                  <w:del w:id="2997" w:author="Zhang Li" w:date="2022-06-12T15:10:00Z">
                    <w:rPr>
                      <w:rFonts w:ascii="Cambria Math" w:eastAsia="宋体" w:hAnsi="Cambria Math" w:cs="Times New Roman"/>
                      <w:kern w:val="0"/>
                      <w:sz w:val="24"/>
                      <w:szCs w:val="24"/>
                    </w:rPr>
                    <m:t>max</m:t>
                  </w:del>
                </m:r>
              </m:sup>
            </m:sSubSup>
          </m:e>
        </m:nary>
        <m:r>
          <w:del w:id="2998" w:author="Zhang Li" w:date="2022-06-12T15:10:00Z">
            <w:rPr>
              <w:rFonts w:ascii="Cambria Math" w:eastAsia="宋体" w:hAnsi="Cambria Math" w:cs="Times New Roman"/>
              <w:kern w:val="0"/>
              <w:sz w:val="24"/>
              <w:szCs w:val="24"/>
            </w:rPr>
            <m:t>+</m:t>
          </w:del>
        </m:r>
        <m:sSub>
          <m:sSubPr>
            <m:ctrlPr>
              <w:del w:id="2999" w:author="Zhang Li" w:date="2022-06-12T15:10:00Z">
                <w:rPr>
                  <w:rFonts w:ascii="Cambria Math" w:eastAsia="宋体" w:hAnsi="Cambria Math" w:cs="Times New Roman"/>
                  <w:i/>
                  <w:kern w:val="0"/>
                  <w:sz w:val="24"/>
                  <w:szCs w:val="24"/>
                </w:rPr>
              </w:del>
            </m:ctrlPr>
          </m:sSubPr>
          <m:e>
            <m:r>
              <w:del w:id="3000" w:author="Zhang Li" w:date="2022-06-12T15:10:00Z">
                <w:rPr>
                  <w:rFonts w:ascii="Cambria Math" w:eastAsia="宋体" w:hAnsi="Cambria Math" w:cs="Times New Roman"/>
                  <w:kern w:val="0"/>
                  <w:sz w:val="24"/>
                  <w:szCs w:val="24"/>
                </w:rPr>
                <m:t>τ</m:t>
              </w:del>
            </m:r>
          </m:e>
          <m:sub>
            <m:r>
              <w:del w:id="3001" w:author="Zhang Li" w:date="2022-06-12T15:10:00Z">
                <w:rPr>
                  <w:rFonts w:ascii="Cambria Math" w:eastAsia="宋体" w:hAnsi="Cambria Math" w:cs="Times New Roman"/>
                  <w:kern w:val="0"/>
                  <w:sz w:val="24"/>
                  <w:szCs w:val="24"/>
                </w:rPr>
                <m:t>o</m:t>
              </w:del>
            </m:r>
          </m:sub>
        </m:sSub>
        <m:r>
          <w:del w:id="3002" w:author="Zhang Li" w:date="2022-06-12T15:10:00Z">
            <w:rPr>
              <w:rFonts w:ascii="Cambria Math" w:eastAsia="宋体" w:hAnsi="Cambria Math" w:cs="Times New Roman"/>
              <w:kern w:val="0"/>
              <w:sz w:val="24"/>
              <w:szCs w:val="24"/>
            </w:rPr>
            <m:t>⋅</m:t>
          </w:del>
        </m:r>
        <m:sSubSup>
          <m:sSubSupPr>
            <m:ctrlPr>
              <w:del w:id="3003" w:author="Zhang Li" w:date="2022-06-12T15:10:00Z">
                <w:rPr>
                  <w:rFonts w:ascii="Cambria Math" w:eastAsia="宋体" w:hAnsi="Cambria Math" w:cs="Times New Roman"/>
                  <w:i/>
                  <w:kern w:val="0"/>
                  <w:sz w:val="24"/>
                  <w:szCs w:val="24"/>
                </w:rPr>
              </w:del>
            </m:ctrlPr>
          </m:sSubSupPr>
          <m:e>
            <m:r>
              <w:del w:id="3004" w:author="Zhang Li" w:date="2022-06-12T15:10:00Z">
                <w:rPr>
                  <w:rFonts w:ascii="Cambria Math" w:eastAsia="宋体" w:hAnsi="Cambria Math" w:cs="Times New Roman"/>
                  <w:kern w:val="0"/>
                  <w:sz w:val="24"/>
                  <w:szCs w:val="24"/>
                </w:rPr>
                <m:t>T</m:t>
              </w:del>
            </m:r>
          </m:e>
          <m:sub>
            <m:r>
              <w:del w:id="3005" w:author="Zhang Li" w:date="2022-06-12T15:10:00Z">
                <w:rPr>
                  <w:rFonts w:ascii="Cambria Math" w:eastAsia="宋体" w:hAnsi="Cambria Math" w:cs="Times New Roman"/>
                  <w:kern w:val="0"/>
                  <w:sz w:val="24"/>
                  <w:szCs w:val="24"/>
                </w:rPr>
                <m:t>c,B</m:t>
              </w:del>
            </m:r>
          </m:sub>
          <m:sup>
            <m:r>
              <w:del w:id="3006" w:author="Zhang Li" w:date="2022-06-12T15:10:00Z">
                <w:rPr>
                  <w:rFonts w:ascii="Cambria Math" w:eastAsia="宋体" w:hAnsi="Cambria Math" w:cs="Times New Roman"/>
                  <w:kern w:val="0"/>
                  <w:sz w:val="24"/>
                  <w:szCs w:val="24"/>
                </w:rPr>
                <m:t>valid</m:t>
              </w:del>
            </m:r>
          </m:sup>
        </m:sSubSup>
      </m:oMath>
      <w:del w:id="3007"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3008" w:author="Zhang Li" w:date="2022-06-12T15:10:00Z">
                <w:rPr>
                  <w:rFonts w:ascii="Cambria Math" w:eastAsia="宋体" w:hAnsi="Cambria Math" w:cs="Times New Roman"/>
                  <w:i/>
                  <w:kern w:val="0"/>
                  <w:sz w:val="24"/>
                  <w:szCs w:val="24"/>
                </w:rPr>
              </w:del>
            </m:ctrlPr>
          </m:sSupPr>
          <m:e>
            <m:r>
              <w:del w:id="3009" w:author="Zhang Li" w:date="2022-06-12T15:10:00Z">
                <w:rPr>
                  <w:rFonts w:ascii="Cambria Math" w:eastAsia="宋体" w:hAnsi="Cambria Math" w:cs="Times New Roman"/>
                  <w:kern w:val="0"/>
                  <w:sz w:val="24"/>
                  <w:szCs w:val="24"/>
                </w:rPr>
                <m:t>c</m:t>
              </w:del>
            </m:r>
          </m:e>
          <m:sup>
            <m:r>
              <w:del w:id="3010" w:author="Zhang Li" w:date="2022-06-12T15:10:00Z">
                <w:rPr>
                  <w:rFonts w:ascii="Cambria Math" w:eastAsia="宋体" w:hAnsi="Cambria Math" w:cs="Times New Roman"/>
                  <w:kern w:val="0"/>
                  <w:sz w:val="24"/>
                  <w:szCs w:val="24"/>
                </w:rPr>
                <m:t>th</m:t>
              </w:del>
            </m:r>
          </m:sup>
        </m:sSup>
      </m:oMath>
      <w:del w:id="301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3012" w:author="Zhang Li" w:date="2022-06-12T15:10:00Z">
                <w:rPr>
                  <w:rFonts w:ascii="Cambria Math" w:eastAsia="宋体" w:hAnsi="Cambria Math" w:cs="Times New Roman"/>
                  <w:i/>
                  <w:kern w:val="0"/>
                  <w:sz w:val="24"/>
                  <w:szCs w:val="24"/>
                </w:rPr>
              </w:del>
            </m:ctrlPr>
          </m:sSubPr>
          <m:e>
            <m:r>
              <w:del w:id="3013" w:author="Zhang Li" w:date="2022-06-12T15:10:00Z">
                <w:rPr>
                  <w:rFonts w:ascii="Cambria Math" w:eastAsia="宋体" w:hAnsi="Cambria Math" w:cs="Times New Roman"/>
                  <w:kern w:val="0"/>
                  <w:sz w:val="24"/>
                  <w:szCs w:val="24"/>
                </w:rPr>
                <m:t>L</m:t>
              </w:del>
            </m:r>
          </m:e>
          <m:sub>
            <m:r>
              <w:del w:id="3014" w:author="Zhang Li" w:date="2022-06-12T15:10:00Z">
                <w:rPr>
                  <w:rFonts w:ascii="Cambria Math" w:eastAsia="宋体" w:hAnsi="Cambria Math" w:cs="Times New Roman"/>
                  <w:kern w:val="0"/>
                  <w:sz w:val="24"/>
                  <w:szCs w:val="24"/>
                </w:rPr>
                <m:t>c,empty</m:t>
              </w:del>
            </m:r>
          </m:sub>
        </m:sSub>
        <m:r>
          <w:del w:id="3015" w:author="Zhang Li" w:date="2022-06-12T15:10:00Z">
            <w:rPr>
              <w:rFonts w:ascii="Cambria Math" w:eastAsia="宋体" w:hAnsi="Cambria Math" w:cs="Times New Roman"/>
              <w:kern w:val="0"/>
              <w:sz w:val="24"/>
              <w:szCs w:val="24"/>
            </w:rPr>
            <m:t>=</m:t>
          </w:del>
        </m:r>
        <m:sSub>
          <m:sSubPr>
            <m:ctrlPr>
              <w:del w:id="3016" w:author="Zhang Li" w:date="2022-06-12T15:10:00Z">
                <w:rPr>
                  <w:rFonts w:ascii="Cambria Math" w:eastAsia="宋体" w:hAnsi="Cambria Math" w:cs="Times New Roman"/>
                  <w:i/>
                  <w:kern w:val="0"/>
                  <w:sz w:val="24"/>
                  <w:szCs w:val="24"/>
                </w:rPr>
              </w:del>
            </m:ctrlPr>
          </m:sSubPr>
          <m:e>
            <m:r>
              <w:del w:id="3017" w:author="Zhang Li" w:date="2022-06-12T15:10:00Z">
                <w:rPr>
                  <w:rFonts w:ascii="Cambria Math" w:eastAsia="宋体" w:hAnsi="Cambria Math" w:cs="Times New Roman"/>
                  <w:kern w:val="0"/>
                  <w:sz w:val="24"/>
                  <w:szCs w:val="24"/>
                </w:rPr>
                <m:t>τ</m:t>
              </w:del>
            </m:r>
          </m:e>
          <m:sub>
            <m:r>
              <w:del w:id="3018" w:author="Zhang Li" w:date="2022-06-12T15:10:00Z">
                <w:rPr>
                  <w:rFonts w:ascii="Cambria Math" w:eastAsia="宋体" w:hAnsi="Cambria Math" w:cs="Times New Roman"/>
                  <w:kern w:val="0"/>
                  <w:sz w:val="24"/>
                  <w:szCs w:val="24"/>
                </w:rPr>
                <m:t>o</m:t>
              </w:del>
            </m:r>
          </m:sub>
        </m:sSub>
        <m:r>
          <w:del w:id="3019" w:author="Zhang Li" w:date="2022-06-12T15:10:00Z">
            <w:rPr>
              <w:rFonts w:ascii="Cambria Math" w:eastAsia="宋体" w:hAnsi="Cambria Math" w:cs="Times New Roman"/>
              <w:kern w:val="0"/>
              <w:sz w:val="24"/>
              <w:szCs w:val="24"/>
            </w:rPr>
            <m:t>⋅</m:t>
          </w:del>
        </m:r>
        <m:nary>
          <m:naryPr>
            <m:chr m:val="∑"/>
            <m:limLoc m:val="undOvr"/>
            <m:ctrlPr>
              <w:del w:id="3020" w:author="Zhang Li" w:date="2022-06-12T15:10:00Z">
                <w:rPr>
                  <w:rFonts w:ascii="Cambria Math" w:eastAsia="宋体" w:hAnsi="Cambria Math" w:cs="Times New Roman"/>
                  <w:i/>
                  <w:kern w:val="0"/>
                  <w:sz w:val="24"/>
                  <w:szCs w:val="24"/>
                </w:rPr>
              </w:del>
            </m:ctrlPr>
          </m:naryPr>
          <m:sub>
            <m:r>
              <w:del w:id="3021" w:author="Zhang Li" w:date="2022-06-12T15:10:00Z">
                <w:rPr>
                  <w:rFonts w:ascii="Cambria Math" w:eastAsia="宋体" w:hAnsi="Cambria Math" w:cs="Times New Roman"/>
                  <w:kern w:val="0"/>
                  <w:sz w:val="24"/>
                  <w:szCs w:val="24"/>
                </w:rPr>
                <m:t>i=0</m:t>
              </w:del>
            </m:r>
          </m:sub>
          <m:sup>
            <m:r>
              <w:del w:id="3022" w:author="Zhang Li" w:date="2022-06-12T15:10:00Z">
                <w:rPr>
                  <w:rFonts w:ascii="Cambria Math" w:eastAsia="宋体" w:hAnsi="Cambria Math" w:cs="Times New Roman"/>
                  <w:kern w:val="0"/>
                  <w:sz w:val="24"/>
                  <w:szCs w:val="24"/>
                </w:rPr>
                <m:t>N</m:t>
              </w:del>
            </m:r>
          </m:sup>
          <m:e>
            <m:sSubSup>
              <m:sSubSupPr>
                <m:ctrlPr>
                  <w:del w:id="3023" w:author="Zhang Li" w:date="2022-06-12T15:10:00Z">
                    <w:rPr>
                      <w:rFonts w:ascii="Cambria Math" w:eastAsia="宋体" w:hAnsi="Cambria Math" w:cs="Times New Roman"/>
                      <w:i/>
                      <w:kern w:val="0"/>
                      <w:sz w:val="24"/>
                      <w:szCs w:val="24"/>
                    </w:rPr>
                  </w:del>
                </m:ctrlPr>
              </m:sSubSupPr>
              <m:e>
                <m:r>
                  <w:del w:id="3024" w:author="Zhang Li" w:date="2022-06-12T15:10:00Z">
                    <w:rPr>
                      <w:rFonts w:ascii="Cambria Math" w:eastAsia="宋体" w:hAnsi="Cambria Math" w:cs="Times New Roman"/>
                      <w:kern w:val="0"/>
                      <w:sz w:val="24"/>
                      <w:szCs w:val="24"/>
                    </w:rPr>
                    <m:t>T</m:t>
                  </w:del>
                </m:r>
              </m:e>
              <m:sub>
                <m:r>
                  <w:del w:id="3025" w:author="Zhang Li" w:date="2022-06-12T15:10:00Z">
                    <w:rPr>
                      <w:rFonts w:ascii="Cambria Math" w:eastAsia="宋体" w:hAnsi="Cambria Math" w:cs="Times New Roman"/>
                      <w:kern w:val="0"/>
                      <w:sz w:val="24"/>
                      <w:szCs w:val="24"/>
                    </w:rPr>
                    <m:t>c, sig</m:t>
                  </w:del>
                </m:r>
              </m:sub>
              <m:sup>
                <m:r>
                  <w:del w:id="3026" w:author="Zhang Li" w:date="2022-06-12T15:10:00Z">
                    <w:rPr>
                      <w:rFonts w:ascii="Cambria Math" w:eastAsia="宋体" w:hAnsi="Cambria Math" w:cs="Times New Roman"/>
                      <w:kern w:val="0"/>
                      <w:sz w:val="24"/>
                      <w:szCs w:val="24"/>
                    </w:rPr>
                    <m:t>max</m:t>
                  </w:del>
                </m:r>
              </m:sup>
            </m:sSubSup>
          </m:e>
        </m:nary>
        <m:r>
          <w:del w:id="3027" w:author="Zhang Li" w:date="2022-06-12T15:10:00Z">
            <w:rPr>
              <w:rFonts w:ascii="Cambria Math" w:eastAsia="宋体" w:hAnsi="Cambria Math" w:cs="Times New Roman"/>
              <w:kern w:val="0"/>
              <w:sz w:val="24"/>
              <w:szCs w:val="24"/>
            </w:rPr>
            <m:t>+</m:t>
          </w:del>
        </m:r>
        <m:sSub>
          <m:sSubPr>
            <m:ctrlPr>
              <w:del w:id="3028" w:author="Zhang Li" w:date="2022-06-12T15:10:00Z">
                <w:rPr>
                  <w:rFonts w:ascii="Cambria Math" w:eastAsia="宋体" w:hAnsi="Cambria Math" w:cs="Times New Roman"/>
                  <w:i/>
                  <w:kern w:val="0"/>
                  <w:sz w:val="24"/>
                  <w:szCs w:val="24"/>
                </w:rPr>
              </w:del>
            </m:ctrlPr>
          </m:sSubPr>
          <m:e>
            <m:r>
              <w:del w:id="3029" w:author="Zhang Li" w:date="2022-06-12T15:10:00Z">
                <w:rPr>
                  <w:rFonts w:ascii="Cambria Math" w:eastAsia="宋体" w:hAnsi="Cambria Math" w:cs="Times New Roman"/>
                  <w:kern w:val="0"/>
                  <w:sz w:val="24"/>
                  <w:szCs w:val="24"/>
                </w:rPr>
                <m:t>τ</m:t>
              </w:del>
            </m:r>
          </m:e>
          <m:sub>
            <m:r>
              <w:del w:id="3030" w:author="Zhang Li" w:date="2022-06-12T15:10:00Z">
                <w:rPr>
                  <w:rFonts w:ascii="Cambria Math" w:eastAsia="宋体" w:hAnsi="Cambria Math" w:cs="Times New Roman"/>
                  <w:kern w:val="0"/>
                  <w:sz w:val="24"/>
                  <w:szCs w:val="24"/>
                </w:rPr>
                <m:t>o</m:t>
              </w:del>
            </m:r>
          </m:sub>
        </m:sSub>
        <m:r>
          <w:del w:id="3031" w:author="Zhang Li" w:date="2022-06-12T15:10:00Z">
            <w:rPr>
              <w:rFonts w:ascii="Cambria Math" w:eastAsia="宋体" w:hAnsi="Cambria Math" w:cs="Times New Roman"/>
              <w:kern w:val="0"/>
              <w:sz w:val="24"/>
              <w:szCs w:val="24"/>
            </w:rPr>
            <m:t>⋅</m:t>
          </w:del>
        </m:r>
        <m:sSubSup>
          <m:sSubSupPr>
            <m:ctrlPr>
              <w:del w:id="3032" w:author="Zhang Li" w:date="2022-06-12T15:10:00Z">
                <w:rPr>
                  <w:rFonts w:ascii="Cambria Math" w:eastAsia="宋体" w:hAnsi="Cambria Math" w:cs="Times New Roman"/>
                  <w:i/>
                  <w:kern w:val="0"/>
                  <w:sz w:val="24"/>
                  <w:szCs w:val="24"/>
                </w:rPr>
              </w:del>
            </m:ctrlPr>
          </m:sSubSupPr>
          <m:e>
            <m:r>
              <w:del w:id="3033" w:author="Zhang Li" w:date="2022-06-12T15:10:00Z">
                <w:rPr>
                  <w:rFonts w:ascii="Cambria Math" w:eastAsia="宋体" w:hAnsi="Cambria Math" w:cs="Times New Roman"/>
                  <w:kern w:val="0"/>
                  <w:sz w:val="24"/>
                  <w:szCs w:val="24"/>
                </w:rPr>
                <m:t>T</m:t>
              </w:del>
            </m:r>
          </m:e>
          <m:sub>
            <m:r>
              <w:del w:id="3034" w:author="Zhang Li" w:date="2022-06-12T15:10:00Z">
                <w:rPr>
                  <w:rFonts w:ascii="Cambria Math" w:eastAsia="宋体" w:hAnsi="Cambria Math" w:cs="Times New Roman"/>
                  <w:kern w:val="0"/>
                  <w:sz w:val="24"/>
                  <w:szCs w:val="24"/>
                </w:rPr>
                <m:t>c, B</m:t>
              </w:del>
            </m:r>
          </m:sub>
          <m:sup>
            <m:r>
              <w:del w:id="3035" w:author="Zhang Li" w:date="2022-06-12T15:10:00Z">
                <w:rPr>
                  <w:rFonts w:ascii="Cambria Math" w:eastAsia="宋体" w:hAnsi="Cambria Math" w:cs="Times New Roman"/>
                  <w:kern w:val="0"/>
                  <w:sz w:val="24"/>
                  <w:szCs w:val="24"/>
                </w:rPr>
                <m:t>empty</m:t>
              </w:del>
            </m:r>
          </m:sup>
        </m:sSubSup>
      </m:oMath>
      <w:del w:id="303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3037" w:author="Zhang Li" w:date="2022-06-12T15:10:00Z">
                <w:rPr>
                  <w:rFonts w:ascii="Cambria Math" w:eastAsia="宋体" w:hAnsi="Cambria Math" w:cs="Times New Roman"/>
                  <w:i/>
                  <w:kern w:val="0"/>
                  <w:sz w:val="24"/>
                  <w:szCs w:val="24"/>
                </w:rPr>
              </w:del>
            </m:ctrlPr>
          </m:sSupPr>
          <m:e>
            <m:r>
              <w:del w:id="3038" w:author="Zhang Li" w:date="2022-06-12T15:10:00Z">
                <w:rPr>
                  <w:rFonts w:ascii="Cambria Math" w:eastAsia="宋体" w:hAnsi="Cambria Math" w:cs="Times New Roman"/>
                  <w:kern w:val="0"/>
                  <w:sz w:val="24"/>
                  <w:szCs w:val="24"/>
                </w:rPr>
                <m:t>c</m:t>
              </w:del>
            </m:r>
          </m:e>
          <m:sup>
            <m:r>
              <w:del w:id="3039" w:author="Zhang Li" w:date="2022-06-12T15:10:00Z">
                <w:rPr>
                  <w:rFonts w:ascii="Cambria Math" w:eastAsia="宋体" w:hAnsi="Cambria Math" w:cs="Times New Roman"/>
                  <w:kern w:val="0"/>
                  <w:sz w:val="24"/>
                  <w:szCs w:val="24"/>
                </w:rPr>
                <m:t>th</m:t>
              </w:del>
            </m:r>
          </m:sup>
        </m:sSup>
      </m:oMath>
      <w:del w:id="304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3041" w:author="Zhang Li" w:date="2022-06-12T15:10:00Z">
                <w:rPr>
                  <w:rFonts w:ascii="Cambria Math" w:eastAsia="宋体" w:hAnsi="Cambria Math" w:cs="Times New Roman"/>
                  <w:i/>
                  <w:kern w:val="0"/>
                  <w:sz w:val="24"/>
                  <w:szCs w:val="24"/>
                </w:rPr>
              </w:del>
            </m:ctrlPr>
          </m:sSubSupPr>
          <m:e>
            <m:r>
              <w:del w:id="3042" w:author="Zhang Li" w:date="2022-06-12T15:10:00Z">
                <w:rPr>
                  <w:rFonts w:ascii="Cambria Math" w:eastAsia="宋体" w:hAnsi="Cambria Math" w:cs="Times New Roman"/>
                  <w:kern w:val="0"/>
                  <w:sz w:val="24"/>
                  <w:szCs w:val="24"/>
                </w:rPr>
                <m:t>L</m:t>
              </w:del>
            </m:r>
          </m:e>
          <m:sub>
            <m:r>
              <w:del w:id="3043" w:author="Zhang Li" w:date="2022-06-12T15:10:00Z">
                <w:rPr>
                  <w:rFonts w:ascii="Cambria Math" w:eastAsia="宋体" w:hAnsi="Cambria Math" w:cs="Times New Roman"/>
                  <w:kern w:val="0"/>
                  <w:sz w:val="24"/>
                  <w:szCs w:val="24"/>
                </w:rPr>
                <m:t>valid</m:t>
              </w:del>
            </m:r>
          </m:sub>
          <m:sup>
            <m:r>
              <w:del w:id="3044" w:author="Zhang Li" w:date="2022-06-12T15:10:00Z">
                <w:rPr>
                  <w:rFonts w:ascii="Cambria Math" w:eastAsia="宋体" w:hAnsi="Cambria Math" w:cs="Times New Roman"/>
                  <w:kern w:val="0"/>
                  <w:sz w:val="24"/>
                  <w:szCs w:val="24"/>
                </w:rPr>
                <m:t>max</m:t>
              </w:del>
            </m:r>
          </m:sup>
        </m:sSubSup>
      </m:oMath>
      <w:del w:id="304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3046" w:author="Zhang Li" w:date="2022-06-12T15:10:00Z">
                <w:rPr>
                  <w:rFonts w:ascii="Cambria Math" w:eastAsia="宋体" w:hAnsi="Cambria Math" w:cs="Times New Roman"/>
                  <w:i/>
                  <w:kern w:val="0"/>
                  <w:sz w:val="24"/>
                  <w:szCs w:val="24"/>
                </w:rPr>
              </w:del>
            </m:ctrlPr>
          </m:sSubSupPr>
          <m:e>
            <m:r>
              <w:del w:id="3047" w:author="Zhang Li" w:date="2022-06-12T15:10:00Z">
                <w:rPr>
                  <w:rFonts w:ascii="Cambria Math" w:eastAsia="宋体" w:hAnsi="Cambria Math" w:cs="Times New Roman"/>
                  <w:kern w:val="0"/>
                  <w:sz w:val="24"/>
                  <w:szCs w:val="24"/>
                </w:rPr>
                <m:t>L</m:t>
              </w:del>
            </m:r>
          </m:e>
          <m:sub>
            <m:r>
              <w:del w:id="3048" w:author="Zhang Li" w:date="2022-06-12T15:10:00Z">
                <w:rPr>
                  <w:rFonts w:ascii="Cambria Math" w:eastAsia="宋体" w:hAnsi="Cambria Math" w:cs="Times New Roman"/>
                  <w:kern w:val="0"/>
                  <w:sz w:val="24"/>
                  <w:szCs w:val="24"/>
                </w:rPr>
                <m:t>empty</m:t>
              </w:del>
            </m:r>
          </m:sub>
          <m:sup>
            <m:r>
              <w:del w:id="3049" w:author="Zhang Li" w:date="2022-06-12T15:10:00Z">
                <w:rPr>
                  <w:rFonts w:ascii="Cambria Math" w:eastAsia="宋体" w:hAnsi="Cambria Math" w:cs="Times New Roman"/>
                  <w:kern w:val="0"/>
                  <w:sz w:val="24"/>
                  <w:szCs w:val="24"/>
                </w:rPr>
                <m:t>max</m:t>
              </w:del>
            </m:r>
          </m:sup>
        </m:sSubSup>
      </m:oMath>
      <w:del w:id="305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3051" w:author="Zhang Li" w:date="2022-06-12T15:10:00Z">
                <w:rPr>
                  <w:rFonts w:ascii="Cambria Math" w:eastAsia="宋体" w:hAnsi="Cambria Math" w:cs="Times New Roman"/>
                  <w:i/>
                  <w:kern w:val="0"/>
                  <w:sz w:val="24"/>
                  <w:szCs w:val="24"/>
                </w:rPr>
              </w:del>
            </m:ctrlPr>
          </m:sSubPr>
          <m:e>
            <m:r>
              <w:del w:id="3052" w:author="Zhang Li" w:date="2022-06-12T15:10:00Z">
                <w:rPr>
                  <w:rFonts w:ascii="Cambria Math" w:eastAsia="宋体" w:hAnsi="Cambria Math" w:cs="Times New Roman"/>
                  <w:kern w:val="0"/>
                  <w:sz w:val="24"/>
                  <w:szCs w:val="24"/>
                </w:rPr>
                <m:t>p</m:t>
              </w:del>
            </m:r>
          </m:e>
          <m:sub>
            <m:r>
              <w:del w:id="3053" w:author="Zhang Li" w:date="2022-06-12T15:10:00Z">
                <w:rPr>
                  <w:rFonts w:ascii="Cambria Math" w:eastAsia="宋体" w:hAnsi="Cambria Math" w:cs="Times New Roman"/>
                  <w:kern w:val="0"/>
                  <w:sz w:val="24"/>
                  <w:szCs w:val="24"/>
                </w:rPr>
                <m:t>f</m:t>
              </w:del>
            </m:r>
          </m:sub>
        </m:sSub>
      </m:oMath>
      <w:del w:id="305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3055" w:author="Zhang Li" w:date="2022-06-12T15:10:00Z">
            <w:rPr>
              <w:rFonts w:ascii="Cambria Math" w:eastAsia="宋体" w:hAnsi="Cambria Math" w:cs="Times New Roman"/>
              <w:kern w:val="0"/>
              <w:sz w:val="24"/>
              <w:szCs w:val="24"/>
            </w:rPr>
            <m:t>f=</m:t>
          </w:del>
        </m:r>
        <m:d>
          <m:dPr>
            <m:begChr m:val="⌊"/>
            <m:endChr m:val="⌋"/>
            <m:ctrlPr>
              <w:del w:id="3056" w:author="Zhang Li" w:date="2022-06-12T15:10:00Z">
                <w:rPr>
                  <w:rFonts w:ascii="Cambria Math" w:eastAsia="宋体" w:hAnsi="Cambria Math" w:cs="Lucida Sans Unicode"/>
                  <w:i/>
                  <w:kern w:val="0"/>
                  <w:sz w:val="24"/>
                  <w:szCs w:val="24"/>
                </w:rPr>
              </w:del>
            </m:ctrlPr>
          </m:dPr>
          <m:e>
            <m:f>
              <m:fPr>
                <m:ctrlPr>
                  <w:del w:id="3057" w:author="Zhang Li" w:date="2022-06-12T15:10:00Z">
                    <w:rPr>
                      <w:rFonts w:ascii="Cambria Math" w:eastAsia="宋体" w:hAnsi="Cambria Math" w:cs="Times New Roman"/>
                      <w:i/>
                      <w:kern w:val="0"/>
                      <w:sz w:val="24"/>
                      <w:szCs w:val="24"/>
                    </w:rPr>
                  </w:del>
                </m:ctrlPr>
              </m:fPr>
              <m:num>
                <m:r>
                  <w:del w:id="3058" w:author="Zhang Li" w:date="2022-06-12T15:10:00Z">
                    <w:rPr>
                      <w:rFonts w:ascii="Cambria Math" w:eastAsia="宋体" w:hAnsi="Cambria Math" w:cs="Times New Roman"/>
                      <w:kern w:val="0"/>
                      <w:sz w:val="24"/>
                      <w:szCs w:val="24"/>
                    </w:rPr>
                    <m:t>N</m:t>
                  </w:del>
                </m:r>
              </m:num>
              <m:den>
                <m:r>
                  <w:del w:id="3059" w:author="Zhang Li" w:date="2022-06-12T15:10:00Z">
                    <w:rPr>
                      <w:rFonts w:ascii="Cambria Math" w:eastAsia="宋体" w:hAnsi="Cambria Math" w:cs="Times New Roman"/>
                      <w:kern w:val="0"/>
                      <w:sz w:val="24"/>
                      <w:szCs w:val="24"/>
                    </w:rPr>
                    <m:t>2</m:t>
                  </w:del>
                </m:r>
              </m:den>
            </m:f>
            <m:ctrlPr>
              <w:del w:id="3060" w:author="Zhang Li" w:date="2022-06-12T15:10:00Z">
                <w:rPr>
                  <w:rFonts w:ascii="Cambria Math" w:eastAsia="宋体" w:hAnsi="Cambria Math" w:cs="Times New Roman"/>
                  <w:i/>
                  <w:kern w:val="0"/>
                  <w:sz w:val="24"/>
                  <w:szCs w:val="24"/>
                </w:rPr>
              </w:del>
            </m:ctrlPr>
          </m:e>
        </m:d>
      </m:oMath>
      <w:del w:id="306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3062" w:author="Zhang Li" w:date="2022-06-12T15:10:00Z">
            <w:rPr>
              <w:rFonts w:ascii="Cambria Math" w:eastAsia="宋体" w:hAnsi="Cambria Math" w:cs="Times New Roman"/>
              <w:kern w:val="0"/>
              <w:sz w:val="24"/>
              <w:szCs w:val="24"/>
            </w:rPr>
            <m:t>N</m:t>
          </w:del>
        </m:r>
      </m:oMath>
      <w:del w:id="306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7E3AC4" w:rsidP="00615399">
      <w:pPr>
        <w:spacing w:afterLines="50" w:after="156"/>
        <w:ind w:firstLine="420"/>
        <w:rPr>
          <w:del w:id="3064" w:author="Zhang Li" w:date="2022-06-12T15:10:00Z"/>
          <w:rFonts w:ascii="Times New Roman" w:eastAsia="宋体" w:hAnsi="Times New Roman" w:cs="Times New Roman"/>
          <w:kern w:val="0"/>
          <w:sz w:val="24"/>
          <w:szCs w:val="24"/>
        </w:rPr>
      </w:pPr>
      <m:oMathPara>
        <m:oMath>
          <m:sSub>
            <m:sSubPr>
              <m:ctrlPr>
                <w:del w:id="3065" w:author="Zhang Li" w:date="2022-06-12T15:10:00Z">
                  <w:rPr>
                    <w:rFonts w:ascii="Cambria Math" w:eastAsia="宋体" w:hAnsi="Cambria Math" w:cs="Times New Roman"/>
                    <w:i/>
                    <w:kern w:val="0"/>
                    <w:sz w:val="24"/>
                    <w:szCs w:val="24"/>
                  </w:rPr>
                </w:del>
              </m:ctrlPr>
            </m:sSubPr>
            <m:e>
              <m:r>
                <w:del w:id="3066" w:author="Zhang Li" w:date="2022-06-12T15:10:00Z">
                  <m:rPr>
                    <m:scr m:val="double-struck"/>
                  </m:rPr>
                  <w:rPr>
                    <w:rFonts w:ascii="Cambria Math" w:eastAsia="宋体" w:hAnsi="Cambria Math" w:cs="Times New Roman"/>
                    <w:kern w:val="0"/>
                    <w:sz w:val="24"/>
                    <w:szCs w:val="24"/>
                  </w:rPr>
                  <m:t>E</m:t>
                </w:del>
              </m:r>
            </m:e>
            <m:sub>
              <m:sSub>
                <m:sSubPr>
                  <m:ctrlPr>
                    <w:del w:id="3067" w:author="Zhang Li" w:date="2022-06-12T15:10:00Z">
                      <w:rPr>
                        <w:rFonts w:ascii="Cambria Math" w:eastAsia="宋体" w:hAnsi="Cambria Math" w:cs="Times New Roman"/>
                        <w:i/>
                        <w:kern w:val="0"/>
                        <w:sz w:val="24"/>
                        <w:szCs w:val="24"/>
                      </w:rPr>
                    </w:del>
                  </m:ctrlPr>
                </m:sSubPr>
                <m:e>
                  <m:r>
                    <w:del w:id="3068" w:author="Zhang Li" w:date="2022-06-12T15:10:00Z">
                      <w:rPr>
                        <w:rFonts w:ascii="Cambria Math" w:eastAsia="宋体" w:hAnsi="Cambria Math" w:cs="Times New Roman"/>
                        <w:kern w:val="0"/>
                        <w:sz w:val="24"/>
                        <w:szCs w:val="24"/>
                      </w:rPr>
                      <m:t>τ</m:t>
                    </w:del>
                  </m:r>
                </m:e>
                <m:sub>
                  <m:r>
                    <w:del w:id="3069" w:author="Zhang Li" w:date="2022-06-12T15:10:00Z">
                      <w:rPr>
                        <w:rFonts w:ascii="Cambria Math" w:eastAsia="宋体" w:hAnsi="Cambria Math" w:cs="Times New Roman"/>
                        <w:kern w:val="0"/>
                        <w:sz w:val="24"/>
                        <w:szCs w:val="24"/>
                      </w:rPr>
                      <m:t>o</m:t>
                    </w:del>
                  </m:r>
                </m:sub>
              </m:sSub>
            </m:sub>
          </m:sSub>
          <m:r>
            <w:del w:id="3070" w:author="Zhang Li" w:date="2022-06-12T15:10:00Z">
              <w:rPr>
                <w:rFonts w:ascii="Cambria Math" w:eastAsia="宋体" w:hAnsi="Cambria Math" w:cs="Times New Roman"/>
                <w:kern w:val="0"/>
                <w:sz w:val="24"/>
                <w:szCs w:val="24"/>
              </w:rPr>
              <m:t xml:space="preserve">= </m:t>
            </w:del>
          </m:r>
          <m:f>
            <m:fPr>
              <m:ctrlPr>
                <w:del w:id="3071" w:author="Zhang Li" w:date="2022-06-12T15:10:00Z">
                  <w:rPr>
                    <w:rFonts w:ascii="Cambria Math" w:eastAsia="宋体" w:hAnsi="Cambria Math" w:cs="Times New Roman"/>
                    <w:i/>
                    <w:kern w:val="0"/>
                    <w:sz w:val="24"/>
                    <w:szCs w:val="24"/>
                  </w:rPr>
                </w:del>
              </m:ctrlPr>
            </m:fPr>
            <m:num>
              <m:r>
                <w:del w:id="3072" w:author="Zhang Li" w:date="2022-06-12T15:10:00Z">
                  <w:rPr>
                    <w:rFonts w:ascii="Cambria Math" w:eastAsia="宋体" w:hAnsi="Cambria Math" w:cs="Times New Roman"/>
                    <w:kern w:val="0"/>
                    <w:sz w:val="24"/>
                    <w:szCs w:val="24"/>
                  </w:rPr>
                  <m:t>1</m:t>
                </w:del>
              </m:r>
            </m:num>
            <m:den>
              <m:r>
                <w:del w:id="3073" w:author="Zhang Li" w:date="2022-06-12T15:10:00Z">
                  <w:rPr>
                    <w:rFonts w:ascii="Cambria Math" w:eastAsia="宋体" w:hAnsi="Cambria Math" w:cs="Times New Roman"/>
                    <w:kern w:val="0"/>
                    <w:sz w:val="24"/>
                    <w:szCs w:val="24"/>
                  </w:rPr>
                  <m:t>C</m:t>
                </w:del>
              </m:r>
            </m:den>
          </m:f>
          <m:nary>
            <m:naryPr>
              <m:chr m:val="∑"/>
              <m:limLoc m:val="undOvr"/>
              <m:ctrlPr>
                <w:del w:id="3074" w:author="Zhang Li" w:date="2022-06-12T15:10:00Z">
                  <w:rPr>
                    <w:rFonts w:ascii="Cambria Math" w:eastAsia="宋体" w:hAnsi="Cambria Math" w:cs="Times New Roman"/>
                    <w:i/>
                    <w:kern w:val="0"/>
                    <w:sz w:val="24"/>
                    <w:szCs w:val="24"/>
                  </w:rPr>
                </w:del>
              </m:ctrlPr>
            </m:naryPr>
            <m:sub>
              <m:r>
                <w:del w:id="3075" w:author="Zhang Li" w:date="2022-06-12T15:10:00Z">
                  <w:rPr>
                    <w:rFonts w:ascii="Cambria Math" w:eastAsia="宋体" w:hAnsi="Cambria Math" w:cs="Times New Roman"/>
                    <w:kern w:val="0"/>
                    <w:sz w:val="24"/>
                    <w:szCs w:val="24"/>
                  </w:rPr>
                  <m:t>c=1</m:t>
                </w:del>
              </m:r>
            </m:sub>
            <m:sup>
              <m:r>
                <w:del w:id="3076" w:author="Zhang Li" w:date="2022-06-12T15:10:00Z">
                  <w:rPr>
                    <w:rFonts w:ascii="Cambria Math" w:eastAsia="宋体" w:hAnsi="Cambria Math" w:cs="Times New Roman"/>
                    <w:kern w:val="0"/>
                    <w:sz w:val="24"/>
                    <w:szCs w:val="24"/>
                  </w:rPr>
                  <m:t>C</m:t>
                </w:del>
              </m:r>
            </m:sup>
            <m:e>
              <m:d>
                <m:dPr>
                  <m:begChr m:val="["/>
                  <m:endChr m:val="]"/>
                  <m:ctrlPr>
                    <w:del w:id="3077" w:author="Zhang Li" w:date="2022-06-12T15:10:00Z">
                      <w:rPr>
                        <w:rFonts w:ascii="Cambria Math" w:eastAsia="宋体" w:hAnsi="Cambria Math" w:cs="Times New Roman"/>
                        <w:i/>
                        <w:kern w:val="0"/>
                        <w:sz w:val="24"/>
                        <w:szCs w:val="24"/>
                      </w:rPr>
                    </w:del>
                  </m:ctrlPr>
                </m:dPr>
                <m:e>
                  <m:d>
                    <m:dPr>
                      <m:ctrlPr>
                        <w:del w:id="3078" w:author="Zhang Li" w:date="2022-06-12T15:10:00Z">
                          <w:rPr>
                            <w:rFonts w:ascii="Cambria Math" w:eastAsia="宋体" w:hAnsi="Cambria Math" w:cs="Times New Roman"/>
                            <w:i/>
                            <w:kern w:val="0"/>
                            <w:sz w:val="24"/>
                            <w:szCs w:val="24"/>
                          </w:rPr>
                        </w:del>
                      </m:ctrlPr>
                    </m:dPr>
                    <m:e>
                      <m:r>
                        <w:del w:id="3079" w:author="Zhang Li" w:date="2022-06-12T15:10:00Z">
                          <w:rPr>
                            <w:rFonts w:ascii="Cambria Math" w:eastAsia="宋体" w:hAnsi="Cambria Math" w:cs="Times New Roman"/>
                            <w:kern w:val="0"/>
                            <w:sz w:val="24"/>
                            <w:szCs w:val="24"/>
                          </w:rPr>
                          <m:t>1-</m:t>
                        </w:del>
                      </m:r>
                      <m:sSub>
                        <m:sSubPr>
                          <m:ctrlPr>
                            <w:del w:id="3080" w:author="Zhang Li" w:date="2022-06-12T15:10:00Z">
                              <w:rPr>
                                <w:rFonts w:ascii="Cambria Math" w:eastAsia="宋体" w:hAnsi="Cambria Math" w:cs="Times New Roman"/>
                                <w:i/>
                                <w:kern w:val="0"/>
                                <w:sz w:val="24"/>
                                <w:szCs w:val="24"/>
                              </w:rPr>
                            </w:del>
                          </m:ctrlPr>
                        </m:sSubPr>
                        <m:e>
                          <m:r>
                            <w:del w:id="3081" w:author="Zhang Li" w:date="2022-06-12T15:10:00Z">
                              <w:rPr>
                                <w:rFonts w:ascii="Cambria Math" w:eastAsia="宋体" w:hAnsi="Cambria Math" w:cs="Times New Roman"/>
                                <w:kern w:val="0"/>
                                <w:sz w:val="24"/>
                                <w:szCs w:val="24"/>
                              </w:rPr>
                              <m:t>p</m:t>
                            </w:del>
                          </m:r>
                        </m:e>
                        <m:sub>
                          <m:r>
                            <w:del w:id="3082" w:author="Zhang Li" w:date="2022-06-12T15:10:00Z">
                              <w:rPr>
                                <w:rFonts w:ascii="Cambria Math" w:eastAsia="宋体" w:hAnsi="Cambria Math" w:cs="Times New Roman"/>
                                <w:kern w:val="0"/>
                                <w:sz w:val="24"/>
                                <w:szCs w:val="24"/>
                              </w:rPr>
                              <m:t>f</m:t>
                            </w:del>
                          </m:r>
                        </m:sub>
                      </m:sSub>
                    </m:e>
                  </m:d>
                  <m:r>
                    <w:del w:id="3083" w:author="Zhang Li" w:date="2022-06-12T15:10:00Z">
                      <w:rPr>
                        <w:rFonts w:ascii="Cambria Math" w:eastAsia="宋体" w:hAnsi="Cambria Math" w:cs="Times New Roman"/>
                        <w:kern w:val="0"/>
                        <w:sz w:val="24"/>
                        <w:szCs w:val="24"/>
                      </w:rPr>
                      <m:t>⋅</m:t>
                    </w:del>
                  </m:r>
                  <m:sSub>
                    <m:sSubPr>
                      <m:ctrlPr>
                        <w:del w:id="3084" w:author="Zhang Li" w:date="2022-06-12T15:10:00Z">
                          <w:rPr>
                            <w:rFonts w:ascii="Cambria Math" w:eastAsia="宋体" w:hAnsi="Cambria Math" w:cs="Times New Roman"/>
                            <w:i/>
                            <w:kern w:val="0"/>
                            <w:sz w:val="24"/>
                            <w:szCs w:val="24"/>
                          </w:rPr>
                        </w:del>
                      </m:ctrlPr>
                    </m:sSubPr>
                    <m:e>
                      <m:r>
                        <w:del w:id="3085" w:author="Zhang Li" w:date="2022-06-12T15:10:00Z">
                          <w:rPr>
                            <w:rFonts w:ascii="Cambria Math" w:eastAsia="宋体" w:hAnsi="Cambria Math" w:cs="Times New Roman"/>
                            <w:kern w:val="0"/>
                            <w:sz w:val="24"/>
                            <w:szCs w:val="24"/>
                          </w:rPr>
                          <m:t>p</m:t>
                        </w:del>
                      </m:r>
                    </m:e>
                    <m:sub>
                      <m:r>
                        <w:del w:id="3086" w:author="Zhang Li" w:date="2022-06-12T15:10:00Z">
                          <w:rPr>
                            <w:rFonts w:ascii="Cambria Math" w:eastAsia="宋体" w:hAnsi="Cambria Math" w:cs="Times New Roman"/>
                            <w:kern w:val="0"/>
                            <w:sz w:val="24"/>
                            <w:szCs w:val="24"/>
                          </w:rPr>
                          <m:t>suc</m:t>
                        </w:del>
                      </m:r>
                    </m:sub>
                  </m:sSub>
                  <m:r>
                    <w:del w:id="3087" w:author="Zhang Li" w:date="2022-06-12T15:10:00Z">
                      <w:rPr>
                        <w:rFonts w:ascii="Cambria Math" w:eastAsia="宋体" w:hAnsi="Cambria Math" w:cs="Times New Roman"/>
                        <w:kern w:val="0"/>
                        <w:sz w:val="24"/>
                        <w:szCs w:val="24"/>
                      </w:rPr>
                      <m:t>⋅</m:t>
                    </w:del>
                  </m:r>
                  <m:sSub>
                    <m:sSubPr>
                      <m:ctrlPr>
                        <w:del w:id="3088" w:author="Zhang Li" w:date="2022-06-12T15:10:00Z">
                          <w:rPr>
                            <w:rFonts w:ascii="Cambria Math" w:eastAsia="宋体" w:hAnsi="Cambria Math" w:cs="Times New Roman"/>
                            <w:i/>
                            <w:kern w:val="0"/>
                            <w:sz w:val="24"/>
                            <w:szCs w:val="24"/>
                          </w:rPr>
                        </w:del>
                      </m:ctrlPr>
                    </m:sSubPr>
                    <m:e>
                      <m:r>
                        <w:del w:id="3089" w:author="Zhang Li" w:date="2022-06-12T15:10:00Z">
                          <w:rPr>
                            <w:rFonts w:ascii="Cambria Math" w:eastAsia="宋体" w:hAnsi="Cambria Math" w:cs="Times New Roman"/>
                            <w:kern w:val="0"/>
                            <w:sz w:val="24"/>
                            <w:szCs w:val="24"/>
                          </w:rPr>
                          <m:t>L</m:t>
                        </w:del>
                      </m:r>
                    </m:e>
                    <m:sub>
                      <m:r>
                        <w:del w:id="3090" w:author="Zhang Li" w:date="2022-06-12T15:10:00Z">
                          <w:rPr>
                            <w:rFonts w:ascii="Cambria Math" w:eastAsia="宋体" w:hAnsi="Cambria Math" w:cs="Times New Roman"/>
                            <w:kern w:val="0"/>
                            <w:sz w:val="24"/>
                            <w:szCs w:val="24"/>
                          </w:rPr>
                          <m:t>c, valid</m:t>
                        </w:del>
                      </m:r>
                    </m:sub>
                  </m:sSub>
                  <m:r>
                    <w:del w:id="3091" w:author="Zhang Li" w:date="2022-06-12T15:10:00Z">
                      <w:rPr>
                        <w:rFonts w:ascii="Cambria Math" w:eastAsia="宋体" w:hAnsi="Cambria Math" w:cs="Times New Roman"/>
                        <w:kern w:val="0"/>
                        <w:sz w:val="24"/>
                        <w:szCs w:val="24"/>
                      </w:rPr>
                      <m:t xml:space="preserve"> +</m:t>
                    </w:del>
                  </m:r>
                  <m:sSub>
                    <m:sSubPr>
                      <m:ctrlPr>
                        <w:del w:id="3092" w:author="Zhang Li" w:date="2022-06-12T15:10:00Z">
                          <w:rPr>
                            <w:rFonts w:ascii="Cambria Math" w:eastAsia="宋体" w:hAnsi="Cambria Math" w:cs="Times New Roman"/>
                            <w:i/>
                            <w:kern w:val="0"/>
                            <w:sz w:val="24"/>
                            <w:szCs w:val="24"/>
                          </w:rPr>
                        </w:del>
                      </m:ctrlPr>
                    </m:sSubPr>
                    <m:e>
                      <m:r>
                        <w:del w:id="3093" w:author="Zhang Li" w:date="2022-06-12T15:10:00Z">
                          <w:rPr>
                            <w:rFonts w:ascii="Cambria Math" w:eastAsia="宋体" w:hAnsi="Cambria Math" w:cs="Times New Roman"/>
                            <w:kern w:val="0"/>
                            <w:sz w:val="24"/>
                            <w:szCs w:val="24"/>
                          </w:rPr>
                          <m:t>p</m:t>
                        </w:del>
                      </m:r>
                    </m:e>
                    <m:sub>
                      <m:r>
                        <w:del w:id="3094" w:author="Zhang Li" w:date="2022-06-12T15:10:00Z">
                          <w:rPr>
                            <w:rFonts w:ascii="Cambria Math" w:eastAsia="宋体" w:hAnsi="Cambria Math" w:cs="Times New Roman"/>
                            <w:kern w:val="0"/>
                            <w:sz w:val="24"/>
                            <w:szCs w:val="24"/>
                          </w:rPr>
                          <m:t>f</m:t>
                        </w:del>
                      </m:r>
                    </m:sub>
                  </m:sSub>
                  <m:r>
                    <w:del w:id="3095" w:author="Zhang Li" w:date="2022-06-12T15:10:00Z">
                      <w:rPr>
                        <w:rFonts w:ascii="Cambria Math" w:eastAsia="宋体" w:hAnsi="Cambria Math" w:cs="Times New Roman"/>
                        <w:kern w:val="0"/>
                        <w:sz w:val="24"/>
                        <w:szCs w:val="24"/>
                      </w:rPr>
                      <m:t>⋅</m:t>
                    </w:del>
                  </m:r>
                  <m:sSub>
                    <m:sSubPr>
                      <m:ctrlPr>
                        <w:del w:id="3096" w:author="Zhang Li" w:date="2022-06-12T15:10:00Z">
                          <w:rPr>
                            <w:rFonts w:ascii="Cambria Math" w:eastAsia="宋体" w:hAnsi="Cambria Math" w:cs="Times New Roman"/>
                            <w:i/>
                            <w:kern w:val="0"/>
                            <w:sz w:val="24"/>
                            <w:szCs w:val="24"/>
                          </w:rPr>
                        </w:del>
                      </m:ctrlPr>
                    </m:sSubPr>
                    <m:e>
                      <m:r>
                        <w:del w:id="3097" w:author="Zhang Li" w:date="2022-06-12T15:10:00Z">
                          <w:rPr>
                            <w:rFonts w:ascii="Cambria Math" w:eastAsia="宋体" w:hAnsi="Cambria Math" w:cs="Times New Roman"/>
                            <w:kern w:val="0"/>
                            <w:sz w:val="24"/>
                            <w:szCs w:val="24"/>
                          </w:rPr>
                          <m:t>p</m:t>
                        </w:del>
                      </m:r>
                    </m:e>
                    <m:sub>
                      <m:r>
                        <w:del w:id="3098" w:author="Zhang Li" w:date="2022-06-12T15:10:00Z">
                          <w:rPr>
                            <w:rFonts w:ascii="Cambria Math" w:eastAsia="宋体" w:hAnsi="Cambria Math" w:cs="Times New Roman"/>
                            <w:kern w:val="0"/>
                            <w:sz w:val="24"/>
                            <w:szCs w:val="24"/>
                          </w:rPr>
                          <m:t>suc</m:t>
                        </w:del>
                      </m:r>
                    </m:sub>
                  </m:sSub>
                  <m:r>
                    <w:del w:id="3099" w:author="Zhang Li" w:date="2022-06-12T15:10:00Z">
                      <w:rPr>
                        <w:rFonts w:ascii="Cambria Math" w:eastAsia="宋体" w:hAnsi="Cambria Math" w:cs="Times New Roman"/>
                        <w:kern w:val="0"/>
                        <w:sz w:val="24"/>
                        <w:szCs w:val="24"/>
                      </w:rPr>
                      <m:t>⋅</m:t>
                    </w:del>
                  </m:r>
                  <m:d>
                    <m:dPr>
                      <m:ctrlPr>
                        <w:del w:id="3100" w:author="Zhang Li" w:date="2022-06-12T15:10:00Z">
                          <w:rPr>
                            <w:rFonts w:ascii="Cambria Math" w:eastAsia="宋体" w:hAnsi="Cambria Math" w:cs="Times New Roman"/>
                            <w:i/>
                            <w:kern w:val="0"/>
                            <w:sz w:val="24"/>
                            <w:szCs w:val="24"/>
                          </w:rPr>
                        </w:del>
                      </m:ctrlPr>
                    </m:dPr>
                    <m:e>
                      <m:sSubSup>
                        <m:sSubSupPr>
                          <m:ctrlPr>
                            <w:del w:id="3101" w:author="Zhang Li" w:date="2022-06-12T15:10:00Z">
                              <w:rPr>
                                <w:rFonts w:ascii="Cambria Math" w:eastAsia="宋体" w:hAnsi="Cambria Math" w:cs="Times New Roman"/>
                                <w:i/>
                                <w:kern w:val="0"/>
                                <w:sz w:val="24"/>
                                <w:szCs w:val="24"/>
                              </w:rPr>
                            </w:del>
                          </m:ctrlPr>
                        </m:sSubSupPr>
                        <m:e>
                          <m:r>
                            <w:del w:id="3102" w:author="Zhang Li" w:date="2022-06-12T15:10:00Z">
                              <w:rPr>
                                <w:rFonts w:ascii="Cambria Math" w:eastAsia="宋体" w:hAnsi="Cambria Math" w:cs="Times New Roman"/>
                                <w:kern w:val="0"/>
                                <w:sz w:val="24"/>
                                <w:szCs w:val="24"/>
                              </w:rPr>
                              <m:t>L</m:t>
                            </w:del>
                          </m:r>
                        </m:e>
                        <m:sub>
                          <m:r>
                            <w:del w:id="3103" w:author="Zhang Li" w:date="2022-06-12T15:10:00Z">
                              <w:rPr>
                                <w:rFonts w:ascii="Cambria Math" w:eastAsia="宋体" w:hAnsi="Cambria Math" w:cs="Times New Roman"/>
                                <w:kern w:val="0"/>
                                <w:sz w:val="24"/>
                                <w:szCs w:val="24"/>
                              </w:rPr>
                              <m:t>valid</m:t>
                            </w:del>
                          </m:r>
                        </m:sub>
                        <m:sup>
                          <m:r>
                            <w:del w:id="3104" w:author="Zhang Li" w:date="2022-06-12T15:10:00Z">
                              <w:rPr>
                                <w:rFonts w:ascii="Cambria Math" w:eastAsia="宋体" w:hAnsi="Cambria Math" w:cs="Times New Roman"/>
                                <w:kern w:val="0"/>
                                <w:sz w:val="24"/>
                                <w:szCs w:val="24"/>
                              </w:rPr>
                              <m:t>max</m:t>
                            </w:del>
                          </m:r>
                        </m:sup>
                      </m:sSubSup>
                      <m:r>
                        <w:del w:id="3105" w:author="Zhang Li" w:date="2022-06-12T15:10:00Z">
                          <w:rPr>
                            <w:rFonts w:ascii="Cambria Math" w:eastAsia="宋体" w:hAnsi="Cambria Math" w:cs="Times New Roman"/>
                            <w:kern w:val="0"/>
                            <w:sz w:val="24"/>
                            <w:szCs w:val="24"/>
                          </w:rPr>
                          <m:t>+</m:t>
                        </w:del>
                      </m:r>
                      <m:sSub>
                        <m:sSubPr>
                          <m:ctrlPr>
                            <w:del w:id="3106" w:author="Zhang Li" w:date="2022-06-12T15:10:00Z">
                              <w:rPr>
                                <w:rFonts w:ascii="Cambria Math" w:eastAsia="宋体" w:hAnsi="Cambria Math" w:cs="Times New Roman"/>
                                <w:i/>
                                <w:kern w:val="0"/>
                                <w:sz w:val="24"/>
                                <w:szCs w:val="24"/>
                              </w:rPr>
                            </w:del>
                          </m:ctrlPr>
                        </m:sSubPr>
                        <m:e>
                          <m:r>
                            <w:del w:id="3107" w:author="Zhang Li" w:date="2022-06-12T15:10:00Z">
                              <w:rPr>
                                <w:rFonts w:ascii="Cambria Math" w:eastAsia="宋体" w:hAnsi="Cambria Math" w:cs="Times New Roman"/>
                                <w:kern w:val="0"/>
                                <w:sz w:val="24"/>
                                <w:szCs w:val="24"/>
                              </w:rPr>
                              <m:t>L</m:t>
                            </w:del>
                          </m:r>
                        </m:e>
                        <m:sub>
                          <m:r>
                            <w:del w:id="3108" w:author="Zhang Li" w:date="2022-06-12T15:10:00Z">
                              <w:rPr>
                                <w:rFonts w:ascii="Cambria Math" w:eastAsia="宋体" w:hAnsi="Cambria Math" w:cs="Times New Roman"/>
                                <w:kern w:val="0"/>
                                <w:sz w:val="24"/>
                                <w:szCs w:val="24"/>
                              </w:rPr>
                              <m:t>c,empty</m:t>
                            </w:del>
                          </m:r>
                        </m:sub>
                      </m:sSub>
                    </m:e>
                  </m:d>
                  <m:r>
                    <w:del w:id="3109" w:author="Zhang Li" w:date="2022-06-12T15:10:00Z">
                      <w:rPr>
                        <w:rFonts w:ascii="Cambria Math" w:eastAsia="宋体" w:hAnsi="Cambria Math" w:cs="Times New Roman"/>
                        <w:kern w:val="0"/>
                        <w:sz w:val="24"/>
                        <w:szCs w:val="24"/>
                      </w:rPr>
                      <m:t>+</m:t>
                    </w:del>
                  </m:r>
                  <m:d>
                    <m:dPr>
                      <m:ctrlPr>
                        <w:del w:id="3110" w:author="Zhang Li" w:date="2022-06-12T15:10:00Z">
                          <w:rPr>
                            <w:rFonts w:ascii="Cambria Math" w:eastAsia="宋体" w:hAnsi="Cambria Math" w:cs="Times New Roman"/>
                            <w:i/>
                            <w:kern w:val="0"/>
                            <w:sz w:val="24"/>
                            <w:szCs w:val="24"/>
                          </w:rPr>
                        </w:del>
                      </m:ctrlPr>
                    </m:dPr>
                    <m:e>
                      <m:r>
                        <w:del w:id="3111" w:author="Zhang Li" w:date="2022-06-12T15:10:00Z">
                          <w:rPr>
                            <w:rFonts w:ascii="Cambria Math" w:eastAsia="宋体" w:hAnsi="Cambria Math" w:cs="Times New Roman"/>
                            <w:kern w:val="0"/>
                            <w:sz w:val="24"/>
                            <w:szCs w:val="24"/>
                          </w:rPr>
                          <m:t>1-</m:t>
                        </w:del>
                      </m:r>
                      <m:sSub>
                        <m:sSubPr>
                          <m:ctrlPr>
                            <w:del w:id="3112" w:author="Zhang Li" w:date="2022-06-12T15:10:00Z">
                              <w:rPr>
                                <w:rFonts w:ascii="Cambria Math" w:eastAsia="宋体" w:hAnsi="Cambria Math" w:cs="Times New Roman"/>
                                <w:i/>
                                <w:kern w:val="0"/>
                                <w:sz w:val="24"/>
                                <w:szCs w:val="24"/>
                              </w:rPr>
                            </w:del>
                          </m:ctrlPr>
                        </m:sSubPr>
                        <m:e>
                          <m:r>
                            <w:del w:id="3113" w:author="Zhang Li" w:date="2022-06-12T15:10:00Z">
                              <w:rPr>
                                <w:rFonts w:ascii="Cambria Math" w:eastAsia="宋体" w:hAnsi="Cambria Math" w:cs="Times New Roman"/>
                                <w:kern w:val="0"/>
                                <w:sz w:val="24"/>
                                <w:szCs w:val="24"/>
                              </w:rPr>
                              <m:t>p</m:t>
                            </w:del>
                          </m:r>
                        </m:e>
                        <m:sub>
                          <m:r>
                            <w:del w:id="3114" w:author="Zhang Li" w:date="2022-06-12T15:10:00Z">
                              <w:rPr>
                                <w:rFonts w:ascii="Cambria Math" w:eastAsia="宋体" w:hAnsi="Cambria Math" w:cs="Times New Roman"/>
                                <w:kern w:val="0"/>
                                <w:sz w:val="24"/>
                                <w:szCs w:val="24"/>
                              </w:rPr>
                              <m:t>suc</m:t>
                            </w:del>
                          </m:r>
                        </m:sub>
                      </m:sSub>
                    </m:e>
                  </m:d>
                  <m:d>
                    <m:dPr>
                      <m:ctrlPr>
                        <w:del w:id="3115" w:author="Zhang Li" w:date="2022-06-12T15:10:00Z">
                          <w:rPr>
                            <w:rFonts w:ascii="Cambria Math" w:eastAsia="宋体" w:hAnsi="Cambria Math" w:cs="Times New Roman"/>
                            <w:i/>
                            <w:kern w:val="0"/>
                            <w:sz w:val="24"/>
                            <w:szCs w:val="24"/>
                          </w:rPr>
                        </w:del>
                      </m:ctrlPr>
                    </m:dPr>
                    <m:e>
                      <m:sSubSup>
                        <m:sSubSupPr>
                          <m:ctrlPr>
                            <w:del w:id="3116" w:author="Zhang Li" w:date="2022-06-12T15:10:00Z">
                              <w:rPr>
                                <w:rFonts w:ascii="Cambria Math" w:eastAsia="宋体" w:hAnsi="Cambria Math" w:cs="Times New Roman"/>
                                <w:i/>
                                <w:kern w:val="0"/>
                                <w:sz w:val="24"/>
                                <w:szCs w:val="24"/>
                              </w:rPr>
                            </w:del>
                          </m:ctrlPr>
                        </m:sSubSupPr>
                        <m:e>
                          <m:r>
                            <w:del w:id="3117" w:author="Zhang Li" w:date="2022-06-12T15:10:00Z">
                              <w:rPr>
                                <w:rFonts w:ascii="Cambria Math" w:eastAsia="宋体" w:hAnsi="Cambria Math" w:cs="Times New Roman"/>
                                <w:kern w:val="0"/>
                                <w:sz w:val="24"/>
                                <w:szCs w:val="24"/>
                              </w:rPr>
                              <m:t>L</m:t>
                            </w:del>
                          </m:r>
                        </m:e>
                        <m:sub>
                          <m:r>
                            <w:del w:id="3118" w:author="Zhang Li" w:date="2022-06-12T15:10:00Z">
                              <w:rPr>
                                <w:rFonts w:ascii="Cambria Math" w:eastAsia="宋体" w:hAnsi="Cambria Math" w:cs="Times New Roman"/>
                                <w:kern w:val="0"/>
                                <w:sz w:val="24"/>
                                <w:szCs w:val="24"/>
                              </w:rPr>
                              <m:t>valid</m:t>
                            </w:del>
                          </m:r>
                        </m:sub>
                        <m:sup>
                          <m:r>
                            <w:del w:id="3119" w:author="Zhang Li" w:date="2022-06-12T15:10:00Z">
                              <w:rPr>
                                <w:rFonts w:ascii="Cambria Math" w:eastAsia="宋体" w:hAnsi="Cambria Math" w:cs="Times New Roman"/>
                                <w:kern w:val="0"/>
                                <w:sz w:val="24"/>
                                <w:szCs w:val="24"/>
                              </w:rPr>
                              <m:t>max</m:t>
                            </w:del>
                          </m:r>
                        </m:sup>
                      </m:sSubSup>
                      <m:r>
                        <w:del w:id="3120" w:author="Zhang Li" w:date="2022-06-12T15:10:00Z">
                          <w:rPr>
                            <w:rFonts w:ascii="Cambria Math" w:eastAsia="宋体" w:hAnsi="Cambria Math" w:cs="Times New Roman"/>
                            <w:kern w:val="0"/>
                            <w:sz w:val="24"/>
                            <w:szCs w:val="24"/>
                          </w:rPr>
                          <m:t>+</m:t>
                        </w:del>
                      </m:r>
                      <m:sSubSup>
                        <m:sSubSupPr>
                          <m:ctrlPr>
                            <w:del w:id="3121" w:author="Zhang Li" w:date="2022-06-12T15:10:00Z">
                              <w:rPr>
                                <w:rFonts w:ascii="Cambria Math" w:eastAsia="宋体" w:hAnsi="Cambria Math" w:cs="Times New Roman"/>
                                <w:i/>
                                <w:kern w:val="0"/>
                                <w:sz w:val="24"/>
                                <w:szCs w:val="24"/>
                              </w:rPr>
                            </w:del>
                          </m:ctrlPr>
                        </m:sSubSupPr>
                        <m:e>
                          <m:r>
                            <w:del w:id="3122" w:author="Zhang Li" w:date="2022-06-12T15:10:00Z">
                              <w:rPr>
                                <w:rFonts w:ascii="Cambria Math" w:eastAsia="宋体" w:hAnsi="Cambria Math" w:cs="Times New Roman"/>
                                <w:kern w:val="0"/>
                                <w:sz w:val="24"/>
                                <w:szCs w:val="24"/>
                              </w:rPr>
                              <m:t>L</m:t>
                            </w:del>
                          </m:r>
                        </m:e>
                        <m:sub>
                          <m:r>
                            <w:del w:id="3123" w:author="Zhang Li" w:date="2022-06-12T15:10:00Z">
                              <w:rPr>
                                <w:rFonts w:ascii="Cambria Math" w:eastAsia="宋体" w:hAnsi="Cambria Math" w:cs="Times New Roman"/>
                                <w:kern w:val="0"/>
                                <w:sz w:val="24"/>
                                <w:szCs w:val="24"/>
                              </w:rPr>
                              <m:t>empty</m:t>
                            </w:del>
                          </m:r>
                        </m:sub>
                        <m:sup>
                          <m:r>
                            <w:del w:id="3124" w:author="Zhang Li" w:date="2022-06-12T15:10:00Z">
                              <w:rPr>
                                <w:rFonts w:ascii="Cambria Math" w:eastAsia="宋体" w:hAnsi="Cambria Math" w:cs="Times New Roman"/>
                                <w:kern w:val="0"/>
                                <w:sz w:val="24"/>
                                <w:szCs w:val="24"/>
                              </w:rPr>
                              <m:t>max</m:t>
                            </w:del>
                          </m:r>
                        </m:sup>
                      </m:sSubSup>
                    </m:e>
                  </m:d>
                </m:e>
              </m:d>
            </m:e>
          </m:nary>
          <m:r>
            <w:del w:id="3125"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3126" w:author="Zhang Li" w:date="2022-06-12T15:10:00Z"/>
          <w:rFonts w:ascii="Times New Roman" w:eastAsia="宋体" w:hAnsi="Times New Roman" w:cs="Times New Roman"/>
          <w:kern w:val="0"/>
          <w:sz w:val="24"/>
          <w:szCs w:val="24"/>
        </w:rPr>
      </w:pPr>
      <w:del w:id="3127" w:author="Zhang Li" w:date="2022-06-12T15:10:00Z">
        <w:r w:rsidDel="00615399">
          <w:rPr>
            <w:rFonts w:ascii="Times New Roman" w:eastAsia="宋体" w:hAnsi="Times New Roman" w:cs="Times New Roman"/>
            <w:kern w:val="0"/>
            <w:sz w:val="24"/>
            <w:szCs w:val="24"/>
          </w:rPr>
          <w:delText xml:space="preserve">where </w:delText>
        </w:r>
      </w:del>
      <m:oMath>
        <m:r>
          <w:del w:id="3128" w:author="Zhang Li" w:date="2022-06-12T15:10:00Z">
            <w:rPr>
              <w:rFonts w:ascii="Cambria Math" w:eastAsia="宋体" w:hAnsi="Cambria Math" w:cs="Times New Roman"/>
              <w:kern w:val="0"/>
              <w:sz w:val="24"/>
              <w:szCs w:val="24"/>
            </w:rPr>
            <m:t>C</m:t>
          </w:del>
        </m:r>
      </m:oMath>
      <w:del w:id="312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4C624DCD" w:rsidR="00156A43" w:rsidRDefault="00156A43" w:rsidP="00156A43">
      <w:pPr>
        <w:spacing w:afterLines="50" w:after="156"/>
        <w:ind w:firstLine="420"/>
        <w:rPr>
          <w:ins w:id="3130" w:author="Zhang Li" w:date="2022-06-12T15:09:00Z"/>
          <w:rFonts w:ascii="Times New Roman" w:eastAsia="宋体" w:hAnsi="Times New Roman" w:cs="Times New Roman"/>
          <w:kern w:val="0"/>
          <w:sz w:val="24"/>
          <w:szCs w:val="24"/>
        </w:rPr>
      </w:pPr>
      <w:ins w:id="3131" w:author="Zhang Li" w:date="2022-06-12T15:09:00Z">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w:ins>
      <m:oMath>
        <m:r>
          <w:ins w:id="3132" w:author="Zhang Li" w:date="2022-06-12T15:09:00Z">
            <w:rPr>
              <w:rFonts w:ascii="Cambria Math" w:eastAsia="宋体" w:hAnsi="Cambria Math" w:cs="Times New Roman"/>
              <w:kern w:val="0"/>
              <w:sz w:val="24"/>
              <w:szCs w:val="24"/>
            </w:rPr>
            <m:t>0≤ς&lt;1</m:t>
          </w:ins>
        </m:r>
      </m:oMath>
      <w:ins w:id="3133"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w:ins>
      <m:oMath>
        <m:r>
          <w:ins w:id="3134" w:author="Zhang Li" w:date="2022-06-12T15:09:00Z">
            <w:rPr>
              <w:rFonts w:ascii="Cambria Math" w:eastAsia="宋体" w:hAnsi="Cambria Math" w:cs="Times New Roman"/>
              <w:kern w:val="0"/>
              <w:sz w:val="24"/>
              <w:szCs w:val="24"/>
            </w:rPr>
            <m:t>p</m:t>
          </w:ins>
        </m:r>
      </m:oMath>
      <w:ins w:id="3135"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w:ins>
      <m:oMath>
        <m:sSubSup>
          <m:sSubSupPr>
            <m:ctrlPr>
              <w:ins w:id="3136" w:author="Zhang Li" w:date="2022-06-12T15:09:00Z">
                <w:rPr>
                  <w:rFonts w:ascii="Cambria Math" w:eastAsia="宋体" w:hAnsi="Cambria Math" w:cs="Times New Roman"/>
                  <w:i/>
                  <w:kern w:val="0"/>
                  <w:sz w:val="24"/>
                  <w:szCs w:val="24"/>
                </w:rPr>
              </w:ins>
            </m:ctrlPr>
          </m:sSubSupPr>
          <m:e>
            <m:r>
              <w:ins w:id="3137" w:author="Zhang Li" w:date="2022-06-12T15:09:00Z">
                <w:rPr>
                  <w:rFonts w:ascii="Cambria Math" w:eastAsia="宋体" w:hAnsi="Cambria Math" w:cs="Times New Roman"/>
                  <w:kern w:val="0"/>
                  <w:sz w:val="24"/>
                  <w:szCs w:val="24"/>
                </w:rPr>
                <m:t>T</m:t>
              </w:ins>
            </m:r>
          </m:e>
          <m:sub>
            <m:r>
              <w:ins w:id="3138" w:author="Zhang Li" w:date="2022-06-12T15:09:00Z">
                <w:rPr>
                  <w:rFonts w:ascii="Cambria Math" w:eastAsia="宋体" w:hAnsi="Cambria Math" w:cs="Times New Roman"/>
                  <w:kern w:val="0"/>
                  <w:sz w:val="24"/>
                  <w:szCs w:val="24"/>
                </w:rPr>
                <m:t>B</m:t>
              </w:ins>
            </m:r>
          </m:sub>
          <m:sup>
            <m:r>
              <w:ins w:id="3139" w:author="Zhang Li" w:date="2022-06-12T15:09:00Z">
                <w:rPr>
                  <w:rFonts w:ascii="Cambria Math" w:eastAsia="宋体" w:hAnsi="Cambria Math" w:cs="Times New Roman"/>
                  <w:kern w:val="0"/>
                  <w:sz w:val="24"/>
                  <w:szCs w:val="24"/>
                </w:rPr>
                <m:t>valid</m:t>
              </w:ins>
            </m:r>
          </m:sup>
        </m:sSubSup>
      </m:oMath>
      <w:ins w:id="314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w:ins>
      <m:oMath>
        <m:sSubSup>
          <m:sSubSupPr>
            <m:ctrlPr>
              <w:ins w:id="3141" w:author="Zhang Li" w:date="2022-06-12T15:09:00Z">
                <w:rPr>
                  <w:rFonts w:ascii="Cambria Math" w:eastAsia="宋体" w:hAnsi="Cambria Math" w:cs="Times New Roman"/>
                  <w:i/>
                  <w:kern w:val="0"/>
                  <w:sz w:val="24"/>
                  <w:szCs w:val="24"/>
                </w:rPr>
              </w:ins>
            </m:ctrlPr>
          </m:sSubSupPr>
          <m:e>
            <m:r>
              <w:ins w:id="3142" w:author="Zhang Li" w:date="2022-06-12T15:09:00Z">
                <w:rPr>
                  <w:rFonts w:ascii="Cambria Math" w:eastAsia="宋体" w:hAnsi="Cambria Math" w:cs="Times New Roman"/>
                  <w:kern w:val="0"/>
                  <w:sz w:val="24"/>
                  <w:szCs w:val="24"/>
                </w:rPr>
                <m:t>T</m:t>
              </w:ins>
            </m:r>
          </m:e>
          <m:sub>
            <m:r>
              <w:ins w:id="3143" w:author="Zhang Li" w:date="2022-06-12T15:09:00Z">
                <w:rPr>
                  <w:rFonts w:ascii="Cambria Math" w:eastAsia="宋体" w:hAnsi="Cambria Math" w:cs="Times New Roman"/>
                  <w:kern w:val="0"/>
                  <w:sz w:val="24"/>
                  <w:szCs w:val="24"/>
                </w:rPr>
                <m:t>B</m:t>
              </w:ins>
            </m:r>
          </m:sub>
          <m:sup>
            <m:r>
              <w:ins w:id="3144" w:author="Zhang Li" w:date="2022-06-12T15:09:00Z">
                <w:rPr>
                  <w:rFonts w:ascii="Cambria Math" w:eastAsia="宋体" w:hAnsi="Cambria Math" w:cs="Times New Roman"/>
                  <w:kern w:val="0"/>
                  <w:sz w:val="24"/>
                  <w:szCs w:val="24"/>
                </w:rPr>
                <m:t>empty</m:t>
              </w:ins>
            </m:r>
          </m:sup>
        </m:sSubSup>
      </m:oMath>
      <w:ins w:id="314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r>
          <w:rPr>
            <w:rFonts w:ascii="Times New Roman" w:eastAsia="宋体" w:hAnsi="Times New Roman" w:cs="Times New Roman"/>
            <w:kern w:val="0"/>
            <w:sz w:val="24"/>
            <w:szCs w:val="24"/>
          </w:rPr>
          <w:lastRenderedPageBreak/>
          <w:t xml:space="preserve">Let </w:t>
        </w:r>
      </w:ins>
      <m:oMath>
        <m:sSub>
          <m:sSubPr>
            <m:ctrlPr>
              <w:ins w:id="3146" w:author="Zhang Li" w:date="2022-06-12T15:09:00Z">
                <w:rPr>
                  <w:rFonts w:ascii="Cambria Math" w:eastAsia="宋体" w:hAnsi="Cambria Math" w:cs="Times New Roman"/>
                  <w:i/>
                  <w:kern w:val="0"/>
                  <w:sz w:val="24"/>
                  <w:szCs w:val="24"/>
                </w:rPr>
              </w:ins>
            </m:ctrlPr>
          </m:sSubPr>
          <m:e>
            <m:r>
              <w:ins w:id="3147" w:author="Zhang Li" w:date="2022-06-12T15:09:00Z">
                <w:rPr>
                  <w:rFonts w:ascii="Cambria Math" w:eastAsia="宋体" w:hAnsi="Cambria Math" w:cs="Times New Roman"/>
                  <w:kern w:val="0"/>
                  <w:sz w:val="24"/>
                  <w:szCs w:val="24"/>
                </w:rPr>
                <m:t>L</m:t>
              </w:ins>
            </m:r>
          </m:e>
          <m:sub>
            <m:r>
              <w:ins w:id="3148" w:author="Zhang Li" w:date="2022-06-12T15:09:00Z">
                <w:rPr>
                  <w:rFonts w:ascii="Cambria Math" w:eastAsia="宋体" w:hAnsi="Cambria Math" w:cs="Times New Roman"/>
                  <w:kern w:val="0"/>
                  <w:sz w:val="24"/>
                  <w:szCs w:val="24"/>
                </w:rPr>
                <m:t>c,valid</m:t>
              </w:ins>
            </m:r>
          </m:sub>
        </m:sSub>
        <m:r>
          <w:ins w:id="3149" w:author="Zhang Li" w:date="2022-06-12T15:09:00Z">
            <w:rPr>
              <w:rFonts w:ascii="Cambria Math" w:eastAsia="宋体" w:hAnsi="Cambria Math" w:cs="Times New Roman"/>
              <w:kern w:val="0"/>
              <w:sz w:val="24"/>
              <w:szCs w:val="24"/>
            </w:rPr>
            <m:t xml:space="preserve">= </m:t>
          </w:ins>
        </m:r>
        <m:sSub>
          <m:sSubPr>
            <m:ctrlPr>
              <w:ins w:id="3150" w:author="Zhang Li" w:date="2022-06-12T15:09:00Z">
                <w:rPr>
                  <w:rFonts w:ascii="Cambria Math" w:eastAsia="宋体" w:hAnsi="Cambria Math" w:cs="Times New Roman"/>
                  <w:i/>
                  <w:kern w:val="0"/>
                  <w:sz w:val="24"/>
                  <w:szCs w:val="24"/>
                </w:rPr>
              </w:ins>
            </m:ctrlPr>
          </m:sSubPr>
          <m:e>
            <m:r>
              <w:ins w:id="3151" w:author="Zhang Li" w:date="2022-06-12T15:09:00Z">
                <w:rPr>
                  <w:rFonts w:ascii="Cambria Math" w:eastAsia="宋体" w:hAnsi="Cambria Math" w:cs="Times New Roman"/>
                  <w:kern w:val="0"/>
                  <w:sz w:val="24"/>
                  <w:szCs w:val="24"/>
                </w:rPr>
                <m:t>τ</m:t>
              </w:ins>
            </m:r>
          </m:e>
          <m:sub>
            <m:r>
              <w:ins w:id="3152" w:author="Zhang Li" w:date="2022-06-12T15:09:00Z">
                <w:rPr>
                  <w:rFonts w:ascii="Cambria Math" w:eastAsia="宋体" w:hAnsi="Cambria Math" w:cs="Times New Roman"/>
                  <w:kern w:val="0"/>
                  <w:sz w:val="24"/>
                  <w:szCs w:val="24"/>
                </w:rPr>
                <m:t>o</m:t>
              </w:ins>
            </m:r>
          </m:sub>
        </m:sSub>
        <m:r>
          <w:ins w:id="3153" w:author="Zhang Li" w:date="2022-06-12T15:09:00Z">
            <w:rPr>
              <w:rFonts w:ascii="Cambria Math" w:eastAsia="宋体" w:hAnsi="Cambria Math" w:cs="Times New Roman"/>
              <w:kern w:val="0"/>
              <w:sz w:val="24"/>
              <w:szCs w:val="24"/>
            </w:rPr>
            <m:t>⋅</m:t>
          </w:ins>
        </m:r>
        <m:d>
          <m:dPr>
            <m:begChr m:val="⌈"/>
            <m:endChr m:val="⌉"/>
            <m:ctrlPr>
              <w:ins w:id="3154" w:author="Zhang Li" w:date="2022-06-12T15:09:00Z">
                <w:rPr>
                  <w:rFonts w:ascii="Cambria Math" w:eastAsia="宋体" w:hAnsi="Cambria Math" w:cs="Times New Roman"/>
                  <w:i/>
                  <w:kern w:val="0"/>
                  <w:sz w:val="24"/>
                  <w:szCs w:val="24"/>
                </w:rPr>
              </w:ins>
            </m:ctrlPr>
          </m:dPr>
          <m:e>
            <m:f>
              <m:fPr>
                <m:ctrlPr>
                  <w:ins w:id="3155" w:author="Zhang Li" w:date="2022-06-12T15:09:00Z">
                    <w:rPr>
                      <w:rFonts w:ascii="Cambria Math" w:eastAsia="宋体" w:hAnsi="Cambria Math" w:cs="Times New Roman"/>
                      <w:i/>
                      <w:kern w:val="0"/>
                      <w:sz w:val="24"/>
                      <w:szCs w:val="24"/>
                    </w:rPr>
                  </w:ins>
                </m:ctrlPr>
              </m:fPr>
              <m:num>
                <m:func>
                  <m:funcPr>
                    <m:ctrlPr>
                      <w:ins w:id="3156" w:author="Zhang Li" w:date="2022-06-12T15:09:00Z">
                        <w:rPr>
                          <w:rFonts w:ascii="Cambria Math" w:eastAsia="宋体" w:hAnsi="Cambria Math" w:cs="Times New Roman"/>
                          <w:i/>
                          <w:kern w:val="0"/>
                          <w:sz w:val="24"/>
                          <w:szCs w:val="24"/>
                        </w:rPr>
                      </w:ins>
                    </m:ctrlPr>
                  </m:funcPr>
                  <m:fName>
                    <m:r>
                      <w:ins w:id="3157" w:author="Zhang Li" w:date="2022-06-12T15:09:00Z">
                        <m:rPr>
                          <m:sty m:val="p"/>
                        </m:rPr>
                        <w:rPr>
                          <w:rFonts w:ascii="Cambria Math" w:eastAsia="宋体" w:hAnsi="Cambria Math" w:cs="Times New Roman"/>
                          <w:kern w:val="0"/>
                          <w:sz w:val="24"/>
                          <w:szCs w:val="24"/>
                        </w:rPr>
                        <m:t>log</m:t>
                      </w:ins>
                    </m:r>
                  </m:fName>
                  <m:e>
                    <m:d>
                      <m:dPr>
                        <m:ctrlPr>
                          <w:ins w:id="3158" w:author="Zhang Li" w:date="2022-06-12T15:09:00Z">
                            <w:rPr>
                              <w:rFonts w:ascii="Cambria Math" w:eastAsia="宋体" w:hAnsi="Cambria Math" w:cs="Times New Roman"/>
                              <w:i/>
                              <w:kern w:val="0"/>
                              <w:sz w:val="24"/>
                              <w:szCs w:val="24"/>
                            </w:rPr>
                          </w:ins>
                        </m:ctrlPr>
                      </m:dPr>
                      <m:e>
                        <m:r>
                          <w:ins w:id="3159" w:author="Zhang Li" w:date="2022-06-12T15:09:00Z">
                            <w:rPr>
                              <w:rFonts w:ascii="Cambria Math" w:eastAsia="宋体" w:hAnsi="Cambria Math" w:cs="Times New Roman"/>
                              <w:kern w:val="0"/>
                              <w:sz w:val="24"/>
                              <w:szCs w:val="24"/>
                            </w:rPr>
                            <m:t>1-ς</m:t>
                          </w:ins>
                        </m:r>
                      </m:e>
                    </m:d>
                  </m:e>
                </m:func>
              </m:num>
              <m:den>
                <m:func>
                  <m:funcPr>
                    <m:ctrlPr>
                      <w:ins w:id="3160" w:author="Zhang Li" w:date="2022-06-12T15:09:00Z">
                        <w:rPr>
                          <w:rFonts w:ascii="Cambria Math" w:eastAsia="宋体" w:hAnsi="Cambria Math" w:cs="Times New Roman"/>
                          <w:i/>
                          <w:kern w:val="0"/>
                          <w:sz w:val="24"/>
                          <w:szCs w:val="24"/>
                        </w:rPr>
                      </w:ins>
                    </m:ctrlPr>
                  </m:funcPr>
                  <m:fName>
                    <m:r>
                      <w:ins w:id="3161" w:author="Zhang Li" w:date="2022-06-12T15:09:00Z">
                        <m:rPr>
                          <m:sty m:val="p"/>
                        </m:rPr>
                        <w:rPr>
                          <w:rFonts w:ascii="Cambria Math" w:eastAsia="宋体" w:hAnsi="Cambria Math" w:cs="Times New Roman"/>
                          <w:kern w:val="0"/>
                          <w:sz w:val="24"/>
                          <w:szCs w:val="24"/>
                        </w:rPr>
                        <m:t>log</m:t>
                      </w:ins>
                    </m:r>
                  </m:fName>
                  <m:e>
                    <m:d>
                      <m:dPr>
                        <m:ctrlPr>
                          <w:ins w:id="3162" w:author="Zhang Li" w:date="2022-06-12T15:09:00Z">
                            <w:rPr>
                              <w:rFonts w:ascii="Cambria Math" w:eastAsia="宋体" w:hAnsi="Cambria Math" w:cs="Times New Roman"/>
                              <w:i/>
                              <w:kern w:val="0"/>
                              <w:sz w:val="24"/>
                              <w:szCs w:val="24"/>
                            </w:rPr>
                          </w:ins>
                        </m:ctrlPr>
                      </m:dPr>
                      <m:e>
                        <m:r>
                          <w:ins w:id="3163" w:author="Zhang Li" w:date="2022-06-12T15:09:00Z">
                            <w:rPr>
                              <w:rFonts w:ascii="Cambria Math" w:eastAsia="宋体" w:hAnsi="Cambria Math" w:cs="Times New Roman"/>
                              <w:kern w:val="0"/>
                              <w:sz w:val="24"/>
                              <w:szCs w:val="24"/>
                            </w:rPr>
                            <m:t>1-</m:t>
                          </w:ins>
                        </m:r>
                        <m:r>
                          <w:ins w:id="3164" w:author="Zhang Li" w:date="2022-06-12T15:09:00Z">
                            <w:rPr>
                              <w:rFonts w:ascii="Cambria Math" w:eastAsia="宋体" w:hAnsi="Cambria Math" w:cs="Times New Roman" w:hint="eastAsia"/>
                              <w:kern w:val="0"/>
                              <w:sz w:val="24"/>
                              <w:szCs w:val="24"/>
                            </w:rPr>
                            <m:t>N</m:t>
                          </w:ins>
                        </m:r>
                        <m:r>
                          <w:ins w:id="3165" w:author="Zhang Li" w:date="2022-06-12T15:09:00Z">
                            <w:rPr>
                              <w:rFonts w:ascii="Cambria Math" w:eastAsia="宋体" w:hAnsi="Cambria Math" w:cs="Times New Roman"/>
                              <w:kern w:val="0"/>
                              <w:sz w:val="24"/>
                              <w:szCs w:val="24"/>
                            </w:rPr>
                            <m:t>⋅p⋅</m:t>
                          </w:ins>
                        </m:r>
                        <m:sSup>
                          <m:sSupPr>
                            <m:ctrlPr>
                              <w:ins w:id="3166" w:author="Zhang Li" w:date="2022-06-12T15:09:00Z">
                                <w:rPr>
                                  <w:rFonts w:ascii="Cambria Math" w:eastAsia="宋体" w:hAnsi="Cambria Math" w:cs="Times New Roman"/>
                                  <w:i/>
                                  <w:kern w:val="0"/>
                                  <w:sz w:val="24"/>
                                  <w:szCs w:val="24"/>
                                </w:rPr>
                              </w:ins>
                            </m:ctrlPr>
                          </m:sSupPr>
                          <m:e>
                            <m:d>
                              <m:dPr>
                                <m:ctrlPr>
                                  <w:ins w:id="3167" w:author="Zhang Li" w:date="2022-06-12T15:09:00Z">
                                    <w:rPr>
                                      <w:rFonts w:ascii="Cambria Math" w:eastAsia="宋体" w:hAnsi="Cambria Math" w:cs="Times New Roman"/>
                                      <w:i/>
                                      <w:kern w:val="0"/>
                                      <w:sz w:val="24"/>
                                      <w:szCs w:val="24"/>
                                    </w:rPr>
                                  </w:ins>
                                </m:ctrlPr>
                              </m:dPr>
                              <m:e>
                                <m:r>
                                  <w:ins w:id="3168" w:author="Zhang Li" w:date="2022-06-12T15:09:00Z">
                                    <w:rPr>
                                      <w:rFonts w:ascii="Cambria Math" w:eastAsia="宋体" w:hAnsi="Cambria Math" w:cs="Times New Roman"/>
                                      <w:kern w:val="0"/>
                                      <w:sz w:val="24"/>
                                      <w:szCs w:val="24"/>
                                    </w:rPr>
                                    <m:t>1-p</m:t>
                                  </w:ins>
                                </m:r>
                              </m:e>
                            </m:d>
                          </m:e>
                          <m:sup>
                            <m:r>
                              <w:ins w:id="3169" w:author="Zhang Li" w:date="2022-06-12T15:09:00Z">
                                <w:rPr>
                                  <w:rFonts w:ascii="Cambria Math" w:eastAsia="宋体" w:hAnsi="Cambria Math" w:cs="Times New Roman"/>
                                  <w:kern w:val="0"/>
                                  <w:sz w:val="24"/>
                                  <w:szCs w:val="24"/>
                                </w:rPr>
                                <m:t>N-1</m:t>
                              </w:ins>
                            </m:r>
                          </m:sup>
                        </m:sSup>
                      </m:e>
                    </m:d>
                  </m:e>
                </m:func>
              </m:den>
            </m:f>
          </m:e>
        </m:d>
        <m:r>
          <w:ins w:id="3170" w:author="Zhang Li" w:date="2022-06-12T15:09:00Z">
            <w:rPr>
              <w:rFonts w:ascii="Cambria Math" w:eastAsia="宋体" w:hAnsi="Cambria Math" w:cs="Times New Roman"/>
              <w:kern w:val="0"/>
              <w:sz w:val="24"/>
              <w:szCs w:val="24"/>
            </w:rPr>
            <m:t>⋅[</m:t>
          </w:ins>
        </m:r>
        <m:nary>
          <m:naryPr>
            <m:chr m:val="∑"/>
            <m:limLoc m:val="undOvr"/>
            <m:ctrlPr>
              <w:ins w:id="3171" w:author="Zhang Li" w:date="2022-06-12T15:09:00Z">
                <w:rPr>
                  <w:rFonts w:ascii="Cambria Math" w:eastAsia="宋体" w:hAnsi="Cambria Math" w:cs="Times New Roman"/>
                  <w:i/>
                  <w:kern w:val="0"/>
                  <w:sz w:val="24"/>
                  <w:szCs w:val="24"/>
                </w:rPr>
              </w:ins>
            </m:ctrlPr>
          </m:naryPr>
          <m:sub>
            <m:r>
              <w:ins w:id="3172" w:author="Zhang Li" w:date="2022-06-12T15:09:00Z">
                <w:rPr>
                  <w:rFonts w:ascii="Cambria Math" w:eastAsia="宋体" w:hAnsi="Cambria Math" w:cs="Times New Roman"/>
                  <w:kern w:val="0"/>
                  <w:sz w:val="24"/>
                  <w:szCs w:val="24"/>
                </w:rPr>
                <m:t>i=0</m:t>
              </w:ins>
            </m:r>
          </m:sub>
          <m:sup>
            <m:r>
              <w:ins w:id="3173" w:author="Zhang Li" w:date="2022-06-12T15:09:00Z">
                <w:rPr>
                  <w:rFonts w:ascii="Cambria Math" w:eastAsia="宋体" w:hAnsi="Cambria Math" w:cs="Times New Roman"/>
                  <w:kern w:val="0"/>
                  <w:sz w:val="24"/>
                  <w:szCs w:val="24"/>
                </w:rPr>
                <m:t>t</m:t>
              </w:ins>
            </m:r>
          </m:sup>
          <m:e>
            <m:sSub>
              <m:sSubPr>
                <m:ctrlPr>
                  <w:ins w:id="3174" w:author="Zhang Li" w:date="2022-06-12T15:09:00Z">
                    <w:rPr>
                      <w:rFonts w:ascii="Cambria Math" w:eastAsia="宋体" w:hAnsi="Cambria Math" w:cs="Times New Roman"/>
                      <w:i/>
                      <w:kern w:val="0"/>
                      <w:sz w:val="24"/>
                      <w:szCs w:val="24"/>
                    </w:rPr>
                  </w:ins>
                </m:ctrlPr>
              </m:sSubPr>
              <m:e>
                <m:r>
                  <w:ins w:id="3175" w:author="Zhang Li" w:date="2022-06-12T15:09:00Z">
                    <w:rPr>
                      <w:rFonts w:ascii="Cambria Math" w:eastAsia="宋体" w:hAnsi="Cambria Math" w:cs="Times New Roman"/>
                      <w:kern w:val="0"/>
                      <w:sz w:val="24"/>
                      <w:szCs w:val="24"/>
                    </w:rPr>
                    <m:t>T</m:t>
                  </w:ins>
                </m:r>
              </m:e>
              <m:sub>
                <m:r>
                  <w:ins w:id="3176" w:author="Zhang Li" w:date="2022-06-12T15:09:00Z">
                    <w:rPr>
                      <w:rFonts w:ascii="Cambria Math" w:eastAsia="宋体" w:hAnsi="Cambria Math" w:cs="Times New Roman"/>
                      <w:kern w:val="0"/>
                      <w:sz w:val="24"/>
                      <w:szCs w:val="24"/>
                    </w:rPr>
                    <m:t xml:space="preserve">c,sig </m:t>
                  </w:ins>
                </m:r>
              </m:sub>
            </m:sSub>
          </m:e>
        </m:nary>
        <m:r>
          <w:ins w:id="3177" w:author="Zhang Li" w:date="2022-06-12T15:09:00Z">
            <w:rPr>
              <w:rFonts w:ascii="Cambria Math" w:eastAsia="宋体" w:hAnsi="Cambria Math" w:cs="Times New Roman"/>
              <w:kern w:val="0"/>
              <w:sz w:val="24"/>
              <w:szCs w:val="24"/>
            </w:rPr>
            <m:t>+</m:t>
          </w:ins>
        </m:r>
        <m:sSubSup>
          <m:sSubSupPr>
            <m:ctrlPr>
              <w:ins w:id="3178" w:author="Zhang Li" w:date="2022-06-12T15:09:00Z">
                <w:rPr>
                  <w:rFonts w:ascii="Cambria Math" w:eastAsia="宋体" w:hAnsi="Cambria Math" w:cs="Times New Roman"/>
                  <w:i/>
                  <w:kern w:val="0"/>
                  <w:sz w:val="24"/>
                  <w:szCs w:val="24"/>
                </w:rPr>
              </w:ins>
            </m:ctrlPr>
          </m:sSubSupPr>
          <m:e>
            <m:r>
              <w:ins w:id="3179" w:author="Zhang Li" w:date="2022-06-12T15:09:00Z">
                <w:rPr>
                  <w:rFonts w:ascii="Cambria Math" w:eastAsia="宋体" w:hAnsi="Cambria Math" w:cs="Times New Roman"/>
                  <w:kern w:val="0"/>
                  <w:sz w:val="24"/>
                  <w:szCs w:val="24"/>
                </w:rPr>
                <m:t>T</m:t>
              </w:ins>
            </m:r>
          </m:e>
          <m:sub>
            <m:r>
              <w:ins w:id="3180" w:author="Zhang Li" w:date="2022-06-12T15:09:00Z">
                <w:rPr>
                  <w:rFonts w:ascii="Cambria Math" w:eastAsia="宋体" w:hAnsi="Cambria Math" w:cs="Times New Roman"/>
                  <w:kern w:val="0"/>
                  <w:sz w:val="24"/>
                  <w:szCs w:val="24"/>
                </w:rPr>
                <m:t>c,B</m:t>
              </w:ins>
            </m:r>
          </m:sub>
          <m:sup>
            <m:r>
              <w:ins w:id="3181" w:author="Zhang Li" w:date="2022-06-12T15:09:00Z">
                <w:rPr>
                  <w:rFonts w:ascii="Cambria Math" w:eastAsia="宋体" w:hAnsi="Cambria Math" w:cs="Times New Roman"/>
                  <w:kern w:val="0"/>
                  <w:sz w:val="24"/>
                  <w:szCs w:val="24"/>
                </w:rPr>
                <m:t>valid</m:t>
              </w:ins>
            </m:r>
          </m:sup>
        </m:sSubSup>
        <m:r>
          <w:ins w:id="3182" w:author="Zhang Li" w:date="2022-06-12T15:09:00Z">
            <w:rPr>
              <w:rFonts w:ascii="Cambria Math" w:eastAsia="宋体" w:hAnsi="Cambria Math" w:cs="Times New Roman"/>
              <w:kern w:val="0"/>
              <w:sz w:val="24"/>
              <w:szCs w:val="24"/>
            </w:rPr>
            <m:t>]</m:t>
          </w:ins>
        </m:r>
      </m:oMath>
      <w:ins w:id="3183" w:author="Zhang Li" w:date="2022-06-12T15:09:00Z">
        <w:r>
          <w:rPr>
            <w:rFonts w:ascii="Times New Roman" w:eastAsia="宋体" w:hAnsi="Times New Roman" w:cs="Times New Roman"/>
            <w:kern w:val="0"/>
            <w:sz w:val="24"/>
            <w:szCs w:val="24"/>
          </w:rPr>
          <w:t xml:space="preserve"> be the consensus latency of a valid block in </w:t>
        </w:r>
      </w:ins>
      <m:oMath>
        <m:sSup>
          <m:sSupPr>
            <m:ctrlPr>
              <w:ins w:id="3184" w:author="Zhang Li" w:date="2022-06-12T15:09:00Z">
                <w:rPr>
                  <w:rFonts w:ascii="Cambria Math" w:eastAsia="宋体" w:hAnsi="Cambria Math" w:cs="Times New Roman"/>
                  <w:i/>
                  <w:kern w:val="0"/>
                  <w:sz w:val="24"/>
                  <w:szCs w:val="24"/>
                </w:rPr>
              </w:ins>
            </m:ctrlPr>
          </m:sSupPr>
          <m:e>
            <m:r>
              <w:ins w:id="3185" w:author="Zhang Li" w:date="2022-06-12T15:09:00Z">
                <w:rPr>
                  <w:rFonts w:ascii="Cambria Math" w:eastAsia="宋体" w:hAnsi="Cambria Math" w:cs="Times New Roman"/>
                  <w:kern w:val="0"/>
                  <w:sz w:val="24"/>
                  <w:szCs w:val="24"/>
                </w:rPr>
                <m:t>c</m:t>
              </w:ins>
            </m:r>
          </m:e>
          <m:sup>
            <m:r>
              <w:ins w:id="3186" w:author="Zhang Li" w:date="2022-06-12T15:09:00Z">
                <w:rPr>
                  <w:rFonts w:ascii="Cambria Math" w:eastAsia="宋体" w:hAnsi="Cambria Math" w:cs="Times New Roman"/>
                  <w:kern w:val="0"/>
                  <w:sz w:val="24"/>
                  <w:szCs w:val="24"/>
                </w:rPr>
                <m:t>th</m:t>
              </w:ins>
            </m:r>
          </m:sup>
        </m:sSup>
      </m:oMath>
      <w:ins w:id="318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3188" w:author="Zhang Li" w:date="2022-06-12T15:09:00Z">
                <w:rPr>
                  <w:rFonts w:ascii="Cambria Math" w:eastAsia="宋体" w:hAnsi="Cambria Math" w:cs="Times New Roman"/>
                  <w:i/>
                  <w:kern w:val="0"/>
                  <w:sz w:val="24"/>
                  <w:szCs w:val="24"/>
                </w:rPr>
              </w:ins>
            </m:ctrlPr>
          </m:sSubPr>
          <m:e>
            <m:r>
              <w:ins w:id="3189" w:author="Zhang Li" w:date="2022-06-12T15:09:00Z">
                <w:rPr>
                  <w:rFonts w:ascii="Cambria Math" w:eastAsia="宋体" w:hAnsi="Cambria Math" w:cs="Times New Roman"/>
                  <w:kern w:val="0"/>
                  <w:sz w:val="24"/>
                  <w:szCs w:val="24"/>
                </w:rPr>
                <m:t>L</m:t>
              </w:ins>
            </m:r>
          </m:e>
          <m:sub>
            <m:r>
              <w:ins w:id="3190" w:author="Zhang Li" w:date="2022-06-12T15:09:00Z">
                <w:rPr>
                  <w:rFonts w:ascii="Cambria Math" w:eastAsia="宋体" w:hAnsi="Cambria Math" w:cs="Times New Roman"/>
                  <w:kern w:val="0"/>
                  <w:sz w:val="24"/>
                  <w:szCs w:val="24"/>
                </w:rPr>
                <m:t>c,empty</m:t>
              </w:ins>
            </m:r>
          </m:sub>
        </m:sSub>
        <m:r>
          <w:ins w:id="3191" w:author="Zhang Li" w:date="2022-06-12T15:09:00Z">
            <w:rPr>
              <w:rFonts w:ascii="Cambria Math" w:eastAsia="宋体" w:hAnsi="Cambria Math" w:cs="Times New Roman"/>
              <w:kern w:val="0"/>
              <w:sz w:val="24"/>
              <w:szCs w:val="24"/>
            </w:rPr>
            <m:t>=</m:t>
          </w:ins>
        </m:r>
        <m:sSub>
          <m:sSubPr>
            <m:ctrlPr>
              <w:ins w:id="3192" w:author="Zhang Li" w:date="2022-06-12T15:09:00Z">
                <w:rPr>
                  <w:rFonts w:ascii="Cambria Math" w:eastAsia="宋体" w:hAnsi="Cambria Math" w:cs="Times New Roman"/>
                  <w:i/>
                  <w:kern w:val="0"/>
                  <w:sz w:val="24"/>
                  <w:szCs w:val="24"/>
                </w:rPr>
              </w:ins>
            </m:ctrlPr>
          </m:sSubPr>
          <m:e>
            <m:r>
              <w:ins w:id="3193" w:author="Zhang Li" w:date="2022-06-12T15:09:00Z">
                <w:rPr>
                  <w:rFonts w:ascii="Cambria Math" w:eastAsia="宋体" w:hAnsi="Cambria Math" w:cs="Times New Roman"/>
                  <w:kern w:val="0"/>
                  <w:sz w:val="24"/>
                  <w:szCs w:val="24"/>
                </w:rPr>
                <m:t>τ</m:t>
              </w:ins>
            </m:r>
          </m:e>
          <m:sub>
            <m:r>
              <w:ins w:id="3194" w:author="Zhang Li" w:date="2022-06-12T15:09:00Z">
                <w:rPr>
                  <w:rFonts w:ascii="Cambria Math" w:eastAsia="宋体" w:hAnsi="Cambria Math" w:cs="Times New Roman"/>
                  <w:kern w:val="0"/>
                  <w:sz w:val="24"/>
                  <w:szCs w:val="24"/>
                </w:rPr>
                <m:t>o</m:t>
              </w:ins>
            </m:r>
          </m:sub>
        </m:sSub>
        <m:r>
          <w:ins w:id="3195" w:author="Zhang Li" w:date="2022-06-12T15:09:00Z">
            <w:rPr>
              <w:rFonts w:ascii="Cambria Math" w:eastAsia="宋体" w:hAnsi="Cambria Math" w:cs="Times New Roman"/>
              <w:kern w:val="0"/>
              <w:sz w:val="24"/>
              <w:szCs w:val="24"/>
            </w:rPr>
            <m:t>⋅</m:t>
          </w:ins>
        </m:r>
        <m:d>
          <m:dPr>
            <m:begChr m:val="⌈"/>
            <m:endChr m:val="⌉"/>
            <m:ctrlPr>
              <w:ins w:id="3196" w:author="Zhang Li" w:date="2022-06-12T15:09:00Z">
                <w:rPr>
                  <w:rFonts w:ascii="Cambria Math" w:eastAsia="宋体" w:hAnsi="Cambria Math" w:cs="Times New Roman"/>
                  <w:i/>
                  <w:kern w:val="0"/>
                  <w:sz w:val="24"/>
                  <w:szCs w:val="24"/>
                </w:rPr>
              </w:ins>
            </m:ctrlPr>
          </m:dPr>
          <m:e>
            <m:f>
              <m:fPr>
                <m:ctrlPr>
                  <w:ins w:id="3197" w:author="Zhang Li" w:date="2022-06-12T15:09:00Z">
                    <w:rPr>
                      <w:rFonts w:ascii="Cambria Math" w:eastAsia="宋体" w:hAnsi="Cambria Math" w:cs="Times New Roman"/>
                      <w:i/>
                      <w:kern w:val="0"/>
                      <w:sz w:val="24"/>
                      <w:szCs w:val="24"/>
                    </w:rPr>
                  </w:ins>
                </m:ctrlPr>
              </m:fPr>
              <m:num>
                <m:func>
                  <m:funcPr>
                    <m:ctrlPr>
                      <w:ins w:id="3198" w:author="Zhang Li" w:date="2022-06-12T15:09:00Z">
                        <w:rPr>
                          <w:rFonts w:ascii="Cambria Math" w:eastAsia="宋体" w:hAnsi="Cambria Math" w:cs="Times New Roman"/>
                          <w:i/>
                          <w:kern w:val="0"/>
                          <w:sz w:val="24"/>
                          <w:szCs w:val="24"/>
                        </w:rPr>
                      </w:ins>
                    </m:ctrlPr>
                  </m:funcPr>
                  <m:fName>
                    <m:r>
                      <w:ins w:id="3199" w:author="Zhang Li" w:date="2022-06-12T15:09:00Z">
                        <m:rPr>
                          <m:sty m:val="p"/>
                        </m:rPr>
                        <w:rPr>
                          <w:rFonts w:ascii="Cambria Math" w:eastAsia="宋体" w:hAnsi="Cambria Math" w:cs="Times New Roman"/>
                          <w:kern w:val="0"/>
                          <w:sz w:val="24"/>
                          <w:szCs w:val="24"/>
                        </w:rPr>
                        <m:t>log</m:t>
                      </w:ins>
                    </m:r>
                  </m:fName>
                  <m:e>
                    <m:d>
                      <m:dPr>
                        <m:ctrlPr>
                          <w:ins w:id="3200" w:author="Zhang Li" w:date="2022-06-12T15:09:00Z">
                            <w:rPr>
                              <w:rFonts w:ascii="Cambria Math" w:eastAsia="宋体" w:hAnsi="Cambria Math" w:cs="Times New Roman"/>
                              <w:i/>
                              <w:kern w:val="0"/>
                              <w:sz w:val="24"/>
                              <w:szCs w:val="24"/>
                            </w:rPr>
                          </w:ins>
                        </m:ctrlPr>
                      </m:dPr>
                      <m:e>
                        <m:r>
                          <w:ins w:id="3201" w:author="Zhang Li" w:date="2022-06-12T15:09:00Z">
                            <w:rPr>
                              <w:rFonts w:ascii="Cambria Math" w:eastAsia="宋体" w:hAnsi="Cambria Math" w:cs="Times New Roman"/>
                              <w:kern w:val="0"/>
                              <w:sz w:val="24"/>
                              <w:szCs w:val="24"/>
                            </w:rPr>
                            <m:t>1-ς</m:t>
                          </w:ins>
                        </m:r>
                      </m:e>
                    </m:d>
                  </m:e>
                </m:func>
              </m:num>
              <m:den>
                <m:func>
                  <m:funcPr>
                    <m:ctrlPr>
                      <w:ins w:id="3202" w:author="Zhang Li" w:date="2022-06-12T15:09:00Z">
                        <w:rPr>
                          <w:rFonts w:ascii="Cambria Math" w:eastAsia="宋体" w:hAnsi="Cambria Math" w:cs="Times New Roman"/>
                          <w:i/>
                          <w:kern w:val="0"/>
                          <w:sz w:val="24"/>
                          <w:szCs w:val="24"/>
                        </w:rPr>
                      </w:ins>
                    </m:ctrlPr>
                  </m:funcPr>
                  <m:fName>
                    <m:r>
                      <w:ins w:id="3203" w:author="Zhang Li" w:date="2022-06-12T15:09:00Z">
                        <m:rPr>
                          <m:sty m:val="p"/>
                        </m:rPr>
                        <w:rPr>
                          <w:rFonts w:ascii="Cambria Math" w:eastAsia="宋体" w:hAnsi="Cambria Math" w:cs="Times New Roman"/>
                          <w:kern w:val="0"/>
                          <w:sz w:val="24"/>
                          <w:szCs w:val="24"/>
                        </w:rPr>
                        <m:t>log</m:t>
                      </w:ins>
                    </m:r>
                  </m:fName>
                  <m:e>
                    <m:d>
                      <m:dPr>
                        <m:ctrlPr>
                          <w:ins w:id="3204" w:author="Zhang Li" w:date="2022-06-12T15:09:00Z">
                            <w:rPr>
                              <w:rFonts w:ascii="Cambria Math" w:eastAsia="宋体" w:hAnsi="Cambria Math" w:cs="Times New Roman"/>
                              <w:i/>
                              <w:kern w:val="0"/>
                              <w:sz w:val="24"/>
                              <w:szCs w:val="24"/>
                            </w:rPr>
                          </w:ins>
                        </m:ctrlPr>
                      </m:dPr>
                      <m:e>
                        <m:r>
                          <w:ins w:id="3205" w:author="Zhang Li" w:date="2022-06-12T15:09:00Z">
                            <w:rPr>
                              <w:rFonts w:ascii="Cambria Math" w:eastAsia="宋体" w:hAnsi="Cambria Math" w:cs="Times New Roman"/>
                              <w:kern w:val="0"/>
                              <w:sz w:val="24"/>
                              <w:szCs w:val="24"/>
                            </w:rPr>
                            <m:t>1-</m:t>
                          </w:ins>
                        </m:r>
                        <m:r>
                          <w:ins w:id="3206" w:author="Zhang Li" w:date="2022-06-12T15:09:00Z">
                            <w:rPr>
                              <w:rFonts w:ascii="Cambria Math" w:eastAsia="宋体" w:hAnsi="Cambria Math" w:cs="Times New Roman" w:hint="eastAsia"/>
                              <w:kern w:val="0"/>
                              <w:sz w:val="24"/>
                              <w:szCs w:val="24"/>
                            </w:rPr>
                            <m:t>N</m:t>
                          </w:ins>
                        </m:r>
                        <m:r>
                          <w:ins w:id="3207" w:author="Zhang Li" w:date="2022-06-12T15:09:00Z">
                            <w:rPr>
                              <w:rFonts w:ascii="Cambria Math" w:eastAsia="宋体" w:hAnsi="Cambria Math" w:cs="Times New Roman"/>
                              <w:kern w:val="0"/>
                              <w:sz w:val="24"/>
                              <w:szCs w:val="24"/>
                            </w:rPr>
                            <m:t>⋅p⋅</m:t>
                          </w:ins>
                        </m:r>
                        <m:sSup>
                          <m:sSupPr>
                            <m:ctrlPr>
                              <w:ins w:id="3208" w:author="Zhang Li" w:date="2022-06-12T15:09:00Z">
                                <w:rPr>
                                  <w:rFonts w:ascii="Cambria Math" w:eastAsia="宋体" w:hAnsi="Cambria Math" w:cs="Times New Roman"/>
                                  <w:i/>
                                  <w:kern w:val="0"/>
                                  <w:sz w:val="24"/>
                                  <w:szCs w:val="24"/>
                                </w:rPr>
                              </w:ins>
                            </m:ctrlPr>
                          </m:sSupPr>
                          <m:e>
                            <m:d>
                              <m:dPr>
                                <m:ctrlPr>
                                  <w:ins w:id="3209" w:author="Zhang Li" w:date="2022-06-12T15:09:00Z">
                                    <w:rPr>
                                      <w:rFonts w:ascii="Cambria Math" w:eastAsia="宋体" w:hAnsi="Cambria Math" w:cs="Times New Roman"/>
                                      <w:i/>
                                      <w:kern w:val="0"/>
                                      <w:sz w:val="24"/>
                                      <w:szCs w:val="24"/>
                                    </w:rPr>
                                  </w:ins>
                                </m:ctrlPr>
                              </m:dPr>
                              <m:e>
                                <m:r>
                                  <w:ins w:id="3210" w:author="Zhang Li" w:date="2022-06-12T15:09:00Z">
                                    <w:rPr>
                                      <w:rFonts w:ascii="Cambria Math" w:eastAsia="宋体" w:hAnsi="Cambria Math" w:cs="Times New Roman"/>
                                      <w:kern w:val="0"/>
                                      <w:sz w:val="24"/>
                                      <w:szCs w:val="24"/>
                                    </w:rPr>
                                    <m:t>1-p</m:t>
                                  </w:ins>
                                </m:r>
                              </m:e>
                            </m:d>
                          </m:e>
                          <m:sup>
                            <m:r>
                              <w:ins w:id="3211" w:author="Zhang Li" w:date="2022-06-12T15:09:00Z">
                                <w:rPr>
                                  <w:rFonts w:ascii="Cambria Math" w:eastAsia="宋体" w:hAnsi="Cambria Math" w:cs="Times New Roman"/>
                                  <w:kern w:val="0"/>
                                  <w:sz w:val="24"/>
                                  <w:szCs w:val="24"/>
                                </w:rPr>
                                <m:t>N-1</m:t>
                              </w:ins>
                            </m:r>
                          </m:sup>
                        </m:sSup>
                      </m:e>
                    </m:d>
                  </m:e>
                </m:func>
              </m:den>
            </m:f>
          </m:e>
        </m:d>
        <m:r>
          <w:ins w:id="3212" w:author="Zhang Li" w:date="2022-06-12T15:09:00Z">
            <w:rPr>
              <w:rFonts w:ascii="Cambria Math" w:eastAsia="宋体" w:hAnsi="Cambria Math" w:cs="Times New Roman"/>
              <w:kern w:val="0"/>
              <w:sz w:val="24"/>
              <w:szCs w:val="24"/>
            </w:rPr>
            <m:t>⋅[</m:t>
          </w:ins>
        </m:r>
        <m:nary>
          <m:naryPr>
            <m:chr m:val="∑"/>
            <m:limLoc m:val="undOvr"/>
            <m:ctrlPr>
              <w:ins w:id="3213" w:author="Zhang Li" w:date="2022-06-12T15:09:00Z">
                <w:rPr>
                  <w:rFonts w:ascii="Cambria Math" w:eastAsia="宋体" w:hAnsi="Cambria Math" w:cs="Times New Roman"/>
                  <w:i/>
                  <w:kern w:val="0"/>
                  <w:sz w:val="24"/>
                  <w:szCs w:val="24"/>
                </w:rPr>
              </w:ins>
            </m:ctrlPr>
          </m:naryPr>
          <m:sub>
            <m:r>
              <w:ins w:id="3214" w:author="Zhang Li" w:date="2022-06-12T15:09:00Z">
                <w:rPr>
                  <w:rFonts w:ascii="Cambria Math" w:eastAsia="宋体" w:hAnsi="Cambria Math" w:cs="Times New Roman"/>
                  <w:kern w:val="0"/>
                  <w:sz w:val="24"/>
                  <w:szCs w:val="24"/>
                </w:rPr>
                <m:t>i=0</m:t>
              </w:ins>
            </m:r>
          </m:sub>
          <m:sup>
            <m:r>
              <w:ins w:id="3215" w:author="Zhang Li" w:date="2022-06-12T15:09:00Z">
                <w:rPr>
                  <w:rFonts w:ascii="Cambria Math" w:eastAsia="宋体" w:hAnsi="Cambria Math" w:cs="Times New Roman"/>
                  <w:kern w:val="0"/>
                  <w:sz w:val="24"/>
                  <w:szCs w:val="24"/>
                </w:rPr>
                <m:t>t</m:t>
              </w:ins>
            </m:r>
          </m:sup>
          <m:e>
            <m:sSub>
              <m:sSubPr>
                <m:ctrlPr>
                  <w:ins w:id="3216" w:author="Zhang Li" w:date="2022-06-12T15:09:00Z">
                    <w:rPr>
                      <w:rFonts w:ascii="Cambria Math" w:eastAsia="宋体" w:hAnsi="Cambria Math" w:cs="Times New Roman"/>
                      <w:i/>
                      <w:kern w:val="0"/>
                      <w:sz w:val="24"/>
                      <w:szCs w:val="24"/>
                    </w:rPr>
                  </w:ins>
                </m:ctrlPr>
              </m:sSubPr>
              <m:e>
                <m:r>
                  <w:ins w:id="3217" w:author="Zhang Li" w:date="2022-06-12T15:09:00Z">
                    <w:rPr>
                      <w:rFonts w:ascii="Cambria Math" w:eastAsia="宋体" w:hAnsi="Cambria Math" w:cs="Times New Roman"/>
                      <w:kern w:val="0"/>
                      <w:sz w:val="24"/>
                      <w:szCs w:val="24"/>
                    </w:rPr>
                    <m:t>T</m:t>
                  </w:ins>
                </m:r>
              </m:e>
              <m:sub>
                <m:r>
                  <w:ins w:id="3218" w:author="Zhang Li" w:date="2022-06-12T15:09:00Z">
                    <w:rPr>
                      <w:rFonts w:ascii="Cambria Math" w:eastAsia="宋体" w:hAnsi="Cambria Math" w:cs="Times New Roman"/>
                      <w:kern w:val="0"/>
                      <w:sz w:val="24"/>
                      <w:szCs w:val="24"/>
                    </w:rPr>
                    <m:t xml:space="preserve">c,sig </m:t>
                  </w:ins>
                </m:r>
              </m:sub>
            </m:sSub>
          </m:e>
        </m:nary>
        <m:r>
          <w:ins w:id="3219" w:author="Zhang Li" w:date="2022-06-12T15:09:00Z">
            <w:rPr>
              <w:rFonts w:ascii="Cambria Math" w:eastAsia="宋体" w:hAnsi="Cambria Math" w:cs="Times New Roman"/>
              <w:kern w:val="0"/>
              <w:sz w:val="24"/>
              <w:szCs w:val="24"/>
            </w:rPr>
            <m:t>+</m:t>
          </w:ins>
        </m:r>
        <m:sSubSup>
          <m:sSubSupPr>
            <m:ctrlPr>
              <w:ins w:id="3220" w:author="Zhang Li" w:date="2022-06-12T15:09:00Z">
                <w:rPr>
                  <w:rFonts w:ascii="Cambria Math" w:eastAsia="宋体" w:hAnsi="Cambria Math" w:cs="Times New Roman"/>
                  <w:i/>
                  <w:kern w:val="0"/>
                  <w:sz w:val="24"/>
                  <w:szCs w:val="24"/>
                </w:rPr>
              </w:ins>
            </m:ctrlPr>
          </m:sSubSupPr>
          <m:e>
            <m:r>
              <w:ins w:id="3221" w:author="Zhang Li" w:date="2022-06-12T15:09:00Z">
                <w:rPr>
                  <w:rFonts w:ascii="Cambria Math" w:eastAsia="宋体" w:hAnsi="Cambria Math" w:cs="Times New Roman"/>
                  <w:kern w:val="0"/>
                  <w:sz w:val="24"/>
                  <w:szCs w:val="24"/>
                </w:rPr>
                <m:t>T</m:t>
              </w:ins>
            </m:r>
          </m:e>
          <m:sub>
            <m:r>
              <w:ins w:id="3222" w:author="Zhang Li" w:date="2022-06-12T15:09:00Z">
                <w:rPr>
                  <w:rFonts w:ascii="Cambria Math" w:eastAsia="宋体" w:hAnsi="Cambria Math" w:cs="Times New Roman"/>
                  <w:kern w:val="0"/>
                  <w:sz w:val="24"/>
                  <w:szCs w:val="24"/>
                </w:rPr>
                <m:t>c, B</m:t>
              </w:ins>
            </m:r>
          </m:sub>
          <m:sup>
            <m:r>
              <w:ins w:id="3223" w:author="Zhang Li" w:date="2022-06-12T15:09:00Z">
                <w:rPr>
                  <w:rFonts w:ascii="Cambria Math" w:eastAsia="宋体" w:hAnsi="Cambria Math" w:cs="Times New Roman"/>
                  <w:kern w:val="0"/>
                  <w:sz w:val="24"/>
                  <w:szCs w:val="24"/>
                </w:rPr>
                <m:t>empty</m:t>
              </w:ins>
            </m:r>
          </m:sup>
        </m:sSubSup>
        <m:r>
          <w:ins w:id="3224" w:author="Zhang Li" w:date="2022-06-12T15:09:00Z">
            <w:rPr>
              <w:rFonts w:ascii="Cambria Math" w:eastAsia="宋体" w:hAnsi="Cambria Math" w:cs="Times New Roman"/>
              <w:kern w:val="0"/>
              <w:sz w:val="24"/>
              <w:szCs w:val="24"/>
            </w:rPr>
            <m:t>]</m:t>
          </w:ins>
        </m:r>
      </m:oMath>
      <w:ins w:id="322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w:ins>
      <m:oMath>
        <m:sSup>
          <m:sSupPr>
            <m:ctrlPr>
              <w:ins w:id="3226" w:author="Zhang Li" w:date="2022-06-12T15:09:00Z">
                <w:rPr>
                  <w:rFonts w:ascii="Cambria Math" w:eastAsia="宋体" w:hAnsi="Cambria Math" w:cs="Times New Roman"/>
                  <w:i/>
                  <w:kern w:val="0"/>
                  <w:sz w:val="24"/>
                  <w:szCs w:val="24"/>
                </w:rPr>
              </w:ins>
            </m:ctrlPr>
          </m:sSupPr>
          <m:e>
            <m:r>
              <w:ins w:id="3227" w:author="Zhang Li" w:date="2022-06-12T15:09:00Z">
                <w:rPr>
                  <w:rFonts w:ascii="Cambria Math" w:eastAsia="宋体" w:hAnsi="Cambria Math" w:cs="Times New Roman"/>
                  <w:kern w:val="0"/>
                  <w:sz w:val="24"/>
                  <w:szCs w:val="24"/>
                </w:rPr>
                <m:t>c</m:t>
              </w:ins>
            </m:r>
          </m:e>
          <m:sup>
            <m:r>
              <w:ins w:id="3228" w:author="Zhang Li" w:date="2022-06-12T15:09:00Z">
                <w:rPr>
                  <w:rFonts w:ascii="Cambria Math" w:eastAsia="宋体" w:hAnsi="Cambria Math" w:cs="Times New Roman"/>
                  <w:kern w:val="0"/>
                  <w:sz w:val="24"/>
                  <w:szCs w:val="24"/>
                </w:rPr>
                <m:t>th</m:t>
              </w:ins>
            </m:r>
          </m:sup>
        </m:sSup>
      </m:oMath>
      <w:ins w:id="322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w:ins>
      <m:oMath>
        <m:r>
          <w:ins w:id="3230" w:author="Zhang Li" w:date="2022-06-12T15:09:00Z">
            <w:rPr>
              <w:rFonts w:ascii="Cambria Math" w:eastAsia="宋体" w:hAnsi="Cambria Math" w:cs="Times New Roman"/>
              <w:kern w:val="0"/>
              <w:sz w:val="24"/>
              <w:szCs w:val="24"/>
            </w:rPr>
            <m:t>t</m:t>
          </w:ins>
        </m:r>
      </m:oMath>
      <w:ins w:id="323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w:ins>
      <m:oMath>
        <m:sSubSup>
          <m:sSubSupPr>
            <m:ctrlPr>
              <w:ins w:id="3232" w:author="Zhang Li" w:date="2022-06-12T15:09:00Z">
                <w:rPr>
                  <w:rFonts w:ascii="Cambria Math" w:eastAsia="宋体" w:hAnsi="Cambria Math" w:cs="Times New Roman"/>
                  <w:i/>
                  <w:kern w:val="0"/>
                  <w:sz w:val="24"/>
                  <w:szCs w:val="24"/>
                </w:rPr>
              </w:ins>
            </m:ctrlPr>
          </m:sSubSupPr>
          <m:e>
            <m:r>
              <w:ins w:id="3233" w:author="Zhang Li" w:date="2022-06-12T15:09:00Z">
                <w:rPr>
                  <w:rFonts w:ascii="Cambria Math" w:eastAsia="宋体" w:hAnsi="Cambria Math" w:cs="Times New Roman"/>
                  <w:kern w:val="0"/>
                  <w:sz w:val="24"/>
                  <w:szCs w:val="24"/>
                </w:rPr>
                <m:t>L</m:t>
              </w:ins>
            </m:r>
          </m:e>
          <m:sub>
            <m:r>
              <w:ins w:id="3234" w:author="Zhang Li" w:date="2022-06-12T15:09:00Z">
                <w:rPr>
                  <w:rFonts w:ascii="Cambria Math" w:eastAsia="宋体" w:hAnsi="Cambria Math" w:cs="Times New Roman"/>
                  <w:kern w:val="0"/>
                  <w:sz w:val="24"/>
                  <w:szCs w:val="24"/>
                </w:rPr>
                <m:t>valid</m:t>
              </w:ins>
            </m:r>
          </m:sub>
          <m:sup>
            <m:r>
              <w:ins w:id="3235" w:author="Zhang Li" w:date="2022-06-12T15:09:00Z">
                <w:rPr>
                  <w:rFonts w:ascii="Cambria Math" w:eastAsia="宋体" w:hAnsi="Cambria Math" w:cs="Times New Roman"/>
                  <w:kern w:val="0"/>
                  <w:sz w:val="24"/>
                  <w:szCs w:val="24"/>
                </w:rPr>
                <m:t>max</m:t>
              </w:ins>
            </m:r>
          </m:sup>
        </m:sSubSup>
        <m:r>
          <w:ins w:id="3236" w:author="Zhang Li" w:date="2022-06-12T15:09:00Z">
            <w:rPr>
              <w:rFonts w:ascii="Cambria Math" w:eastAsia="宋体" w:hAnsi="Cambria Math" w:cs="Times New Roman"/>
              <w:kern w:val="0"/>
              <w:sz w:val="24"/>
              <w:szCs w:val="24"/>
            </w:rPr>
            <m:t xml:space="preserve">= </m:t>
          </w:ins>
        </m:r>
        <m:sSub>
          <m:sSubPr>
            <m:ctrlPr>
              <w:ins w:id="3237" w:author="Zhang Li" w:date="2022-06-12T15:09:00Z">
                <w:rPr>
                  <w:rFonts w:ascii="Cambria Math" w:eastAsia="宋体" w:hAnsi="Cambria Math" w:cs="Times New Roman"/>
                  <w:i/>
                  <w:kern w:val="0"/>
                  <w:sz w:val="24"/>
                  <w:szCs w:val="24"/>
                </w:rPr>
              </w:ins>
            </m:ctrlPr>
          </m:sSubPr>
          <m:e>
            <m:r>
              <w:ins w:id="3238" w:author="Zhang Li" w:date="2022-06-12T15:09:00Z">
                <w:rPr>
                  <w:rFonts w:ascii="Cambria Math" w:eastAsia="宋体" w:hAnsi="Cambria Math" w:cs="Times New Roman"/>
                  <w:kern w:val="0"/>
                  <w:sz w:val="24"/>
                  <w:szCs w:val="24"/>
                </w:rPr>
                <m:t>τ</m:t>
              </w:ins>
            </m:r>
          </m:e>
          <m:sub>
            <m:r>
              <w:ins w:id="3239" w:author="Zhang Li" w:date="2022-06-12T15:09:00Z">
                <w:rPr>
                  <w:rFonts w:ascii="Cambria Math" w:eastAsia="宋体" w:hAnsi="Cambria Math" w:cs="Times New Roman"/>
                  <w:kern w:val="0"/>
                  <w:sz w:val="24"/>
                  <w:szCs w:val="24"/>
                </w:rPr>
                <m:t>o</m:t>
              </w:ins>
            </m:r>
          </m:sub>
        </m:sSub>
        <m:r>
          <w:ins w:id="3240" w:author="Zhang Li" w:date="2022-06-12T15:09:00Z">
            <w:rPr>
              <w:rFonts w:ascii="Cambria Math" w:eastAsia="宋体" w:hAnsi="Cambria Math" w:cs="Times New Roman"/>
              <w:kern w:val="0"/>
              <w:sz w:val="24"/>
              <w:szCs w:val="24"/>
            </w:rPr>
            <m:t>⋅</m:t>
          </w:ins>
        </m:r>
        <m:d>
          <m:dPr>
            <m:begChr m:val="⌈"/>
            <m:endChr m:val="⌉"/>
            <m:ctrlPr>
              <w:ins w:id="3241" w:author="Zhang Li" w:date="2022-06-12T15:09:00Z">
                <w:rPr>
                  <w:rFonts w:ascii="Cambria Math" w:eastAsia="宋体" w:hAnsi="Cambria Math" w:cs="Times New Roman"/>
                  <w:i/>
                  <w:kern w:val="0"/>
                  <w:sz w:val="24"/>
                  <w:szCs w:val="24"/>
                </w:rPr>
              </w:ins>
            </m:ctrlPr>
          </m:dPr>
          <m:e>
            <m:f>
              <m:fPr>
                <m:ctrlPr>
                  <w:ins w:id="3242" w:author="Zhang Li" w:date="2022-06-12T15:09:00Z">
                    <w:rPr>
                      <w:rFonts w:ascii="Cambria Math" w:eastAsia="宋体" w:hAnsi="Cambria Math" w:cs="Times New Roman"/>
                      <w:i/>
                      <w:kern w:val="0"/>
                      <w:sz w:val="24"/>
                      <w:szCs w:val="24"/>
                    </w:rPr>
                  </w:ins>
                </m:ctrlPr>
              </m:fPr>
              <m:num>
                <m:func>
                  <m:funcPr>
                    <m:ctrlPr>
                      <w:ins w:id="3243" w:author="Zhang Li" w:date="2022-06-12T15:09:00Z">
                        <w:rPr>
                          <w:rFonts w:ascii="Cambria Math" w:eastAsia="宋体" w:hAnsi="Cambria Math" w:cs="Times New Roman"/>
                          <w:i/>
                          <w:kern w:val="0"/>
                          <w:sz w:val="24"/>
                          <w:szCs w:val="24"/>
                        </w:rPr>
                      </w:ins>
                    </m:ctrlPr>
                  </m:funcPr>
                  <m:fName>
                    <m:r>
                      <w:ins w:id="3244" w:author="Zhang Li" w:date="2022-06-12T15:09:00Z">
                        <m:rPr>
                          <m:sty m:val="p"/>
                        </m:rPr>
                        <w:rPr>
                          <w:rFonts w:ascii="Cambria Math" w:eastAsia="宋体" w:hAnsi="Cambria Math" w:cs="Times New Roman"/>
                          <w:kern w:val="0"/>
                          <w:sz w:val="24"/>
                          <w:szCs w:val="24"/>
                        </w:rPr>
                        <m:t>log</m:t>
                      </w:ins>
                    </m:r>
                  </m:fName>
                  <m:e>
                    <m:d>
                      <m:dPr>
                        <m:ctrlPr>
                          <w:ins w:id="3245" w:author="Zhang Li" w:date="2022-06-12T15:09:00Z">
                            <w:rPr>
                              <w:rFonts w:ascii="Cambria Math" w:eastAsia="宋体" w:hAnsi="Cambria Math" w:cs="Times New Roman"/>
                              <w:i/>
                              <w:kern w:val="0"/>
                              <w:sz w:val="24"/>
                              <w:szCs w:val="24"/>
                            </w:rPr>
                          </w:ins>
                        </m:ctrlPr>
                      </m:dPr>
                      <m:e>
                        <m:r>
                          <w:ins w:id="3246" w:author="Zhang Li" w:date="2022-06-12T15:09:00Z">
                            <w:rPr>
                              <w:rFonts w:ascii="Cambria Math" w:eastAsia="宋体" w:hAnsi="Cambria Math" w:cs="Times New Roman"/>
                              <w:kern w:val="0"/>
                              <w:sz w:val="24"/>
                              <w:szCs w:val="24"/>
                            </w:rPr>
                            <m:t>1-ς</m:t>
                          </w:ins>
                        </m:r>
                      </m:e>
                    </m:d>
                  </m:e>
                </m:func>
              </m:num>
              <m:den>
                <m:func>
                  <m:funcPr>
                    <m:ctrlPr>
                      <w:ins w:id="3247" w:author="Zhang Li" w:date="2022-06-12T15:09:00Z">
                        <w:rPr>
                          <w:rFonts w:ascii="Cambria Math" w:eastAsia="宋体" w:hAnsi="Cambria Math" w:cs="Times New Roman"/>
                          <w:i/>
                          <w:kern w:val="0"/>
                          <w:sz w:val="24"/>
                          <w:szCs w:val="24"/>
                        </w:rPr>
                      </w:ins>
                    </m:ctrlPr>
                  </m:funcPr>
                  <m:fName>
                    <m:r>
                      <w:ins w:id="3248" w:author="Zhang Li" w:date="2022-06-12T15:09:00Z">
                        <m:rPr>
                          <m:sty m:val="p"/>
                        </m:rPr>
                        <w:rPr>
                          <w:rFonts w:ascii="Cambria Math" w:eastAsia="宋体" w:hAnsi="Cambria Math" w:cs="Times New Roman"/>
                          <w:kern w:val="0"/>
                          <w:sz w:val="24"/>
                          <w:szCs w:val="24"/>
                        </w:rPr>
                        <m:t>log</m:t>
                      </w:ins>
                    </m:r>
                  </m:fName>
                  <m:e>
                    <m:d>
                      <m:dPr>
                        <m:ctrlPr>
                          <w:ins w:id="3249" w:author="Zhang Li" w:date="2022-06-12T15:09:00Z">
                            <w:rPr>
                              <w:rFonts w:ascii="Cambria Math" w:eastAsia="宋体" w:hAnsi="Cambria Math" w:cs="Times New Roman"/>
                              <w:i/>
                              <w:kern w:val="0"/>
                              <w:sz w:val="24"/>
                              <w:szCs w:val="24"/>
                            </w:rPr>
                          </w:ins>
                        </m:ctrlPr>
                      </m:dPr>
                      <m:e>
                        <m:r>
                          <w:ins w:id="3250" w:author="Zhang Li" w:date="2022-06-12T15:09:00Z">
                            <w:rPr>
                              <w:rFonts w:ascii="Cambria Math" w:eastAsia="宋体" w:hAnsi="Cambria Math" w:cs="Times New Roman"/>
                              <w:kern w:val="0"/>
                              <w:sz w:val="24"/>
                              <w:szCs w:val="24"/>
                            </w:rPr>
                            <m:t>1-</m:t>
                          </w:ins>
                        </m:r>
                        <m:r>
                          <w:ins w:id="3251" w:author="Zhang Li" w:date="2022-06-12T15:09:00Z">
                            <w:rPr>
                              <w:rFonts w:ascii="Cambria Math" w:eastAsia="宋体" w:hAnsi="Cambria Math" w:cs="Times New Roman" w:hint="eastAsia"/>
                              <w:kern w:val="0"/>
                              <w:sz w:val="24"/>
                              <w:szCs w:val="24"/>
                            </w:rPr>
                            <m:t>N</m:t>
                          </w:ins>
                        </m:r>
                        <m:r>
                          <w:ins w:id="3252" w:author="Zhang Li" w:date="2022-06-12T15:09:00Z">
                            <w:rPr>
                              <w:rFonts w:ascii="Cambria Math" w:eastAsia="宋体" w:hAnsi="Cambria Math" w:cs="Times New Roman"/>
                              <w:kern w:val="0"/>
                              <w:sz w:val="24"/>
                              <w:szCs w:val="24"/>
                            </w:rPr>
                            <m:t>⋅p⋅</m:t>
                          </w:ins>
                        </m:r>
                        <m:sSup>
                          <m:sSupPr>
                            <m:ctrlPr>
                              <w:ins w:id="3253" w:author="Zhang Li" w:date="2022-06-12T15:09:00Z">
                                <w:rPr>
                                  <w:rFonts w:ascii="Cambria Math" w:eastAsia="宋体" w:hAnsi="Cambria Math" w:cs="Times New Roman"/>
                                  <w:i/>
                                  <w:kern w:val="0"/>
                                  <w:sz w:val="24"/>
                                  <w:szCs w:val="24"/>
                                </w:rPr>
                              </w:ins>
                            </m:ctrlPr>
                          </m:sSupPr>
                          <m:e>
                            <m:d>
                              <m:dPr>
                                <m:ctrlPr>
                                  <w:ins w:id="3254" w:author="Zhang Li" w:date="2022-06-12T15:09:00Z">
                                    <w:rPr>
                                      <w:rFonts w:ascii="Cambria Math" w:eastAsia="宋体" w:hAnsi="Cambria Math" w:cs="Times New Roman"/>
                                      <w:i/>
                                      <w:kern w:val="0"/>
                                      <w:sz w:val="24"/>
                                      <w:szCs w:val="24"/>
                                    </w:rPr>
                                  </w:ins>
                                </m:ctrlPr>
                              </m:dPr>
                              <m:e>
                                <m:r>
                                  <w:ins w:id="3255" w:author="Zhang Li" w:date="2022-06-12T15:09:00Z">
                                    <w:rPr>
                                      <w:rFonts w:ascii="Cambria Math" w:eastAsia="宋体" w:hAnsi="Cambria Math" w:cs="Times New Roman"/>
                                      <w:kern w:val="0"/>
                                      <w:sz w:val="24"/>
                                      <w:szCs w:val="24"/>
                                    </w:rPr>
                                    <m:t>1-p</m:t>
                                  </w:ins>
                                </m:r>
                              </m:e>
                            </m:d>
                          </m:e>
                          <m:sup>
                            <m:r>
                              <w:ins w:id="3256" w:author="Zhang Li" w:date="2022-06-12T15:09:00Z">
                                <w:rPr>
                                  <w:rFonts w:ascii="Cambria Math" w:eastAsia="宋体" w:hAnsi="Cambria Math" w:cs="Times New Roman"/>
                                  <w:kern w:val="0"/>
                                  <w:sz w:val="24"/>
                                  <w:szCs w:val="24"/>
                                </w:rPr>
                                <m:t>N-1</m:t>
                              </w:ins>
                            </m:r>
                          </m:sup>
                        </m:sSup>
                      </m:e>
                    </m:d>
                  </m:e>
                </m:func>
              </m:den>
            </m:f>
          </m:e>
        </m:d>
        <m:r>
          <w:ins w:id="3257" w:author="Zhang Li" w:date="2022-06-12T15:09:00Z">
            <w:rPr>
              <w:rFonts w:ascii="Cambria Math" w:eastAsia="宋体" w:hAnsi="Cambria Math" w:cs="Times New Roman"/>
              <w:kern w:val="0"/>
              <w:sz w:val="24"/>
              <w:szCs w:val="24"/>
            </w:rPr>
            <m:t>⋅[</m:t>
          </w:ins>
        </m:r>
        <m:nary>
          <m:naryPr>
            <m:chr m:val="∑"/>
            <m:limLoc m:val="undOvr"/>
            <m:ctrlPr>
              <w:ins w:id="3258" w:author="Zhang Li" w:date="2022-06-12T15:09:00Z">
                <w:rPr>
                  <w:rFonts w:ascii="Cambria Math" w:eastAsia="宋体" w:hAnsi="Cambria Math" w:cs="Times New Roman"/>
                  <w:i/>
                  <w:kern w:val="0"/>
                  <w:sz w:val="24"/>
                  <w:szCs w:val="24"/>
                </w:rPr>
              </w:ins>
            </m:ctrlPr>
          </m:naryPr>
          <m:sub>
            <m:r>
              <w:ins w:id="3259" w:author="Zhang Li" w:date="2022-06-12T15:09:00Z">
                <w:rPr>
                  <w:rFonts w:ascii="Cambria Math" w:eastAsia="宋体" w:hAnsi="Cambria Math" w:cs="Times New Roman"/>
                  <w:kern w:val="0"/>
                  <w:sz w:val="24"/>
                  <w:szCs w:val="24"/>
                </w:rPr>
                <m:t>i=0</m:t>
              </w:ins>
            </m:r>
          </m:sub>
          <m:sup>
            <m:r>
              <w:ins w:id="3260" w:author="Zhang Li" w:date="2022-06-12T15:09:00Z">
                <w:rPr>
                  <w:rFonts w:ascii="Cambria Math" w:eastAsia="宋体" w:hAnsi="Cambria Math" w:cs="Times New Roman"/>
                  <w:kern w:val="0"/>
                  <w:sz w:val="24"/>
                  <w:szCs w:val="24"/>
                </w:rPr>
                <m:t>N</m:t>
              </w:ins>
            </m:r>
          </m:sup>
          <m:e>
            <m:sSub>
              <m:sSubPr>
                <m:ctrlPr>
                  <w:ins w:id="3261" w:author="Zhang Li" w:date="2022-06-12T15:09:00Z">
                    <w:rPr>
                      <w:rFonts w:ascii="Cambria Math" w:eastAsia="宋体" w:hAnsi="Cambria Math" w:cs="Times New Roman"/>
                      <w:i/>
                      <w:kern w:val="0"/>
                      <w:sz w:val="24"/>
                      <w:szCs w:val="24"/>
                    </w:rPr>
                  </w:ins>
                </m:ctrlPr>
              </m:sSubPr>
              <m:e>
                <m:r>
                  <w:ins w:id="3262" w:author="Zhang Li" w:date="2022-06-12T15:09:00Z">
                    <w:rPr>
                      <w:rFonts w:ascii="Cambria Math" w:eastAsia="宋体" w:hAnsi="Cambria Math" w:cs="Times New Roman"/>
                      <w:kern w:val="0"/>
                      <w:sz w:val="24"/>
                      <w:szCs w:val="24"/>
                    </w:rPr>
                    <m:t>T</m:t>
                  </w:ins>
                </m:r>
              </m:e>
              <m:sub>
                <m:r>
                  <w:ins w:id="3263" w:author="Zhang Li" w:date="2022-06-12T15:09:00Z">
                    <w:rPr>
                      <w:rFonts w:ascii="Cambria Math" w:eastAsia="宋体" w:hAnsi="Cambria Math" w:cs="Times New Roman"/>
                      <w:kern w:val="0"/>
                      <w:sz w:val="24"/>
                      <w:szCs w:val="24"/>
                    </w:rPr>
                    <m:t xml:space="preserve">c,sig </m:t>
                  </w:ins>
                </m:r>
              </m:sub>
            </m:sSub>
          </m:e>
        </m:nary>
        <m:r>
          <w:ins w:id="3264" w:author="Zhang Li" w:date="2022-06-12T15:09:00Z">
            <w:rPr>
              <w:rFonts w:ascii="Cambria Math" w:eastAsia="宋体" w:hAnsi="Cambria Math" w:cs="Times New Roman"/>
              <w:kern w:val="0"/>
              <w:sz w:val="24"/>
              <w:szCs w:val="24"/>
            </w:rPr>
            <m:t>+</m:t>
          </w:ins>
        </m:r>
        <m:sSubSup>
          <m:sSubSupPr>
            <m:ctrlPr>
              <w:ins w:id="3265" w:author="Zhang Li" w:date="2022-06-12T15:09:00Z">
                <w:rPr>
                  <w:rFonts w:ascii="Cambria Math" w:eastAsia="宋体" w:hAnsi="Cambria Math" w:cs="Times New Roman"/>
                  <w:i/>
                  <w:kern w:val="0"/>
                  <w:sz w:val="24"/>
                  <w:szCs w:val="24"/>
                </w:rPr>
              </w:ins>
            </m:ctrlPr>
          </m:sSubSupPr>
          <m:e>
            <m:r>
              <w:ins w:id="3266" w:author="Zhang Li" w:date="2022-06-12T15:09:00Z">
                <w:rPr>
                  <w:rFonts w:ascii="Cambria Math" w:eastAsia="宋体" w:hAnsi="Cambria Math" w:cs="Times New Roman"/>
                  <w:kern w:val="0"/>
                  <w:sz w:val="24"/>
                  <w:szCs w:val="24"/>
                </w:rPr>
                <m:t>T</m:t>
              </w:ins>
            </m:r>
          </m:e>
          <m:sub>
            <m:r>
              <w:ins w:id="3267" w:author="Zhang Li" w:date="2022-06-12T15:09:00Z">
                <w:rPr>
                  <w:rFonts w:ascii="Cambria Math" w:eastAsia="宋体" w:hAnsi="Cambria Math" w:cs="Times New Roman"/>
                  <w:kern w:val="0"/>
                  <w:sz w:val="24"/>
                  <w:szCs w:val="24"/>
                </w:rPr>
                <m:t>c,B</m:t>
              </w:ins>
            </m:r>
          </m:sub>
          <m:sup>
            <m:r>
              <w:ins w:id="3268" w:author="Zhang Li" w:date="2022-06-12T15:09:00Z">
                <w:rPr>
                  <w:rFonts w:ascii="Cambria Math" w:eastAsia="宋体" w:hAnsi="Cambria Math" w:cs="Times New Roman"/>
                  <w:kern w:val="0"/>
                  <w:sz w:val="24"/>
                  <w:szCs w:val="24"/>
                </w:rPr>
                <m:t>max</m:t>
              </w:ins>
            </m:r>
          </m:sup>
        </m:sSubSup>
        <m:r>
          <w:ins w:id="3269" w:author="Zhang Li" w:date="2022-06-12T15:09:00Z">
            <w:rPr>
              <w:rFonts w:ascii="Cambria Math" w:eastAsia="宋体" w:hAnsi="Cambria Math" w:cs="Times New Roman"/>
              <w:kern w:val="0"/>
              <w:sz w:val="24"/>
              <w:szCs w:val="24"/>
            </w:rPr>
            <m:t>]</m:t>
          </w:ins>
        </m:r>
      </m:oMath>
      <w:ins w:id="327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3271" w:author="Zhang Li" w:date="2022-06-12T15:09:00Z">
                <w:rPr>
                  <w:rFonts w:ascii="Cambria Math" w:eastAsia="宋体" w:hAnsi="Cambria Math" w:cs="Times New Roman"/>
                  <w:i/>
                  <w:kern w:val="0"/>
                  <w:sz w:val="24"/>
                  <w:szCs w:val="24"/>
                </w:rPr>
              </w:ins>
            </m:ctrlPr>
          </m:sSubSupPr>
          <m:e>
            <m:r>
              <w:ins w:id="3272" w:author="Zhang Li" w:date="2022-06-12T15:09:00Z">
                <w:rPr>
                  <w:rFonts w:ascii="Cambria Math" w:eastAsia="宋体" w:hAnsi="Cambria Math" w:cs="Times New Roman"/>
                  <w:kern w:val="0"/>
                  <w:sz w:val="24"/>
                  <w:szCs w:val="24"/>
                </w:rPr>
                <m:t>L</m:t>
              </w:ins>
            </m:r>
          </m:e>
          <m:sub>
            <m:r>
              <w:ins w:id="3273" w:author="Zhang Li" w:date="2022-06-12T15:09:00Z">
                <w:rPr>
                  <w:rFonts w:ascii="Cambria Math" w:eastAsia="宋体" w:hAnsi="Cambria Math" w:cs="Times New Roman"/>
                  <w:kern w:val="0"/>
                  <w:sz w:val="24"/>
                  <w:szCs w:val="24"/>
                </w:rPr>
                <m:t>empty</m:t>
              </w:ins>
            </m:r>
          </m:sub>
          <m:sup>
            <m:r>
              <w:ins w:id="3274" w:author="Zhang Li" w:date="2022-06-12T15:09:00Z">
                <w:rPr>
                  <w:rFonts w:ascii="Cambria Math" w:eastAsia="宋体" w:hAnsi="Cambria Math" w:cs="Times New Roman"/>
                  <w:kern w:val="0"/>
                  <w:sz w:val="24"/>
                  <w:szCs w:val="24"/>
                </w:rPr>
                <m:t>max</m:t>
              </w:ins>
            </m:r>
          </m:sup>
        </m:sSubSup>
        <m:r>
          <w:ins w:id="3275" w:author="Zhang Li" w:date="2022-06-12T15:09:00Z">
            <w:rPr>
              <w:rFonts w:ascii="Cambria Math" w:eastAsia="宋体" w:hAnsi="Cambria Math" w:cs="Times New Roman"/>
              <w:kern w:val="0"/>
              <w:sz w:val="24"/>
              <w:szCs w:val="24"/>
            </w:rPr>
            <m:t>=</m:t>
          </w:ins>
        </m:r>
        <m:sSub>
          <m:sSubPr>
            <m:ctrlPr>
              <w:ins w:id="3276" w:author="Zhang Li" w:date="2022-06-12T15:09:00Z">
                <w:rPr>
                  <w:rFonts w:ascii="Cambria Math" w:eastAsia="宋体" w:hAnsi="Cambria Math" w:cs="Times New Roman"/>
                  <w:i/>
                  <w:kern w:val="0"/>
                  <w:sz w:val="24"/>
                  <w:szCs w:val="24"/>
                </w:rPr>
              </w:ins>
            </m:ctrlPr>
          </m:sSubPr>
          <m:e>
            <m:r>
              <w:ins w:id="3277" w:author="Zhang Li" w:date="2022-06-12T15:09:00Z">
                <w:rPr>
                  <w:rFonts w:ascii="Cambria Math" w:eastAsia="宋体" w:hAnsi="Cambria Math" w:cs="Times New Roman"/>
                  <w:kern w:val="0"/>
                  <w:sz w:val="24"/>
                  <w:szCs w:val="24"/>
                </w:rPr>
                <m:t>τ</m:t>
              </w:ins>
            </m:r>
          </m:e>
          <m:sub>
            <m:r>
              <w:ins w:id="3278" w:author="Zhang Li" w:date="2022-06-12T15:09:00Z">
                <w:rPr>
                  <w:rFonts w:ascii="Cambria Math" w:eastAsia="宋体" w:hAnsi="Cambria Math" w:cs="Times New Roman"/>
                  <w:kern w:val="0"/>
                  <w:sz w:val="24"/>
                  <w:szCs w:val="24"/>
                </w:rPr>
                <m:t>o</m:t>
              </w:ins>
            </m:r>
          </m:sub>
        </m:sSub>
        <m:r>
          <w:ins w:id="3279" w:author="Zhang Li" w:date="2022-06-12T15:09:00Z">
            <w:rPr>
              <w:rFonts w:ascii="Cambria Math" w:eastAsia="宋体" w:hAnsi="Cambria Math" w:cs="Times New Roman"/>
              <w:kern w:val="0"/>
              <w:sz w:val="24"/>
              <w:szCs w:val="24"/>
            </w:rPr>
            <m:t>⋅</m:t>
          </w:ins>
        </m:r>
        <m:d>
          <m:dPr>
            <m:begChr m:val="⌈"/>
            <m:endChr m:val="⌉"/>
            <m:ctrlPr>
              <w:ins w:id="3280" w:author="Zhang Li" w:date="2022-06-12T15:09:00Z">
                <w:rPr>
                  <w:rFonts w:ascii="Cambria Math" w:eastAsia="宋体" w:hAnsi="Cambria Math" w:cs="Times New Roman"/>
                  <w:i/>
                  <w:kern w:val="0"/>
                  <w:sz w:val="24"/>
                  <w:szCs w:val="24"/>
                </w:rPr>
              </w:ins>
            </m:ctrlPr>
          </m:dPr>
          <m:e>
            <m:f>
              <m:fPr>
                <m:ctrlPr>
                  <w:ins w:id="3281" w:author="Zhang Li" w:date="2022-06-12T15:09:00Z">
                    <w:rPr>
                      <w:rFonts w:ascii="Cambria Math" w:eastAsia="宋体" w:hAnsi="Cambria Math" w:cs="Times New Roman"/>
                      <w:i/>
                      <w:kern w:val="0"/>
                      <w:sz w:val="24"/>
                      <w:szCs w:val="24"/>
                    </w:rPr>
                  </w:ins>
                </m:ctrlPr>
              </m:fPr>
              <m:num>
                <m:func>
                  <m:funcPr>
                    <m:ctrlPr>
                      <w:ins w:id="3282" w:author="Zhang Li" w:date="2022-06-12T15:09:00Z">
                        <w:rPr>
                          <w:rFonts w:ascii="Cambria Math" w:eastAsia="宋体" w:hAnsi="Cambria Math" w:cs="Times New Roman"/>
                          <w:i/>
                          <w:kern w:val="0"/>
                          <w:sz w:val="24"/>
                          <w:szCs w:val="24"/>
                        </w:rPr>
                      </w:ins>
                    </m:ctrlPr>
                  </m:funcPr>
                  <m:fName>
                    <m:r>
                      <w:ins w:id="3283" w:author="Zhang Li" w:date="2022-06-12T15:09:00Z">
                        <m:rPr>
                          <m:sty m:val="p"/>
                        </m:rPr>
                        <w:rPr>
                          <w:rFonts w:ascii="Cambria Math" w:eastAsia="宋体" w:hAnsi="Cambria Math" w:cs="Times New Roman"/>
                          <w:kern w:val="0"/>
                          <w:sz w:val="24"/>
                          <w:szCs w:val="24"/>
                        </w:rPr>
                        <m:t>log</m:t>
                      </w:ins>
                    </m:r>
                  </m:fName>
                  <m:e>
                    <m:d>
                      <m:dPr>
                        <m:ctrlPr>
                          <w:ins w:id="3284" w:author="Zhang Li" w:date="2022-06-12T15:09:00Z">
                            <w:rPr>
                              <w:rFonts w:ascii="Cambria Math" w:eastAsia="宋体" w:hAnsi="Cambria Math" w:cs="Times New Roman"/>
                              <w:i/>
                              <w:kern w:val="0"/>
                              <w:sz w:val="24"/>
                              <w:szCs w:val="24"/>
                            </w:rPr>
                          </w:ins>
                        </m:ctrlPr>
                      </m:dPr>
                      <m:e>
                        <m:r>
                          <w:ins w:id="3285" w:author="Zhang Li" w:date="2022-06-12T15:09:00Z">
                            <w:rPr>
                              <w:rFonts w:ascii="Cambria Math" w:eastAsia="宋体" w:hAnsi="Cambria Math" w:cs="Times New Roman"/>
                              <w:kern w:val="0"/>
                              <w:sz w:val="24"/>
                              <w:szCs w:val="24"/>
                            </w:rPr>
                            <m:t>1-ς</m:t>
                          </w:ins>
                        </m:r>
                      </m:e>
                    </m:d>
                  </m:e>
                </m:func>
              </m:num>
              <m:den>
                <m:func>
                  <m:funcPr>
                    <m:ctrlPr>
                      <w:ins w:id="3286" w:author="Zhang Li" w:date="2022-06-12T15:09:00Z">
                        <w:rPr>
                          <w:rFonts w:ascii="Cambria Math" w:eastAsia="宋体" w:hAnsi="Cambria Math" w:cs="Times New Roman"/>
                          <w:i/>
                          <w:kern w:val="0"/>
                          <w:sz w:val="24"/>
                          <w:szCs w:val="24"/>
                        </w:rPr>
                      </w:ins>
                    </m:ctrlPr>
                  </m:funcPr>
                  <m:fName>
                    <m:r>
                      <w:ins w:id="3287" w:author="Zhang Li" w:date="2022-06-12T15:09:00Z">
                        <m:rPr>
                          <m:sty m:val="p"/>
                        </m:rPr>
                        <w:rPr>
                          <w:rFonts w:ascii="Cambria Math" w:eastAsia="宋体" w:hAnsi="Cambria Math" w:cs="Times New Roman"/>
                          <w:kern w:val="0"/>
                          <w:sz w:val="24"/>
                          <w:szCs w:val="24"/>
                        </w:rPr>
                        <m:t>log</m:t>
                      </w:ins>
                    </m:r>
                  </m:fName>
                  <m:e>
                    <m:d>
                      <m:dPr>
                        <m:ctrlPr>
                          <w:ins w:id="3288" w:author="Zhang Li" w:date="2022-06-12T15:09:00Z">
                            <w:rPr>
                              <w:rFonts w:ascii="Cambria Math" w:eastAsia="宋体" w:hAnsi="Cambria Math" w:cs="Times New Roman"/>
                              <w:i/>
                              <w:kern w:val="0"/>
                              <w:sz w:val="24"/>
                              <w:szCs w:val="24"/>
                            </w:rPr>
                          </w:ins>
                        </m:ctrlPr>
                      </m:dPr>
                      <m:e>
                        <m:r>
                          <w:ins w:id="3289" w:author="Zhang Li" w:date="2022-06-12T15:09:00Z">
                            <w:rPr>
                              <w:rFonts w:ascii="Cambria Math" w:eastAsia="宋体" w:hAnsi="Cambria Math" w:cs="Times New Roman"/>
                              <w:kern w:val="0"/>
                              <w:sz w:val="24"/>
                              <w:szCs w:val="24"/>
                            </w:rPr>
                            <m:t>1-</m:t>
                          </w:ins>
                        </m:r>
                        <m:r>
                          <w:ins w:id="3290" w:author="Zhang Li" w:date="2022-06-12T15:09:00Z">
                            <w:rPr>
                              <w:rFonts w:ascii="Cambria Math" w:eastAsia="宋体" w:hAnsi="Cambria Math" w:cs="Times New Roman" w:hint="eastAsia"/>
                              <w:kern w:val="0"/>
                              <w:sz w:val="24"/>
                              <w:szCs w:val="24"/>
                            </w:rPr>
                            <m:t>N</m:t>
                          </w:ins>
                        </m:r>
                        <m:r>
                          <w:ins w:id="3291" w:author="Zhang Li" w:date="2022-06-12T15:09:00Z">
                            <w:rPr>
                              <w:rFonts w:ascii="Cambria Math" w:eastAsia="宋体" w:hAnsi="Cambria Math" w:cs="Times New Roman"/>
                              <w:kern w:val="0"/>
                              <w:sz w:val="24"/>
                              <w:szCs w:val="24"/>
                            </w:rPr>
                            <m:t>⋅p⋅</m:t>
                          </w:ins>
                        </m:r>
                        <m:sSup>
                          <m:sSupPr>
                            <m:ctrlPr>
                              <w:ins w:id="3292" w:author="Zhang Li" w:date="2022-06-12T15:09:00Z">
                                <w:rPr>
                                  <w:rFonts w:ascii="Cambria Math" w:eastAsia="宋体" w:hAnsi="Cambria Math" w:cs="Times New Roman"/>
                                  <w:i/>
                                  <w:kern w:val="0"/>
                                  <w:sz w:val="24"/>
                                  <w:szCs w:val="24"/>
                                </w:rPr>
                              </w:ins>
                            </m:ctrlPr>
                          </m:sSupPr>
                          <m:e>
                            <m:d>
                              <m:dPr>
                                <m:ctrlPr>
                                  <w:ins w:id="3293" w:author="Zhang Li" w:date="2022-06-12T15:09:00Z">
                                    <w:rPr>
                                      <w:rFonts w:ascii="Cambria Math" w:eastAsia="宋体" w:hAnsi="Cambria Math" w:cs="Times New Roman"/>
                                      <w:i/>
                                      <w:kern w:val="0"/>
                                      <w:sz w:val="24"/>
                                      <w:szCs w:val="24"/>
                                    </w:rPr>
                                  </w:ins>
                                </m:ctrlPr>
                              </m:dPr>
                              <m:e>
                                <m:r>
                                  <w:ins w:id="3294" w:author="Zhang Li" w:date="2022-06-12T15:09:00Z">
                                    <w:rPr>
                                      <w:rFonts w:ascii="Cambria Math" w:eastAsia="宋体" w:hAnsi="Cambria Math" w:cs="Times New Roman"/>
                                      <w:kern w:val="0"/>
                                      <w:sz w:val="24"/>
                                      <w:szCs w:val="24"/>
                                    </w:rPr>
                                    <m:t>1-p</m:t>
                                  </w:ins>
                                </m:r>
                              </m:e>
                            </m:d>
                          </m:e>
                          <m:sup>
                            <m:r>
                              <w:ins w:id="3295" w:author="Zhang Li" w:date="2022-06-12T15:09:00Z">
                                <w:rPr>
                                  <w:rFonts w:ascii="Cambria Math" w:eastAsia="宋体" w:hAnsi="Cambria Math" w:cs="Times New Roman"/>
                                  <w:kern w:val="0"/>
                                  <w:sz w:val="24"/>
                                  <w:szCs w:val="24"/>
                                </w:rPr>
                                <m:t>N-1</m:t>
                              </w:ins>
                            </m:r>
                          </m:sup>
                        </m:sSup>
                      </m:e>
                    </m:d>
                  </m:e>
                </m:func>
              </m:den>
            </m:f>
          </m:e>
        </m:d>
        <m:r>
          <w:ins w:id="3296" w:author="Zhang Li" w:date="2022-06-12T15:09:00Z">
            <w:rPr>
              <w:rFonts w:ascii="Cambria Math" w:eastAsia="宋体" w:hAnsi="Cambria Math" w:cs="Times New Roman"/>
              <w:kern w:val="0"/>
              <w:sz w:val="24"/>
              <w:szCs w:val="24"/>
            </w:rPr>
            <m:t>⋅ [</m:t>
          </w:ins>
        </m:r>
        <m:nary>
          <m:naryPr>
            <m:chr m:val="∑"/>
            <m:limLoc m:val="undOvr"/>
            <m:ctrlPr>
              <w:ins w:id="3297" w:author="Zhang Li" w:date="2022-06-12T15:09:00Z">
                <w:rPr>
                  <w:rFonts w:ascii="Cambria Math" w:eastAsia="宋体" w:hAnsi="Cambria Math" w:cs="Times New Roman"/>
                  <w:i/>
                  <w:kern w:val="0"/>
                  <w:sz w:val="24"/>
                  <w:szCs w:val="24"/>
                </w:rPr>
              </w:ins>
            </m:ctrlPr>
          </m:naryPr>
          <m:sub>
            <m:r>
              <w:ins w:id="3298" w:author="Zhang Li" w:date="2022-06-12T15:09:00Z">
                <w:rPr>
                  <w:rFonts w:ascii="Cambria Math" w:eastAsia="宋体" w:hAnsi="Cambria Math" w:cs="Times New Roman"/>
                  <w:kern w:val="0"/>
                  <w:sz w:val="24"/>
                  <w:szCs w:val="24"/>
                </w:rPr>
                <m:t>i=0</m:t>
              </w:ins>
            </m:r>
          </m:sub>
          <m:sup>
            <m:r>
              <w:ins w:id="3299" w:author="Zhang Li" w:date="2022-06-12T15:09:00Z">
                <w:rPr>
                  <w:rFonts w:ascii="Cambria Math" w:eastAsia="宋体" w:hAnsi="Cambria Math" w:cs="Times New Roman"/>
                  <w:kern w:val="0"/>
                  <w:sz w:val="24"/>
                  <w:szCs w:val="24"/>
                </w:rPr>
                <m:t>N</m:t>
              </w:ins>
            </m:r>
          </m:sup>
          <m:e>
            <m:sSub>
              <m:sSubPr>
                <m:ctrlPr>
                  <w:ins w:id="3300" w:author="Zhang Li" w:date="2022-06-12T15:09:00Z">
                    <w:rPr>
                      <w:rFonts w:ascii="Cambria Math" w:eastAsia="宋体" w:hAnsi="Cambria Math" w:cs="Times New Roman"/>
                      <w:i/>
                      <w:kern w:val="0"/>
                      <w:sz w:val="24"/>
                      <w:szCs w:val="24"/>
                    </w:rPr>
                  </w:ins>
                </m:ctrlPr>
              </m:sSubPr>
              <m:e>
                <m:r>
                  <w:ins w:id="3301" w:author="Zhang Li" w:date="2022-06-12T15:09:00Z">
                    <w:rPr>
                      <w:rFonts w:ascii="Cambria Math" w:eastAsia="宋体" w:hAnsi="Cambria Math" w:cs="Times New Roman"/>
                      <w:kern w:val="0"/>
                      <w:sz w:val="24"/>
                      <w:szCs w:val="24"/>
                    </w:rPr>
                    <m:t>T</m:t>
                  </w:ins>
                </m:r>
              </m:e>
              <m:sub>
                <m:r>
                  <w:ins w:id="3302" w:author="Zhang Li" w:date="2022-06-12T15:09:00Z">
                    <w:rPr>
                      <w:rFonts w:ascii="Cambria Math" w:eastAsia="宋体" w:hAnsi="Cambria Math" w:cs="Times New Roman"/>
                      <w:kern w:val="0"/>
                      <w:sz w:val="24"/>
                      <w:szCs w:val="24"/>
                    </w:rPr>
                    <m:t xml:space="preserve">c,sig </m:t>
                  </w:ins>
                </m:r>
              </m:sub>
            </m:sSub>
          </m:e>
        </m:nary>
        <m:r>
          <w:ins w:id="3303" w:author="Zhang Li" w:date="2022-06-12T15:09:00Z">
            <w:rPr>
              <w:rFonts w:ascii="Cambria Math" w:eastAsia="宋体" w:hAnsi="Cambria Math" w:cs="Times New Roman"/>
              <w:kern w:val="0"/>
              <w:sz w:val="24"/>
              <w:szCs w:val="24"/>
            </w:rPr>
            <m:t>+</m:t>
          </w:ins>
        </m:r>
        <m:sSubSup>
          <m:sSubSupPr>
            <m:ctrlPr>
              <w:ins w:id="3304" w:author="Zhang Li" w:date="2022-06-12T15:09:00Z">
                <w:rPr>
                  <w:rFonts w:ascii="Cambria Math" w:eastAsia="宋体" w:hAnsi="Cambria Math" w:cs="Times New Roman"/>
                  <w:i/>
                  <w:kern w:val="0"/>
                  <w:sz w:val="24"/>
                  <w:szCs w:val="24"/>
                </w:rPr>
              </w:ins>
            </m:ctrlPr>
          </m:sSubSupPr>
          <m:e>
            <m:r>
              <w:ins w:id="3305" w:author="Zhang Li" w:date="2022-06-12T15:09:00Z">
                <w:rPr>
                  <w:rFonts w:ascii="Cambria Math" w:eastAsia="宋体" w:hAnsi="Cambria Math" w:cs="Times New Roman"/>
                  <w:kern w:val="0"/>
                  <w:sz w:val="24"/>
                  <w:szCs w:val="24"/>
                </w:rPr>
                <m:t>T</m:t>
              </w:ins>
            </m:r>
          </m:e>
          <m:sub>
            <m:r>
              <w:ins w:id="3306" w:author="Zhang Li" w:date="2022-06-12T15:09:00Z">
                <w:rPr>
                  <w:rFonts w:ascii="Cambria Math" w:eastAsia="宋体" w:hAnsi="Cambria Math" w:cs="Times New Roman"/>
                  <w:kern w:val="0"/>
                  <w:sz w:val="24"/>
                  <w:szCs w:val="24"/>
                </w:rPr>
                <m:t>c,B</m:t>
              </w:ins>
            </m:r>
          </m:sub>
          <m:sup>
            <m:r>
              <w:ins w:id="3307" w:author="Zhang Li" w:date="2022-06-12T15:09:00Z">
                <w:rPr>
                  <w:rFonts w:ascii="Cambria Math" w:eastAsia="宋体" w:hAnsi="Cambria Math" w:cs="Times New Roman"/>
                  <w:kern w:val="0"/>
                  <w:sz w:val="24"/>
                  <w:szCs w:val="24"/>
                </w:rPr>
                <m:t>empty</m:t>
              </w:ins>
            </m:r>
          </m:sup>
        </m:sSubSup>
        <m:r>
          <w:ins w:id="3308" w:author="Zhang Li" w:date="2022-06-12T15:09:00Z">
            <w:rPr>
              <w:rFonts w:ascii="Cambria Math" w:eastAsia="宋体" w:hAnsi="Cambria Math" w:cs="Times New Roman"/>
              <w:kern w:val="0"/>
              <w:sz w:val="24"/>
              <w:szCs w:val="24"/>
            </w:rPr>
            <m:t>]</m:t>
          </w:ins>
        </m:r>
      </m:oMath>
      <w:ins w:id="330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w:ins>
      <m:oMath>
        <m:sSub>
          <m:sSubPr>
            <m:ctrlPr>
              <w:ins w:id="3310" w:author="Zhang Li" w:date="2022-06-12T15:09:00Z">
                <w:rPr>
                  <w:rFonts w:ascii="Cambria Math" w:eastAsia="宋体" w:hAnsi="Cambria Math" w:cs="Times New Roman"/>
                  <w:i/>
                  <w:kern w:val="0"/>
                  <w:sz w:val="24"/>
                  <w:szCs w:val="24"/>
                </w:rPr>
              </w:ins>
            </m:ctrlPr>
          </m:sSubPr>
          <m:e>
            <m:r>
              <w:ins w:id="3311" w:author="Zhang Li" w:date="2022-06-12T15:09:00Z">
                <w:rPr>
                  <w:rFonts w:ascii="Cambria Math" w:eastAsia="宋体" w:hAnsi="Cambria Math" w:cs="Times New Roman"/>
                  <w:kern w:val="0"/>
                  <w:sz w:val="24"/>
                  <w:szCs w:val="24"/>
                </w:rPr>
                <m:t>p</m:t>
              </w:ins>
            </m:r>
          </m:e>
          <m:sub>
            <m:r>
              <w:ins w:id="3312" w:author="Zhang Li" w:date="2022-06-12T15:09:00Z">
                <w:rPr>
                  <w:rFonts w:ascii="Cambria Math" w:eastAsia="宋体" w:hAnsi="Cambria Math" w:cs="Times New Roman"/>
                  <w:kern w:val="0"/>
                  <w:sz w:val="24"/>
                  <w:szCs w:val="24"/>
                </w:rPr>
                <m:t>f</m:t>
              </w:ins>
            </m:r>
          </m:sub>
        </m:sSub>
      </m:oMath>
      <w:ins w:id="331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w:ins>
      <m:oMath>
        <m:r>
          <w:ins w:id="3314" w:author="Zhang Li" w:date="2022-06-12T15:09:00Z">
            <w:rPr>
              <w:rFonts w:ascii="Cambria Math" w:eastAsia="宋体" w:hAnsi="Cambria Math" w:cs="Times New Roman"/>
              <w:kern w:val="0"/>
              <w:sz w:val="24"/>
              <w:szCs w:val="24"/>
            </w:rPr>
            <m:t>f=</m:t>
          </w:ins>
        </m:r>
        <m:d>
          <m:dPr>
            <m:begChr m:val="⌊"/>
            <m:endChr m:val="⌋"/>
            <m:ctrlPr>
              <w:ins w:id="3315" w:author="Zhang Li" w:date="2022-06-12T15:09:00Z">
                <w:rPr>
                  <w:rFonts w:ascii="Cambria Math" w:eastAsia="宋体" w:hAnsi="Cambria Math" w:cs="Lucida Sans Unicode"/>
                  <w:i/>
                  <w:kern w:val="0"/>
                  <w:sz w:val="24"/>
                  <w:szCs w:val="24"/>
                </w:rPr>
              </w:ins>
            </m:ctrlPr>
          </m:dPr>
          <m:e>
            <m:f>
              <m:fPr>
                <m:ctrlPr>
                  <w:ins w:id="3316" w:author="Zhang Li" w:date="2022-06-12T15:09:00Z">
                    <w:rPr>
                      <w:rFonts w:ascii="Cambria Math" w:eastAsia="宋体" w:hAnsi="Cambria Math" w:cs="Times New Roman"/>
                      <w:i/>
                      <w:kern w:val="0"/>
                      <w:sz w:val="24"/>
                      <w:szCs w:val="24"/>
                    </w:rPr>
                  </w:ins>
                </m:ctrlPr>
              </m:fPr>
              <m:num>
                <m:r>
                  <w:ins w:id="3317" w:author="Zhang Li" w:date="2022-06-12T15:09:00Z">
                    <w:rPr>
                      <w:rFonts w:ascii="Cambria Math" w:eastAsia="宋体" w:hAnsi="Cambria Math" w:cs="Times New Roman"/>
                      <w:kern w:val="0"/>
                      <w:sz w:val="24"/>
                      <w:szCs w:val="24"/>
                    </w:rPr>
                    <m:t>N-1</m:t>
                  </w:ins>
                </m:r>
              </m:num>
              <m:den>
                <m:r>
                  <w:ins w:id="3318" w:author="Zhang Li" w:date="2022-06-12T15:09:00Z">
                    <w:rPr>
                      <w:rFonts w:ascii="Cambria Math" w:eastAsia="宋体" w:hAnsi="Cambria Math" w:cs="Times New Roman"/>
                      <w:kern w:val="0"/>
                      <w:sz w:val="24"/>
                      <w:szCs w:val="24"/>
                    </w:rPr>
                    <m:t>2</m:t>
                  </w:ins>
                </m:r>
              </m:den>
            </m:f>
            <m:ctrlPr>
              <w:ins w:id="3319" w:author="Zhang Li" w:date="2022-06-12T15:09:00Z">
                <w:rPr>
                  <w:rFonts w:ascii="Cambria Math" w:eastAsia="宋体" w:hAnsi="Cambria Math" w:cs="Times New Roman"/>
                  <w:i/>
                  <w:kern w:val="0"/>
                  <w:sz w:val="24"/>
                  <w:szCs w:val="24"/>
                </w:rPr>
              </w:ins>
            </m:ctrlPr>
          </m:e>
        </m:d>
      </m:oMath>
      <w:ins w:id="332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w:ins>
      <m:oMath>
        <m:r>
          <w:ins w:id="3321" w:author="Zhang Li" w:date="2022-06-12T15:09:00Z">
            <w:rPr>
              <w:rFonts w:ascii="Cambria Math" w:eastAsia="宋体" w:hAnsi="Cambria Math" w:cs="Times New Roman"/>
              <w:kern w:val="0"/>
              <w:sz w:val="24"/>
              <w:szCs w:val="24"/>
            </w:rPr>
            <m:t>N</m:t>
          </w:ins>
        </m:r>
      </m:oMath>
      <w:ins w:id="332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ins>
    </w:p>
    <w:p w14:paraId="5EAF6741" w14:textId="77777777" w:rsidR="00156A43" w:rsidRPr="00995401" w:rsidRDefault="007E3AC4" w:rsidP="00156A43">
      <w:pPr>
        <w:spacing w:afterLines="50" w:after="156"/>
        <w:rPr>
          <w:ins w:id="3323" w:author="Zhang Li" w:date="2022-06-12T15:09:00Z"/>
          <w:rFonts w:ascii="Times New Roman" w:eastAsia="宋体" w:hAnsi="Times New Roman" w:cs="Times New Roman"/>
          <w:kern w:val="0"/>
          <w:sz w:val="24"/>
          <w:szCs w:val="24"/>
        </w:rPr>
      </w:pPr>
      <m:oMathPara>
        <m:oMath>
          <m:sSub>
            <m:sSubPr>
              <m:ctrlPr>
                <w:ins w:id="3324" w:author="Zhang Li" w:date="2022-06-12T15:09:00Z">
                  <w:rPr>
                    <w:rFonts w:ascii="Cambria Math" w:eastAsia="宋体" w:hAnsi="Cambria Math" w:cs="Times New Roman"/>
                    <w:kern w:val="0"/>
                    <w:sz w:val="24"/>
                    <w:szCs w:val="24"/>
                  </w:rPr>
                </w:ins>
              </m:ctrlPr>
            </m:sSubPr>
            <m:e>
              <m:r>
                <w:ins w:id="3325" w:author="Zhang Li" w:date="2022-06-12T15:09:00Z">
                  <m:rPr>
                    <m:scr m:val="double-struck"/>
                    <m:sty m:val="p"/>
                  </m:rPr>
                  <w:rPr>
                    <w:rFonts w:ascii="Cambria Math" w:eastAsia="宋体" w:hAnsi="Cambria Math" w:cs="Times New Roman"/>
                    <w:kern w:val="0"/>
                    <w:sz w:val="24"/>
                    <w:szCs w:val="24"/>
                  </w:rPr>
                  <m:t>E</m:t>
                </w:ins>
              </m:r>
            </m:e>
            <m:sub>
              <m:sSub>
                <m:sSubPr>
                  <m:ctrlPr>
                    <w:ins w:id="3326" w:author="Zhang Li" w:date="2022-06-12T15:09:00Z">
                      <w:rPr>
                        <w:rFonts w:ascii="Cambria Math" w:eastAsia="宋体" w:hAnsi="Cambria Math" w:cs="Times New Roman"/>
                        <w:kern w:val="0"/>
                        <w:sz w:val="24"/>
                        <w:szCs w:val="24"/>
                      </w:rPr>
                    </w:ins>
                  </m:ctrlPr>
                </m:sSubPr>
                <m:e>
                  <m:r>
                    <w:ins w:id="3327" w:author="Zhang Li" w:date="2022-06-12T15:09:00Z">
                      <w:rPr>
                        <w:rFonts w:ascii="Cambria Math" w:eastAsia="宋体" w:hAnsi="Cambria Math" w:cs="Times New Roman"/>
                        <w:kern w:val="0"/>
                        <w:sz w:val="24"/>
                        <w:szCs w:val="24"/>
                      </w:rPr>
                      <m:t>τ</m:t>
                    </w:ins>
                  </m:r>
                </m:e>
                <m:sub>
                  <m:r>
                    <w:ins w:id="3328" w:author="Zhang Li" w:date="2022-06-12T15:09:00Z">
                      <w:rPr>
                        <w:rFonts w:ascii="Cambria Math" w:eastAsia="宋体" w:hAnsi="Cambria Math" w:cs="Times New Roman"/>
                        <w:kern w:val="0"/>
                        <w:sz w:val="24"/>
                        <w:szCs w:val="24"/>
                      </w:rPr>
                      <m:t>o</m:t>
                    </w:ins>
                  </m:r>
                </m:sub>
              </m:sSub>
            </m:sub>
          </m:sSub>
          <m:r>
            <w:ins w:id="3329" w:author="Zhang Li" w:date="2022-06-12T15:09:00Z">
              <m:rPr>
                <m:sty m:val="p"/>
              </m:rPr>
              <w:rPr>
                <w:rFonts w:ascii="Cambria Math" w:eastAsia="宋体" w:hAnsi="Cambria Math" w:cs="Times New Roman"/>
                <w:kern w:val="0"/>
                <w:sz w:val="24"/>
                <w:szCs w:val="24"/>
              </w:rPr>
              <m:t xml:space="preserve">= </m:t>
            </w:ins>
          </m:r>
          <m:f>
            <m:fPr>
              <m:ctrlPr>
                <w:ins w:id="3330" w:author="Zhang Li" w:date="2022-06-12T15:09:00Z">
                  <w:rPr>
                    <w:rFonts w:ascii="Cambria Math" w:eastAsia="宋体" w:hAnsi="Cambria Math" w:cs="Times New Roman"/>
                    <w:kern w:val="0"/>
                    <w:sz w:val="24"/>
                    <w:szCs w:val="24"/>
                  </w:rPr>
                </w:ins>
              </m:ctrlPr>
            </m:fPr>
            <m:num>
              <m:r>
                <w:ins w:id="3331" w:author="Zhang Li" w:date="2022-06-12T15:09:00Z">
                  <m:rPr>
                    <m:sty m:val="p"/>
                  </m:rPr>
                  <w:rPr>
                    <w:rFonts w:ascii="Cambria Math" w:eastAsia="宋体" w:hAnsi="Cambria Math" w:cs="Times New Roman"/>
                    <w:kern w:val="0"/>
                    <w:sz w:val="24"/>
                    <w:szCs w:val="24"/>
                  </w:rPr>
                  <m:t>1</m:t>
                </w:ins>
              </m:r>
            </m:num>
            <m:den>
              <m:r>
                <w:ins w:id="3332" w:author="Zhang Li" w:date="2022-06-12T15:09:00Z">
                  <w:rPr>
                    <w:rFonts w:ascii="Cambria Math" w:eastAsia="宋体" w:hAnsi="Cambria Math" w:cs="Times New Roman"/>
                    <w:kern w:val="0"/>
                    <w:sz w:val="24"/>
                    <w:szCs w:val="24"/>
                  </w:rPr>
                  <m:t>C</m:t>
                </w:ins>
              </m:r>
            </m:den>
          </m:f>
          <m:nary>
            <m:naryPr>
              <m:chr m:val="∑"/>
              <m:limLoc m:val="undOvr"/>
              <m:ctrlPr>
                <w:ins w:id="3333" w:author="Zhang Li" w:date="2022-06-12T15:09:00Z">
                  <w:rPr>
                    <w:rFonts w:ascii="Cambria Math" w:eastAsia="宋体" w:hAnsi="Cambria Math" w:cs="Times New Roman"/>
                    <w:kern w:val="0"/>
                    <w:sz w:val="24"/>
                    <w:szCs w:val="24"/>
                  </w:rPr>
                </w:ins>
              </m:ctrlPr>
            </m:naryPr>
            <m:sub>
              <m:r>
                <w:ins w:id="3334" w:author="Zhang Li" w:date="2022-06-12T15:09:00Z">
                  <w:rPr>
                    <w:rFonts w:ascii="Cambria Math" w:eastAsia="宋体" w:hAnsi="Cambria Math" w:cs="Times New Roman"/>
                    <w:kern w:val="0"/>
                    <w:sz w:val="24"/>
                    <w:szCs w:val="24"/>
                  </w:rPr>
                  <m:t>c</m:t>
                </w:ins>
              </m:r>
              <m:r>
                <w:ins w:id="3335" w:author="Zhang Li" w:date="2022-06-12T15:09:00Z">
                  <m:rPr>
                    <m:sty m:val="p"/>
                  </m:rPr>
                  <w:rPr>
                    <w:rFonts w:ascii="Cambria Math" w:eastAsia="宋体" w:hAnsi="Cambria Math" w:cs="Times New Roman"/>
                    <w:kern w:val="0"/>
                    <w:sz w:val="24"/>
                    <w:szCs w:val="24"/>
                  </w:rPr>
                  <m:t>=1</m:t>
                </w:ins>
              </m:r>
            </m:sub>
            <m:sup>
              <m:r>
                <w:ins w:id="3336" w:author="Zhang Li" w:date="2022-06-12T15:09:00Z">
                  <w:rPr>
                    <w:rFonts w:ascii="Cambria Math" w:eastAsia="宋体" w:hAnsi="Cambria Math" w:cs="Times New Roman"/>
                    <w:kern w:val="0"/>
                    <w:sz w:val="24"/>
                    <w:szCs w:val="24"/>
                  </w:rPr>
                  <m:t>C</m:t>
                </w:ins>
              </m:r>
            </m:sup>
            <m:e>
              <m:d>
                <m:dPr>
                  <m:begChr m:val="["/>
                  <m:endChr m:val="]"/>
                  <m:ctrlPr>
                    <w:ins w:id="3337" w:author="Zhang Li" w:date="2022-06-12T15:09:00Z">
                      <w:rPr>
                        <w:rFonts w:ascii="Cambria Math" w:eastAsia="宋体" w:hAnsi="Cambria Math" w:cs="Times New Roman"/>
                        <w:kern w:val="0"/>
                        <w:sz w:val="24"/>
                        <w:szCs w:val="24"/>
                      </w:rPr>
                    </w:ins>
                  </m:ctrlPr>
                </m:dPr>
                <m:e>
                  <m:d>
                    <m:dPr>
                      <m:ctrlPr>
                        <w:ins w:id="3338" w:author="Zhang Li" w:date="2022-06-12T15:09:00Z">
                          <w:rPr>
                            <w:rFonts w:ascii="Cambria Math" w:eastAsia="宋体" w:hAnsi="Cambria Math" w:cs="Times New Roman"/>
                            <w:kern w:val="0"/>
                            <w:sz w:val="24"/>
                            <w:szCs w:val="24"/>
                          </w:rPr>
                        </w:ins>
                      </m:ctrlPr>
                    </m:dPr>
                    <m:e>
                      <m:r>
                        <w:ins w:id="3339" w:author="Zhang Li" w:date="2022-06-12T15:09:00Z">
                          <m:rPr>
                            <m:sty m:val="p"/>
                          </m:rPr>
                          <w:rPr>
                            <w:rFonts w:ascii="Cambria Math" w:eastAsia="宋体" w:hAnsi="Cambria Math" w:cs="Times New Roman"/>
                            <w:kern w:val="0"/>
                            <w:sz w:val="24"/>
                            <w:szCs w:val="24"/>
                          </w:rPr>
                          <m:t>1-</m:t>
                        </w:ins>
                      </m:r>
                      <m:sSub>
                        <m:sSubPr>
                          <m:ctrlPr>
                            <w:ins w:id="3340" w:author="Zhang Li" w:date="2022-06-12T15:09:00Z">
                              <w:rPr>
                                <w:rFonts w:ascii="Cambria Math" w:eastAsia="宋体" w:hAnsi="Cambria Math" w:cs="Times New Roman"/>
                                <w:kern w:val="0"/>
                                <w:sz w:val="24"/>
                                <w:szCs w:val="24"/>
                              </w:rPr>
                            </w:ins>
                          </m:ctrlPr>
                        </m:sSubPr>
                        <m:e>
                          <m:r>
                            <w:ins w:id="3341" w:author="Zhang Li" w:date="2022-06-12T15:09:00Z">
                              <w:rPr>
                                <w:rFonts w:ascii="Cambria Math" w:eastAsia="宋体" w:hAnsi="Cambria Math" w:cs="Times New Roman"/>
                                <w:kern w:val="0"/>
                                <w:sz w:val="24"/>
                                <w:szCs w:val="24"/>
                              </w:rPr>
                              <m:t>p</m:t>
                            </w:ins>
                          </m:r>
                        </m:e>
                        <m:sub>
                          <m:r>
                            <w:ins w:id="3342" w:author="Zhang Li" w:date="2022-06-12T15:09:00Z">
                              <w:rPr>
                                <w:rFonts w:ascii="Cambria Math" w:eastAsia="宋体" w:hAnsi="Cambria Math" w:cs="Times New Roman"/>
                                <w:kern w:val="0"/>
                                <w:sz w:val="24"/>
                                <w:szCs w:val="24"/>
                              </w:rPr>
                              <m:t>f</m:t>
                            </w:ins>
                          </m:r>
                        </m:sub>
                      </m:sSub>
                    </m:e>
                  </m:d>
                  <m:r>
                    <w:ins w:id="3343" w:author="Zhang Li" w:date="2022-06-12T15:09:00Z">
                      <m:rPr>
                        <m:sty m:val="p"/>
                      </m:rPr>
                      <w:rPr>
                        <w:rFonts w:ascii="Cambria Math" w:eastAsia="宋体" w:hAnsi="Cambria Math" w:cs="Times New Roman"/>
                        <w:kern w:val="0"/>
                        <w:sz w:val="24"/>
                        <w:szCs w:val="24"/>
                      </w:rPr>
                      <m:t>⋅</m:t>
                    </w:ins>
                  </m:r>
                  <m:sSub>
                    <m:sSubPr>
                      <m:ctrlPr>
                        <w:ins w:id="3344" w:author="Zhang Li" w:date="2022-06-12T15:09:00Z">
                          <w:rPr>
                            <w:rFonts w:ascii="Cambria Math" w:eastAsia="宋体" w:hAnsi="Cambria Math" w:cs="Times New Roman"/>
                            <w:kern w:val="0"/>
                            <w:sz w:val="24"/>
                            <w:szCs w:val="24"/>
                          </w:rPr>
                        </w:ins>
                      </m:ctrlPr>
                    </m:sSubPr>
                    <m:e>
                      <m:r>
                        <w:ins w:id="3345" w:author="Zhang Li" w:date="2022-06-12T15:09:00Z">
                          <w:rPr>
                            <w:rFonts w:ascii="Cambria Math" w:eastAsia="宋体" w:hAnsi="Cambria Math" w:cs="Times New Roman"/>
                            <w:kern w:val="0"/>
                            <w:sz w:val="24"/>
                            <w:szCs w:val="24"/>
                          </w:rPr>
                          <m:t>p</m:t>
                        </w:ins>
                      </m:r>
                    </m:e>
                    <m:sub>
                      <m:r>
                        <w:ins w:id="3346" w:author="Zhang Li" w:date="2022-06-12T15:09:00Z">
                          <w:rPr>
                            <w:rFonts w:ascii="Cambria Math" w:eastAsia="宋体" w:hAnsi="Cambria Math" w:cs="Times New Roman"/>
                            <w:kern w:val="0"/>
                            <w:sz w:val="24"/>
                            <w:szCs w:val="24"/>
                          </w:rPr>
                          <m:t>suc</m:t>
                        </w:ins>
                      </m:r>
                    </m:sub>
                  </m:sSub>
                  <m:r>
                    <w:ins w:id="3347" w:author="Zhang Li" w:date="2022-06-12T15:09:00Z">
                      <m:rPr>
                        <m:sty m:val="p"/>
                      </m:rPr>
                      <w:rPr>
                        <w:rFonts w:ascii="Cambria Math" w:eastAsia="宋体" w:hAnsi="Cambria Math" w:cs="Times New Roman"/>
                        <w:kern w:val="0"/>
                        <w:sz w:val="24"/>
                        <w:szCs w:val="24"/>
                      </w:rPr>
                      <m:t>⋅</m:t>
                    </w:ins>
                  </m:r>
                  <m:sSub>
                    <m:sSubPr>
                      <m:ctrlPr>
                        <w:ins w:id="3348" w:author="Zhang Li" w:date="2022-06-12T15:09:00Z">
                          <w:rPr>
                            <w:rFonts w:ascii="Cambria Math" w:eastAsia="宋体" w:hAnsi="Cambria Math" w:cs="Times New Roman"/>
                            <w:kern w:val="0"/>
                            <w:sz w:val="24"/>
                            <w:szCs w:val="24"/>
                          </w:rPr>
                        </w:ins>
                      </m:ctrlPr>
                    </m:sSubPr>
                    <m:e>
                      <m:r>
                        <w:ins w:id="3349" w:author="Zhang Li" w:date="2022-06-12T15:09:00Z">
                          <w:rPr>
                            <w:rFonts w:ascii="Cambria Math" w:eastAsia="宋体" w:hAnsi="Cambria Math" w:cs="Times New Roman"/>
                            <w:kern w:val="0"/>
                            <w:sz w:val="24"/>
                            <w:szCs w:val="24"/>
                          </w:rPr>
                          <m:t>L</m:t>
                        </w:ins>
                      </m:r>
                    </m:e>
                    <m:sub>
                      <m:r>
                        <w:ins w:id="3350" w:author="Zhang Li" w:date="2022-06-12T15:09:00Z">
                          <w:rPr>
                            <w:rFonts w:ascii="Cambria Math" w:eastAsia="宋体" w:hAnsi="Cambria Math" w:cs="Times New Roman"/>
                            <w:kern w:val="0"/>
                            <w:sz w:val="24"/>
                            <w:szCs w:val="24"/>
                          </w:rPr>
                          <m:t>c</m:t>
                        </w:ins>
                      </m:r>
                      <m:r>
                        <w:ins w:id="3351" w:author="Zhang Li" w:date="2022-06-12T15:09:00Z">
                          <m:rPr>
                            <m:sty m:val="p"/>
                          </m:rPr>
                          <w:rPr>
                            <w:rFonts w:ascii="Cambria Math" w:eastAsia="宋体" w:hAnsi="Cambria Math" w:cs="Times New Roman"/>
                            <w:kern w:val="0"/>
                            <w:sz w:val="24"/>
                            <w:szCs w:val="24"/>
                          </w:rPr>
                          <m:t xml:space="preserve">, </m:t>
                        </w:ins>
                      </m:r>
                      <m:r>
                        <w:ins w:id="3352" w:author="Zhang Li" w:date="2022-06-12T15:09:00Z">
                          <w:rPr>
                            <w:rFonts w:ascii="Cambria Math" w:eastAsia="宋体" w:hAnsi="Cambria Math" w:cs="Times New Roman"/>
                            <w:kern w:val="0"/>
                            <w:sz w:val="24"/>
                            <w:szCs w:val="24"/>
                          </w:rPr>
                          <m:t>valid</m:t>
                        </w:ins>
                      </m:r>
                    </m:sub>
                  </m:sSub>
                  <m:r>
                    <w:ins w:id="3353" w:author="Zhang Li" w:date="2022-06-12T15:09:00Z">
                      <m:rPr>
                        <m:sty m:val="p"/>
                      </m:rPr>
                      <w:rPr>
                        <w:rFonts w:ascii="Cambria Math" w:eastAsia="宋体" w:hAnsi="Cambria Math" w:cs="Times New Roman"/>
                        <w:kern w:val="0"/>
                        <w:sz w:val="24"/>
                        <w:szCs w:val="24"/>
                      </w:rPr>
                      <m:t xml:space="preserve"> +</m:t>
                    </w:ins>
                  </m:r>
                  <m:sSub>
                    <m:sSubPr>
                      <m:ctrlPr>
                        <w:ins w:id="3354" w:author="Zhang Li" w:date="2022-06-12T15:09:00Z">
                          <w:rPr>
                            <w:rFonts w:ascii="Cambria Math" w:eastAsia="宋体" w:hAnsi="Cambria Math" w:cs="Times New Roman"/>
                            <w:kern w:val="0"/>
                            <w:sz w:val="24"/>
                            <w:szCs w:val="24"/>
                          </w:rPr>
                        </w:ins>
                      </m:ctrlPr>
                    </m:sSubPr>
                    <m:e>
                      <m:r>
                        <w:ins w:id="3355" w:author="Zhang Li" w:date="2022-06-12T15:09:00Z">
                          <w:rPr>
                            <w:rFonts w:ascii="Cambria Math" w:eastAsia="宋体" w:hAnsi="Cambria Math" w:cs="Times New Roman"/>
                            <w:kern w:val="0"/>
                            <w:sz w:val="24"/>
                            <w:szCs w:val="24"/>
                          </w:rPr>
                          <m:t>p</m:t>
                        </w:ins>
                      </m:r>
                    </m:e>
                    <m:sub>
                      <m:r>
                        <w:ins w:id="3356" w:author="Zhang Li" w:date="2022-06-12T15:09:00Z">
                          <w:rPr>
                            <w:rFonts w:ascii="Cambria Math" w:eastAsia="宋体" w:hAnsi="Cambria Math" w:cs="Times New Roman"/>
                            <w:kern w:val="0"/>
                            <w:sz w:val="24"/>
                            <w:szCs w:val="24"/>
                          </w:rPr>
                          <m:t>f</m:t>
                        </w:ins>
                      </m:r>
                    </m:sub>
                  </m:sSub>
                  <m:r>
                    <w:ins w:id="3357" w:author="Zhang Li" w:date="2022-06-12T15:09:00Z">
                      <m:rPr>
                        <m:sty m:val="p"/>
                      </m:rPr>
                      <w:rPr>
                        <w:rFonts w:ascii="Cambria Math" w:eastAsia="宋体" w:hAnsi="Cambria Math" w:cs="Times New Roman"/>
                        <w:kern w:val="0"/>
                        <w:sz w:val="24"/>
                        <w:szCs w:val="24"/>
                      </w:rPr>
                      <m:t>⋅</m:t>
                    </w:ins>
                  </m:r>
                  <m:sSub>
                    <m:sSubPr>
                      <m:ctrlPr>
                        <w:ins w:id="3358" w:author="Zhang Li" w:date="2022-06-12T15:09:00Z">
                          <w:rPr>
                            <w:rFonts w:ascii="Cambria Math" w:eastAsia="宋体" w:hAnsi="Cambria Math" w:cs="Times New Roman"/>
                            <w:kern w:val="0"/>
                            <w:sz w:val="24"/>
                            <w:szCs w:val="24"/>
                          </w:rPr>
                        </w:ins>
                      </m:ctrlPr>
                    </m:sSubPr>
                    <m:e>
                      <m:r>
                        <w:ins w:id="3359" w:author="Zhang Li" w:date="2022-06-12T15:09:00Z">
                          <w:rPr>
                            <w:rFonts w:ascii="Cambria Math" w:eastAsia="宋体" w:hAnsi="Cambria Math" w:cs="Times New Roman"/>
                            <w:kern w:val="0"/>
                            <w:sz w:val="24"/>
                            <w:szCs w:val="24"/>
                          </w:rPr>
                          <m:t>p</m:t>
                        </w:ins>
                      </m:r>
                    </m:e>
                    <m:sub>
                      <m:r>
                        <w:ins w:id="3360" w:author="Zhang Li" w:date="2022-06-12T15:09:00Z">
                          <w:rPr>
                            <w:rFonts w:ascii="Cambria Math" w:eastAsia="宋体" w:hAnsi="Cambria Math" w:cs="Times New Roman"/>
                            <w:kern w:val="0"/>
                            <w:sz w:val="24"/>
                            <w:szCs w:val="24"/>
                          </w:rPr>
                          <m:t>suc</m:t>
                        </w:ins>
                      </m:r>
                    </m:sub>
                  </m:sSub>
                  <m:r>
                    <w:ins w:id="3361" w:author="Zhang Li" w:date="2022-06-12T15:09:00Z">
                      <m:rPr>
                        <m:sty m:val="p"/>
                      </m:rPr>
                      <w:rPr>
                        <w:rFonts w:ascii="Cambria Math" w:eastAsia="宋体" w:hAnsi="Cambria Math" w:cs="Times New Roman"/>
                        <w:kern w:val="0"/>
                        <w:sz w:val="24"/>
                        <w:szCs w:val="24"/>
                      </w:rPr>
                      <m:t>⋅</m:t>
                    </w:ins>
                  </m:r>
                  <m:d>
                    <m:dPr>
                      <m:ctrlPr>
                        <w:ins w:id="3362" w:author="Zhang Li" w:date="2022-06-12T15:09:00Z">
                          <w:rPr>
                            <w:rFonts w:ascii="Cambria Math" w:eastAsia="宋体" w:hAnsi="Cambria Math" w:cs="Times New Roman"/>
                            <w:kern w:val="0"/>
                            <w:sz w:val="24"/>
                            <w:szCs w:val="24"/>
                          </w:rPr>
                        </w:ins>
                      </m:ctrlPr>
                    </m:dPr>
                    <m:e>
                      <m:sSubSup>
                        <m:sSubSupPr>
                          <m:ctrlPr>
                            <w:ins w:id="3363" w:author="Zhang Li" w:date="2022-06-12T15:09:00Z">
                              <w:rPr>
                                <w:rFonts w:ascii="Cambria Math" w:eastAsia="宋体" w:hAnsi="Cambria Math" w:cs="Times New Roman"/>
                                <w:kern w:val="0"/>
                                <w:sz w:val="24"/>
                                <w:szCs w:val="24"/>
                              </w:rPr>
                            </w:ins>
                          </m:ctrlPr>
                        </m:sSubSupPr>
                        <m:e>
                          <m:r>
                            <w:ins w:id="3364" w:author="Zhang Li" w:date="2022-06-12T15:09:00Z">
                              <w:rPr>
                                <w:rFonts w:ascii="Cambria Math" w:eastAsia="宋体" w:hAnsi="Cambria Math" w:cs="Times New Roman"/>
                                <w:kern w:val="0"/>
                                <w:sz w:val="24"/>
                                <w:szCs w:val="24"/>
                              </w:rPr>
                              <m:t>L</m:t>
                            </w:ins>
                          </m:r>
                        </m:e>
                        <m:sub>
                          <m:r>
                            <w:ins w:id="3365" w:author="Zhang Li" w:date="2022-06-12T15:09:00Z">
                              <w:rPr>
                                <w:rFonts w:ascii="Cambria Math" w:eastAsia="宋体" w:hAnsi="Cambria Math" w:cs="Times New Roman"/>
                                <w:kern w:val="0"/>
                                <w:sz w:val="24"/>
                                <w:szCs w:val="24"/>
                              </w:rPr>
                              <m:t>valid</m:t>
                            </w:ins>
                          </m:r>
                        </m:sub>
                        <m:sup>
                          <m:r>
                            <w:ins w:id="3366" w:author="Zhang Li" w:date="2022-06-12T15:09:00Z">
                              <w:rPr>
                                <w:rFonts w:ascii="Cambria Math" w:eastAsia="宋体" w:hAnsi="Cambria Math" w:cs="Times New Roman"/>
                                <w:kern w:val="0"/>
                                <w:sz w:val="24"/>
                                <w:szCs w:val="24"/>
                              </w:rPr>
                              <m:t>max</m:t>
                            </w:ins>
                          </m:r>
                        </m:sup>
                      </m:sSubSup>
                      <m:r>
                        <w:ins w:id="3367" w:author="Zhang Li" w:date="2022-06-12T15:09:00Z">
                          <m:rPr>
                            <m:sty m:val="p"/>
                          </m:rPr>
                          <w:rPr>
                            <w:rFonts w:ascii="Cambria Math" w:eastAsia="宋体" w:hAnsi="Cambria Math" w:cs="Times New Roman"/>
                            <w:kern w:val="0"/>
                            <w:sz w:val="24"/>
                            <w:szCs w:val="24"/>
                          </w:rPr>
                          <m:t>+</m:t>
                        </w:ins>
                      </m:r>
                      <m:sSub>
                        <m:sSubPr>
                          <m:ctrlPr>
                            <w:ins w:id="3368" w:author="Zhang Li" w:date="2022-06-12T15:09:00Z">
                              <w:rPr>
                                <w:rFonts w:ascii="Cambria Math" w:eastAsia="宋体" w:hAnsi="Cambria Math" w:cs="Times New Roman"/>
                                <w:kern w:val="0"/>
                                <w:sz w:val="24"/>
                                <w:szCs w:val="24"/>
                              </w:rPr>
                            </w:ins>
                          </m:ctrlPr>
                        </m:sSubPr>
                        <m:e>
                          <m:r>
                            <w:ins w:id="3369" w:author="Zhang Li" w:date="2022-06-12T15:09:00Z">
                              <w:rPr>
                                <w:rFonts w:ascii="Cambria Math" w:eastAsia="宋体" w:hAnsi="Cambria Math" w:cs="Times New Roman"/>
                                <w:kern w:val="0"/>
                                <w:sz w:val="24"/>
                                <w:szCs w:val="24"/>
                              </w:rPr>
                              <m:t>L</m:t>
                            </w:ins>
                          </m:r>
                        </m:e>
                        <m:sub>
                          <m:r>
                            <w:ins w:id="3370" w:author="Zhang Li" w:date="2022-06-12T15:09:00Z">
                              <w:rPr>
                                <w:rFonts w:ascii="Cambria Math" w:eastAsia="宋体" w:hAnsi="Cambria Math" w:cs="Times New Roman"/>
                                <w:kern w:val="0"/>
                                <w:sz w:val="24"/>
                                <w:szCs w:val="24"/>
                              </w:rPr>
                              <m:t>c</m:t>
                            </w:ins>
                          </m:r>
                          <m:r>
                            <w:ins w:id="3371" w:author="Zhang Li" w:date="2022-06-12T15:09:00Z">
                              <m:rPr>
                                <m:sty m:val="p"/>
                              </m:rPr>
                              <w:rPr>
                                <w:rFonts w:ascii="Cambria Math" w:eastAsia="宋体" w:hAnsi="Cambria Math" w:cs="Times New Roman"/>
                                <w:kern w:val="0"/>
                                <w:sz w:val="24"/>
                                <w:szCs w:val="24"/>
                              </w:rPr>
                              <m:t>,</m:t>
                            </w:ins>
                          </m:r>
                          <m:r>
                            <w:ins w:id="3372" w:author="Zhang Li" w:date="2022-06-12T15:09:00Z">
                              <w:rPr>
                                <w:rFonts w:ascii="Cambria Math" w:eastAsia="宋体" w:hAnsi="Cambria Math" w:cs="Times New Roman"/>
                                <w:kern w:val="0"/>
                                <w:sz w:val="24"/>
                                <w:szCs w:val="24"/>
                              </w:rPr>
                              <m:t>empty</m:t>
                            </w:ins>
                          </m:r>
                        </m:sub>
                      </m:sSub>
                    </m:e>
                  </m:d>
                  <m:r>
                    <w:ins w:id="3373" w:author="Zhang Li" w:date="2022-06-12T15:09:00Z">
                      <m:rPr>
                        <m:sty m:val="p"/>
                      </m:rPr>
                      <w:rPr>
                        <w:rFonts w:ascii="Cambria Math" w:eastAsia="宋体" w:hAnsi="Cambria Math" w:cs="Times New Roman"/>
                        <w:kern w:val="0"/>
                        <w:sz w:val="24"/>
                        <w:szCs w:val="24"/>
                      </w:rPr>
                      <m:t>+</m:t>
                    </w:ins>
                  </m:r>
                  <m:d>
                    <m:dPr>
                      <m:ctrlPr>
                        <w:ins w:id="3374" w:author="Zhang Li" w:date="2022-06-12T15:09:00Z">
                          <w:rPr>
                            <w:rFonts w:ascii="Cambria Math" w:eastAsia="宋体" w:hAnsi="Cambria Math" w:cs="Times New Roman"/>
                            <w:kern w:val="0"/>
                            <w:sz w:val="24"/>
                            <w:szCs w:val="24"/>
                          </w:rPr>
                        </w:ins>
                      </m:ctrlPr>
                    </m:dPr>
                    <m:e>
                      <m:r>
                        <w:ins w:id="3375" w:author="Zhang Li" w:date="2022-06-12T15:09:00Z">
                          <m:rPr>
                            <m:sty m:val="p"/>
                          </m:rPr>
                          <w:rPr>
                            <w:rFonts w:ascii="Cambria Math" w:eastAsia="宋体" w:hAnsi="Cambria Math" w:cs="Times New Roman"/>
                            <w:kern w:val="0"/>
                            <w:sz w:val="24"/>
                            <w:szCs w:val="24"/>
                          </w:rPr>
                          <m:t>1-</m:t>
                        </w:ins>
                      </m:r>
                      <m:sSub>
                        <m:sSubPr>
                          <m:ctrlPr>
                            <w:ins w:id="3376" w:author="Zhang Li" w:date="2022-06-12T15:09:00Z">
                              <w:rPr>
                                <w:rFonts w:ascii="Cambria Math" w:eastAsia="宋体" w:hAnsi="Cambria Math" w:cs="Times New Roman"/>
                                <w:kern w:val="0"/>
                                <w:sz w:val="24"/>
                                <w:szCs w:val="24"/>
                              </w:rPr>
                            </w:ins>
                          </m:ctrlPr>
                        </m:sSubPr>
                        <m:e>
                          <m:r>
                            <w:ins w:id="3377" w:author="Zhang Li" w:date="2022-06-12T15:09:00Z">
                              <w:rPr>
                                <w:rFonts w:ascii="Cambria Math" w:eastAsia="宋体" w:hAnsi="Cambria Math" w:cs="Times New Roman"/>
                                <w:kern w:val="0"/>
                                <w:sz w:val="24"/>
                                <w:szCs w:val="24"/>
                              </w:rPr>
                              <m:t>p</m:t>
                            </w:ins>
                          </m:r>
                        </m:e>
                        <m:sub>
                          <m:r>
                            <w:ins w:id="3378" w:author="Zhang Li" w:date="2022-06-12T15:09:00Z">
                              <w:rPr>
                                <w:rFonts w:ascii="Cambria Math" w:eastAsia="宋体" w:hAnsi="Cambria Math" w:cs="Times New Roman"/>
                                <w:kern w:val="0"/>
                                <w:sz w:val="24"/>
                                <w:szCs w:val="24"/>
                              </w:rPr>
                              <m:t>suc</m:t>
                            </w:ins>
                          </m:r>
                        </m:sub>
                      </m:sSub>
                    </m:e>
                  </m:d>
                  <m:d>
                    <m:dPr>
                      <m:ctrlPr>
                        <w:ins w:id="3379" w:author="Zhang Li" w:date="2022-06-12T15:09:00Z">
                          <w:rPr>
                            <w:rFonts w:ascii="Cambria Math" w:eastAsia="宋体" w:hAnsi="Cambria Math" w:cs="Times New Roman"/>
                            <w:kern w:val="0"/>
                            <w:sz w:val="24"/>
                            <w:szCs w:val="24"/>
                          </w:rPr>
                        </w:ins>
                      </m:ctrlPr>
                    </m:dPr>
                    <m:e>
                      <m:sSubSup>
                        <m:sSubSupPr>
                          <m:ctrlPr>
                            <w:ins w:id="3380" w:author="Zhang Li" w:date="2022-06-12T15:09:00Z">
                              <w:rPr>
                                <w:rFonts w:ascii="Cambria Math" w:eastAsia="宋体" w:hAnsi="Cambria Math" w:cs="Times New Roman"/>
                                <w:kern w:val="0"/>
                                <w:sz w:val="24"/>
                                <w:szCs w:val="24"/>
                              </w:rPr>
                            </w:ins>
                          </m:ctrlPr>
                        </m:sSubSupPr>
                        <m:e>
                          <m:r>
                            <w:ins w:id="3381" w:author="Zhang Li" w:date="2022-06-12T15:09:00Z">
                              <w:rPr>
                                <w:rFonts w:ascii="Cambria Math" w:eastAsia="宋体" w:hAnsi="Cambria Math" w:cs="Times New Roman"/>
                                <w:kern w:val="0"/>
                                <w:sz w:val="24"/>
                                <w:szCs w:val="24"/>
                              </w:rPr>
                              <m:t>L</m:t>
                            </w:ins>
                          </m:r>
                        </m:e>
                        <m:sub>
                          <m:r>
                            <w:ins w:id="3382" w:author="Zhang Li" w:date="2022-06-12T15:09:00Z">
                              <w:rPr>
                                <w:rFonts w:ascii="Cambria Math" w:eastAsia="宋体" w:hAnsi="Cambria Math" w:cs="Times New Roman"/>
                                <w:kern w:val="0"/>
                                <w:sz w:val="24"/>
                                <w:szCs w:val="24"/>
                              </w:rPr>
                              <m:t>valid</m:t>
                            </w:ins>
                          </m:r>
                        </m:sub>
                        <m:sup>
                          <m:r>
                            <w:ins w:id="3383" w:author="Zhang Li" w:date="2022-06-12T15:09:00Z">
                              <w:rPr>
                                <w:rFonts w:ascii="Cambria Math" w:eastAsia="宋体" w:hAnsi="Cambria Math" w:cs="Times New Roman"/>
                                <w:kern w:val="0"/>
                                <w:sz w:val="24"/>
                                <w:szCs w:val="24"/>
                              </w:rPr>
                              <m:t>max</m:t>
                            </w:ins>
                          </m:r>
                        </m:sup>
                      </m:sSubSup>
                      <m:r>
                        <w:ins w:id="3384" w:author="Zhang Li" w:date="2022-06-12T15:09:00Z">
                          <m:rPr>
                            <m:sty m:val="p"/>
                          </m:rPr>
                          <w:rPr>
                            <w:rFonts w:ascii="Cambria Math" w:eastAsia="宋体" w:hAnsi="Cambria Math" w:cs="Times New Roman"/>
                            <w:kern w:val="0"/>
                            <w:sz w:val="24"/>
                            <w:szCs w:val="24"/>
                          </w:rPr>
                          <m:t>+</m:t>
                        </w:ins>
                      </m:r>
                      <m:sSubSup>
                        <m:sSubSupPr>
                          <m:ctrlPr>
                            <w:ins w:id="3385" w:author="Zhang Li" w:date="2022-06-12T15:09:00Z">
                              <w:rPr>
                                <w:rFonts w:ascii="Cambria Math" w:eastAsia="宋体" w:hAnsi="Cambria Math" w:cs="Times New Roman"/>
                                <w:kern w:val="0"/>
                                <w:sz w:val="24"/>
                                <w:szCs w:val="24"/>
                              </w:rPr>
                            </w:ins>
                          </m:ctrlPr>
                        </m:sSubSupPr>
                        <m:e>
                          <m:r>
                            <w:ins w:id="3386" w:author="Zhang Li" w:date="2022-06-12T15:09:00Z">
                              <w:rPr>
                                <w:rFonts w:ascii="Cambria Math" w:eastAsia="宋体" w:hAnsi="Cambria Math" w:cs="Times New Roman"/>
                                <w:kern w:val="0"/>
                                <w:sz w:val="24"/>
                                <w:szCs w:val="24"/>
                              </w:rPr>
                              <m:t>L</m:t>
                            </w:ins>
                          </m:r>
                        </m:e>
                        <m:sub>
                          <m:r>
                            <w:ins w:id="3387" w:author="Zhang Li" w:date="2022-06-12T15:09:00Z">
                              <w:rPr>
                                <w:rFonts w:ascii="Cambria Math" w:eastAsia="宋体" w:hAnsi="Cambria Math" w:cs="Times New Roman"/>
                                <w:kern w:val="0"/>
                                <w:sz w:val="24"/>
                                <w:szCs w:val="24"/>
                              </w:rPr>
                              <m:t>empty</m:t>
                            </w:ins>
                          </m:r>
                        </m:sub>
                        <m:sup>
                          <m:r>
                            <w:ins w:id="3388" w:author="Zhang Li" w:date="2022-06-12T15:09:00Z">
                              <w:rPr>
                                <w:rFonts w:ascii="Cambria Math" w:eastAsia="宋体" w:hAnsi="Cambria Math" w:cs="Times New Roman"/>
                                <w:kern w:val="0"/>
                                <w:sz w:val="24"/>
                                <w:szCs w:val="24"/>
                              </w:rPr>
                              <m:t>max</m:t>
                            </w:ins>
                          </m:r>
                        </m:sup>
                      </m:sSubSup>
                    </m:e>
                  </m:d>
                </m:e>
              </m:d>
            </m:e>
          </m:nary>
          <m:r>
            <w:ins w:id="3389" w:author="Zhang Li" w:date="2022-06-12T15:09:00Z">
              <m:rPr>
                <m:sty m:val="p"/>
              </m:rPr>
              <w:rPr>
                <w:rFonts w:ascii="Cambria Math" w:eastAsia="宋体" w:hAnsi="Cambria Math" w:cs="Times New Roman"/>
                <w:kern w:val="0"/>
                <w:sz w:val="24"/>
                <w:szCs w:val="24"/>
              </w:rPr>
              <m:t>,</m:t>
            </w:ins>
          </m:r>
        </m:oMath>
      </m:oMathPara>
    </w:p>
    <w:p w14:paraId="0A190F7E" w14:textId="77777777" w:rsidR="00156A43" w:rsidRDefault="00156A43" w:rsidP="00156A43">
      <w:pPr>
        <w:spacing w:afterLines="50" w:after="156"/>
        <w:rPr>
          <w:ins w:id="3390" w:author="Zhang Li" w:date="2022-06-12T15:09:00Z"/>
          <w:rFonts w:ascii="Times New Roman" w:eastAsia="宋体" w:hAnsi="Times New Roman" w:cs="Times New Roman"/>
          <w:kern w:val="0"/>
          <w:sz w:val="24"/>
          <w:szCs w:val="24"/>
        </w:rPr>
      </w:pPr>
      <w:ins w:id="3391" w:author="Zhang Li" w:date="2022-06-12T15:09:00Z">
        <w:r>
          <w:rPr>
            <w:rFonts w:ascii="Times New Roman" w:eastAsia="宋体" w:hAnsi="Times New Roman" w:cs="Times New Roman"/>
            <w:kern w:val="0"/>
            <w:sz w:val="24"/>
            <w:szCs w:val="24"/>
          </w:rPr>
          <w:t xml:space="preserve">where </w:t>
        </w:r>
      </w:ins>
      <m:oMath>
        <m:r>
          <w:ins w:id="3392" w:author="Zhang Li" w:date="2022-06-12T15:09:00Z">
            <w:rPr>
              <w:rFonts w:ascii="Cambria Math" w:eastAsia="宋体" w:hAnsi="Cambria Math" w:cs="Times New Roman"/>
              <w:kern w:val="0"/>
              <w:sz w:val="24"/>
              <w:szCs w:val="24"/>
            </w:rPr>
            <m:t>C</m:t>
          </w:ins>
        </m:r>
      </m:oMath>
      <w:ins w:id="339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p>
    <w:p w14:paraId="7E74174E" w14:textId="77777777" w:rsidR="00156A43" w:rsidRDefault="00156A43" w:rsidP="00156A43">
      <w:pPr>
        <w:spacing w:afterLines="50" w:after="156"/>
        <w:ind w:firstLine="420"/>
        <w:rPr>
          <w:ins w:id="3394" w:author="Zhang Li" w:date="2022-06-12T15:09:00Z"/>
          <w:rFonts w:ascii="Times New Roman" w:eastAsia="宋体" w:hAnsi="Times New Roman" w:cs="Times New Roman"/>
          <w:kern w:val="0"/>
          <w:sz w:val="24"/>
          <w:szCs w:val="24"/>
        </w:rPr>
      </w:pPr>
      <w:ins w:id="3395" w:author="Zhang Li" w:date="2022-06-12T15:09:00Z">
        <w:r>
          <w:rPr>
            <w:rFonts w:ascii="Times New Roman" w:eastAsia="宋体" w:hAnsi="Times New Roman" w:cs="Times New Roman"/>
            <w:kern w:val="0"/>
            <w:sz w:val="24"/>
            <w:szCs w:val="24"/>
          </w:rPr>
          <w:t xml:space="preserve">We set the number of required time slots transmitting a signature as </w:t>
        </w:r>
      </w:ins>
      <m:oMath>
        <m:sSub>
          <m:sSubPr>
            <m:ctrlPr>
              <w:ins w:id="3396" w:author="Zhang Li" w:date="2022-06-12T15:09:00Z">
                <w:rPr>
                  <w:rFonts w:ascii="Cambria Math" w:eastAsia="宋体" w:hAnsi="Cambria Math" w:cs="Times New Roman"/>
                  <w:i/>
                  <w:kern w:val="0"/>
                  <w:sz w:val="24"/>
                  <w:szCs w:val="24"/>
                </w:rPr>
              </w:ins>
            </m:ctrlPr>
          </m:sSubPr>
          <m:e>
            <m:r>
              <w:ins w:id="3397" w:author="Zhang Li" w:date="2022-06-12T15:09:00Z">
                <w:rPr>
                  <w:rFonts w:ascii="Cambria Math" w:eastAsia="宋体" w:hAnsi="Cambria Math" w:cs="Times New Roman"/>
                  <w:kern w:val="0"/>
                  <w:sz w:val="24"/>
                  <w:szCs w:val="24"/>
                </w:rPr>
                <m:t>T</m:t>
              </w:ins>
            </m:r>
          </m:e>
          <m:sub>
            <m:r>
              <w:ins w:id="3398" w:author="Zhang Li" w:date="2022-06-12T15:09:00Z">
                <w:rPr>
                  <w:rFonts w:ascii="Cambria Math" w:eastAsia="宋体" w:hAnsi="Cambria Math" w:cs="Times New Roman"/>
                  <w:kern w:val="0"/>
                  <w:sz w:val="24"/>
                  <w:szCs w:val="24"/>
                </w:rPr>
                <m:t xml:space="preserve">c,sig </m:t>
              </w:ins>
            </m:r>
          </m:sub>
        </m:sSub>
      </m:oMath>
      <w:ins w:id="3399"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w:ins>
      <m:oMath>
        <m:sSubSup>
          <m:sSubSupPr>
            <m:ctrlPr>
              <w:ins w:id="3400" w:author="Zhang Li" w:date="2022-06-12T15:09:00Z">
                <w:rPr>
                  <w:rFonts w:ascii="Cambria Math" w:eastAsia="宋体" w:hAnsi="Cambria Math" w:cs="Times New Roman"/>
                  <w:i/>
                  <w:kern w:val="0"/>
                  <w:sz w:val="24"/>
                  <w:szCs w:val="24"/>
                </w:rPr>
              </w:ins>
            </m:ctrlPr>
          </m:sSubSupPr>
          <m:e>
            <m:r>
              <w:ins w:id="3401" w:author="Zhang Li" w:date="2022-06-12T15:09:00Z">
                <w:rPr>
                  <w:rFonts w:ascii="Cambria Math" w:eastAsia="宋体" w:hAnsi="Cambria Math" w:cs="Times New Roman"/>
                  <w:kern w:val="0"/>
                  <w:sz w:val="24"/>
                  <w:szCs w:val="24"/>
                </w:rPr>
                <m:t>T</m:t>
              </w:ins>
            </m:r>
          </m:e>
          <m:sub>
            <m:r>
              <w:ins w:id="3402" w:author="Zhang Li" w:date="2022-06-12T15:09:00Z">
                <w:rPr>
                  <w:rFonts w:ascii="Cambria Math" w:eastAsia="宋体" w:hAnsi="Cambria Math" w:cs="Times New Roman"/>
                  <w:kern w:val="0"/>
                  <w:sz w:val="24"/>
                  <w:szCs w:val="24"/>
                </w:rPr>
                <m:t>c,B</m:t>
              </w:ins>
            </m:r>
          </m:sub>
          <m:sup>
            <m:r>
              <w:ins w:id="3403" w:author="Zhang Li" w:date="2022-06-12T15:09:00Z">
                <w:rPr>
                  <w:rFonts w:ascii="Cambria Math" w:eastAsia="宋体" w:hAnsi="Cambria Math" w:cs="Times New Roman"/>
                  <w:kern w:val="0"/>
                  <w:sz w:val="24"/>
                  <w:szCs w:val="24"/>
                </w:rPr>
                <m:t>valid</m:t>
              </w:ins>
            </m:r>
          </m:sup>
        </m:sSubSup>
      </m:oMath>
      <w:ins w:id="3404"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3405" w:author="Zhang Li" w:date="2022-06-12T15:09:00Z">
                <w:rPr>
                  <w:rFonts w:ascii="Cambria Math" w:eastAsia="宋体" w:hAnsi="Cambria Math" w:cs="Times New Roman"/>
                  <w:i/>
                  <w:kern w:val="0"/>
                  <w:sz w:val="24"/>
                  <w:szCs w:val="24"/>
                </w:rPr>
              </w:ins>
            </m:ctrlPr>
          </m:sSubSupPr>
          <m:e>
            <m:r>
              <w:ins w:id="3406" w:author="Zhang Li" w:date="2022-06-12T15:09:00Z">
                <w:rPr>
                  <w:rFonts w:ascii="Cambria Math" w:eastAsia="宋体" w:hAnsi="Cambria Math" w:cs="Times New Roman"/>
                  <w:kern w:val="0"/>
                  <w:sz w:val="24"/>
                  <w:szCs w:val="24"/>
                </w:rPr>
                <m:t>T</m:t>
              </w:ins>
            </m:r>
          </m:e>
          <m:sub>
            <m:r>
              <w:ins w:id="3407" w:author="Zhang Li" w:date="2022-06-12T15:09:00Z">
                <w:rPr>
                  <w:rFonts w:ascii="Cambria Math" w:eastAsia="宋体" w:hAnsi="Cambria Math" w:cs="Times New Roman"/>
                  <w:kern w:val="0"/>
                  <w:sz w:val="24"/>
                  <w:szCs w:val="24"/>
                </w:rPr>
                <m:t>c,B</m:t>
              </w:ins>
            </m:r>
          </m:sub>
          <m:sup>
            <m:r>
              <w:ins w:id="3408" w:author="Zhang Li" w:date="2022-06-12T15:09:00Z">
                <w:rPr>
                  <w:rFonts w:ascii="Cambria Math" w:eastAsia="宋体" w:hAnsi="Cambria Math" w:cs="Times New Roman"/>
                  <w:kern w:val="0"/>
                  <w:sz w:val="24"/>
                  <w:szCs w:val="24"/>
                </w:rPr>
                <m:t>max</m:t>
              </w:ins>
            </m:r>
          </m:sup>
        </m:sSubSup>
      </m:oMath>
      <w:ins w:id="340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3410" w:author="Zhang Li" w:date="2022-06-12T15:09:00Z">
                <w:rPr>
                  <w:rFonts w:ascii="Cambria Math" w:eastAsia="宋体" w:hAnsi="Cambria Math" w:cs="Times New Roman"/>
                  <w:i/>
                  <w:kern w:val="0"/>
                  <w:sz w:val="24"/>
                  <w:szCs w:val="24"/>
                </w:rPr>
              </w:ins>
            </m:ctrlPr>
          </m:sSubSupPr>
          <m:e>
            <m:r>
              <w:ins w:id="3411" w:author="Zhang Li" w:date="2022-06-12T15:09:00Z">
                <w:rPr>
                  <w:rFonts w:ascii="Cambria Math" w:eastAsia="宋体" w:hAnsi="Cambria Math" w:cs="Times New Roman"/>
                  <w:kern w:val="0"/>
                  <w:sz w:val="24"/>
                  <w:szCs w:val="24"/>
                </w:rPr>
                <m:t>T</m:t>
              </w:ins>
            </m:r>
          </m:e>
          <m:sub>
            <m:r>
              <w:ins w:id="3412" w:author="Zhang Li" w:date="2022-06-12T15:09:00Z">
                <w:rPr>
                  <w:rFonts w:ascii="Cambria Math" w:eastAsia="宋体" w:hAnsi="Cambria Math" w:cs="Times New Roman"/>
                  <w:kern w:val="0"/>
                  <w:sz w:val="24"/>
                  <w:szCs w:val="24"/>
                </w:rPr>
                <m:t>c,B</m:t>
              </w:ins>
            </m:r>
          </m:sub>
          <m:sup>
            <m:r>
              <w:ins w:id="3413" w:author="Zhang Li" w:date="2022-06-12T15:09:00Z">
                <w:rPr>
                  <w:rFonts w:ascii="Cambria Math" w:eastAsia="宋体" w:hAnsi="Cambria Math" w:cs="Times New Roman"/>
                  <w:kern w:val="0"/>
                  <w:sz w:val="24"/>
                  <w:szCs w:val="24"/>
                </w:rPr>
                <m:t>empty</m:t>
              </w:ins>
            </m:r>
          </m:sup>
        </m:sSubSup>
        <m:r>
          <w:ins w:id="3414" w:author="Zhang Li" w:date="2022-06-12T15:09:00Z">
            <w:rPr>
              <w:rFonts w:ascii="Cambria Math" w:eastAsia="宋体" w:hAnsi="Cambria Math" w:cs="Times New Roman"/>
              <w:kern w:val="0"/>
              <w:sz w:val="24"/>
              <w:szCs w:val="24"/>
            </w:rPr>
            <m:t xml:space="preserve"> </m:t>
          </w:ins>
        </m:r>
      </m:oMath>
      <w:ins w:id="3415"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ins>
    </w:p>
    <w:p w14:paraId="46AF16ED" w14:textId="77777777" w:rsidR="00156A43" w:rsidRPr="00995401" w:rsidRDefault="007E3AC4" w:rsidP="00156A43">
      <w:pPr>
        <w:spacing w:afterLines="50" w:after="156"/>
        <w:rPr>
          <w:ins w:id="3416" w:author="Zhang Li" w:date="2022-06-12T15:09:00Z"/>
          <w:rFonts w:ascii="Times New Roman" w:eastAsia="宋体" w:hAnsi="Times New Roman" w:cs="Times New Roman"/>
          <w:kern w:val="0"/>
          <w:sz w:val="24"/>
          <w:szCs w:val="24"/>
        </w:rPr>
      </w:pPr>
      <m:oMathPara>
        <m:oMath>
          <m:sSub>
            <m:sSubPr>
              <m:ctrlPr>
                <w:ins w:id="3417" w:author="Zhang Li" w:date="2022-06-12T15:09:00Z">
                  <w:rPr>
                    <w:rFonts w:ascii="Cambria Math" w:eastAsia="宋体" w:hAnsi="Cambria Math" w:cs="Times New Roman"/>
                    <w:kern w:val="0"/>
                    <w:sz w:val="24"/>
                    <w:szCs w:val="24"/>
                  </w:rPr>
                </w:ins>
              </m:ctrlPr>
            </m:sSubPr>
            <m:e>
              <m:r>
                <w:ins w:id="3418" w:author="Zhang Li" w:date="2022-06-12T15:09:00Z">
                  <m:rPr>
                    <m:scr m:val="double-struck"/>
                    <m:sty m:val="p"/>
                  </m:rPr>
                  <w:rPr>
                    <w:rFonts w:ascii="Cambria Math" w:eastAsia="宋体" w:hAnsi="Cambria Math" w:cs="Times New Roman"/>
                    <w:kern w:val="0"/>
                    <w:sz w:val="24"/>
                    <w:szCs w:val="24"/>
                  </w:rPr>
                  <m:t>E</m:t>
                </w:ins>
              </m:r>
            </m:e>
            <m:sub>
              <m:sSub>
                <m:sSubPr>
                  <m:ctrlPr>
                    <w:ins w:id="3419" w:author="Zhang Li" w:date="2022-06-12T15:09:00Z">
                      <w:rPr>
                        <w:rFonts w:ascii="Cambria Math" w:eastAsia="宋体" w:hAnsi="Cambria Math" w:cs="Times New Roman"/>
                        <w:kern w:val="0"/>
                        <w:sz w:val="24"/>
                        <w:szCs w:val="24"/>
                      </w:rPr>
                    </w:ins>
                  </m:ctrlPr>
                </m:sSubPr>
                <m:e>
                  <m:r>
                    <w:ins w:id="3420" w:author="Zhang Li" w:date="2022-06-12T15:09:00Z">
                      <w:rPr>
                        <w:rFonts w:ascii="Cambria Math" w:eastAsia="宋体" w:hAnsi="Cambria Math" w:cs="Times New Roman"/>
                        <w:kern w:val="0"/>
                        <w:sz w:val="24"/>
                        <w:szCs w:val="24"/>
                      </w:rPr>
                      <m:t>τ</m:t>
                    </w:ins>
                  </m:r>
                </m:e>
                <m:sub>
                  <m:r>
                    <w:ins w:id="3421" w:author="Zhang Li" w:date="2022-06-12T15:09:00Z">
                      <w:rPr>
                        <w:rFonts w:ascii="Cambria Math" w:eastAsia="宋体" w:hAnsi="Cambria Math" w:cs="Times New Roman"/>
                        <w:kern w:val="0"/>
                        <w:sz w:val="24"/>
                        <w:szCs w:val="24"/>
                      </w:rPr>
                      <m:t>o</m:t>
                    </w:ins>
                  </m:r>
                </m:sub>
              </m:sSub>
            </m:sub>
          </m:sSub>
          <m:r>
            <w:ins w:id="3422" w:author="Zhang Li" w:date="2022-06-12T15:09:00Z">
              <m:rPr>
                <m:sty m:val="p"/>
              </m:rPr>
              <w:rPr>
                <w:rFonts w:ascii="Cambria Math" w:eastAsia="宋体" w:hAnsi="Cambria Math" w:cs="Times New Roman"/>
                <w:kern w:val="0"/>
                <w:sz w:val="24"/>
                <w:szCs w:val="24"/>
              </w:rPr>
              <m:t xml:space="preserve">= </m:t>
            </w:ins>
          </m:r>
          <m:f>
            <m:fPr>
              <m:ctrlPr>
                <w:ins w:id="3423" w:author="Zhang Li" w:date="2022-06-12T15:09:00Z">
                  <w:rPr>
                    <w:rFonts w:ascii="Cambria Math" w:eastAsia="宋体" w:hAnsi="Cambria Math" w:cs="Times New Roman"/>
                    <w:kern w:val="0"/>
                    <w:sz w:val="24"/>
                    <w:szCs w:val="24"/>
                  </w:rPr>
                </w:ins>
              </m:ctrlPr>
            </m:fPr>
            <m:num>
              <m:r>
                <w:ins w:id="3424" w:author="Zhang Li" w:date="2022-06-12T15:09:00Z">
                  <m:rPr>
                    <m:sty m:val="p"/>
                  </m:rPr>
                  <w:rPr>
                    <w:rFonts w:ascii="Cambria Math" w:eastAsia="宋体" w:hAnsi="Cambria Math" w:cs="Times New Roman"/>
                    <w:kern w:val="0"/>
                    <w:sz w:val="24"/>
                    <w:szCs w:val="24"/>
                  </w:rPr>
                  <m:t>1</m:t>
                </w:ins>
              </m:r>
            </m:num>
            <m:den>
              <m:r>
                <w:ins w:id="3425" w:author="Zhang Li" w:date="2022-06-12T15:09:00Z">
                  <w:rPr>
                    <w:rFonts w:ascii="Cambria Math" w:eastAsia="宋体" w:hAnsi="Cambria Math" w:cs="Times New Roman"/>
                    <w:kern w:val="0"/>
                    <w:sz w:val="24"/>
                    <w:szCs w:val="24"/>
                  </w:rPr>
                  <m:t>C</m:t>
                </w:ins>
              </m:r>
            </m:den>
          </m:f>
          <m:nary>
            <m:naryPr>
              <m:chr m:val="∑"/>
              <m:limLoc m:val="undOvr"/>
              <m:ctrlPr>
                <w:ins w:id="3426" w:author="Zhang Li" w:date="2022-06-12T15:09:00Z">
                  <w:rPr>
                    <w:rFonts w:ascii="Cambria Math" w:eastAsia="宋体" w:hAnsi="Cambria Math" w:cs="Times New Roman"/>
                    <w:kern w:val="0"/>
                    <w:sz w:val="24"/>
                    <w:szCs w:val="24"/>
                  </w:rPr>
                </w:ins>
              </m:ctrlPr>
            </m:naryPr>
            <m:sub>
              <m:r>
                <w:ins w:id="3427" w:author="Zhang Li" w:date="2022-06-12T15:09:00Z">
                  <w:rPr>
                    <w:rFonts w:ascii="Cambria Math" w:eastAsia="宋体" w:hAnsi="Cambria Math" w:cs="Times New Roman"/>
                    <w:kern w:val="0"/>
                    <w:sz w:val="24"/>
                    <w:szCs w:val="24"/>
                  </w:rPr>
                  <m:t>c</m:t>
                </w:ins>
              </m:r>
              <m:r>
                <w:ins w:id="3428" w:author="Zhang Li" w:date="2022-06-12T15:09:00Z">
                  <m:rPr>
                    <m:sty m:val="p"/>
                  </m:rPr>
                  <w:rPr>
                    <w:rFonts w:ascii="Cambria Math" w:eastAsia="宋体" w:hAnsi="Cambria Math" w:cs="Times New Roman"/>
                    <w:kern w:val="0"/>
                    <w:sz w:val="24"/>
                    <w:szCs w:val="24"/>
                  </w:rPr>
                  <m:t>=1</m:t>
                </w:ins>
              </m:r>
            </m:sub>
            <m:sup>
              <m:r>
                <w:ins w:id="3429" w:author="Zhang Li" w:date="2022-06-12T15:09:00Z">
                  <w:rPr>
                    <w:rFonts w:ascii="Cambria Math" w:eastAsia="宋体" w:hAnsi="Cambria Math" w:cs="Times New Roman"/>
                    <w:kern w:val="0"/>
                    <w:sz w:val="24"/>
                    <w:szCs w:val="24"/>
                  </w:rPr>
                  <m:t>C</m:t>
                </w:ins>
              </m:r>
            </m:sup>
            <m:e>
              <m:r>
                <w:ins w:id="3430" w:author="Zhang Li" w:date="2022-06-12T15:09:00Z">
                  <m:rPr>
                    <m:sty m:val="p"/>
                  </m:rPr>
                  <w:rPr>
                    <w:rFonts w:ascii="Cambria Math" w:eastAsia="宋体" w:hAnsi="Cambria Math" w:cs="Times New Roman"/>
                    <w:kern w:val="0"/>
                    <w:sz w:val="24"/>
                    <w:szCs w:val="24"/>
                  </w:rPr>
                  <m:t xml:space="preserve"> </m:t>
                </w:ins>
              </m:r>
              <m:sSub>
                <m:sSubPr>
                  <m:ctrlPr>
                    <w:ins w:id="3431" w:author="Zhang Li" w:date="2022-06-12T15:09:00Z">
                      <w:rPr>
                        <w:rFonts w:ascii="Cambria Math" w:eastAsia="宋体" w:hAnsi="Cambria Math" w:cs="Times New Roman"/>
                        <w:kern w:val="0"/>
                        <w:sz w:val="24"/>
                        <w:szCs w:val="24"/>
                      </w:rPr>
                    </w:ins>
                  </m:ctrlPr>
                </m:sSubPr>
                <m:e>
                  <m:r>
                    <w:ins w:id="3432" w:author="Zhang Li" w:date="2022-06-12T15:09:00Z">
                      <w:rPr>
                        <w:rFonts w:ascii="Cambria Math" w:eastAsia="宋体" w:hAnsi="Cambria Math" w:cs="Times New Roman"/>
                        <w:kern w:val="0"/>
                        <w:sz w:val="24"/>
                        <w:szCs w:val="24"/>
                      </w:rPr>
                      <m:t>τ</m:t>
                    </w:ins>
                  </m:r>
                </m:e>
                <m:sub>
                  <m:r>
                    <w:ins w:id="3433" w:author="Zhang Li" w:date="2022-06-12T15:09:00Z">
                      <w:rPr>
                        <w:rFonts w:ascii="Cambria Math" w:eastAsia="宋体" w:hAnsi="Cambria Math" w:cs="Times New Roman"/>
                        <w:kern w:val="0"/>
                        <w:sz w:val="24"/>
                        <w:szCs w:val="24"/>
                      </w:rPr>
                      <m:t>o</m:t>
                    </w:ins>
                  </m:r>
                </m:sub>
              </m:sSub>
              <m:r>
                <w:ins w:id="3434" w:author="Zhang Li" w:date="2022-06-12T15:09:00Z">
                  <m:rPr>
                    <m:sty m:val="p"/>
                  </m:rPr>
                  <w:rPr>
                    <w:rFonts w:ascii="Cambria Math" w:eastAsia="宋体" w:hAnsi="Cambria Math" w:cs="Times New Roman"/>
                    <w:kern w:val="0"/>
                    <w:sz w:val="24"/>
                    <w:szCs w:val="24"/>
                  </w:rPr>
                  <m:t>⋅</m:t>
                </w:ins>
              </m:r>
              <m:d>
                <m:dPr>
                  <m:begChr m:val="⌈"/>
                  <m:endChr m:val="⌉"/>
                  <m:ctrlPr>
                    <w:ins w:id="3435" w:author="Zhang Li" w:date="2022-06-12T15:09:00Z">
                      <w:rPr>
                        <w:rFonts w:ascii="Cambria Math" w:eastAsia="宋体" w:hAnsi="Cambria Math" w:cs="Times New Roman"/>
                        <w:kern w:val="0"/>
                        <w:sz w:val="24"/>
                        <w:szCs w:val="24"/>
                      </w:rPr>
                    </w:ins>
                  </m:ctrlPr>
                </m:dPr>
                <m:e>
                  <m:f>
                    <m:fPr>
                      <m:ctrlPr>
                        <w:ins w:id="3436" w:author="Zhang Li" w:date="2022-06-12T15:09:00Z">
                          <w:rPr>
                            <w:rFonts w:ascii="Cambria Math" w:eastAsia="宋体" w:hAnsi="Cambria Math" w:cs="Times New Roman"/>
                            <w:kern w:val="0"/>
                            <w:sz w:val="24"/>
                            <w:szCs w:val="24"/>
                          </w:rPr>
                        </w:ins>
                      </m:ctrlPr>
                    </m:fPr>
                    <m:num>
                      <m:func>
                        <m:funcPr>
                          <m:ctrlPr>
                            <w:ins w:id="3437" w:author="Zhang Li" w:date="2022-06-12T15:09:00Z">
                              <w:rPr>
                                <w:rFonts w:ascii="Cambria Math" w:eastAsia="宋体" w:hAnsi="Cambria Math" w:cs="Times New Roman"/>
                                <w:kern w:val="0"/>
                                <w:sz w:val="24"/>
                                <w:szCs w:val="24"/>
                              </w:rPr>
                            </w:ins>
                          </m:ctrlPr>
                        </m:funcPr>
                        <m:fName>
                          <m:r>
                            <w:ins w:id="3438" w:author="Zhang Li" w:date="2022-06-12T15:09:00Z">
                              <m:rPr>
                                <m:sty m:val="p"/>
                              </m:rPr>
                              <w:rPr>
                                <w:rFonts w:ascii="Cambria Math" w:eastAsia="宋体" w:hAnsi="Cambria Math" w:cs="Times New Roman"/>
                                <w:kern w:val="0"/>
                                <w:sz w:val="24"/>
                                <w:szCs w:val="24"/>
                              </w:rPr>
                              <m:t>log</m:t>
                            </w:ins>
                          </m:r>
                        </m:fName>
                        <m:e>
                          <m:d>
                            <m:dPr>
                              <m:ctrlPr>
                                <w:ins w:id="3439" w:author="Zhang Li" w:date="2022-06-12T15:09:00Z">
                                  <w:rPr>
                                    <w:rFonts w:ascii="Cambria Math" w:eastAsia="宋体" w:hAnsi="Cambria Math" w:cs="Times New Roman"/>
                                    <w:kern w:val="0"/>
                                    <w:sz w:val="24"/>
                                    <w:szCs w:val="24"/>
                                  </w:rPr>
                                </w:ins>
                              </m:ctrlPr>
                            </m:dPr>
                            <m:e>
                              <m:r>
                                <w:ins w:id="3440" w:author="Zhang Li" w:date="2022-06-12T15:09:00Z">
                                  <m:rPr>
                                    <m:sty m:val="p"/>
                                  </m:rPr>
                                  <w:rPr>
                                    <w:rFonts w:ascii="Cambria Math" w:eastAsia="宋体" w:hAnsi="Cambria Math" w:cs="Times New Roman"/>
                                    <w:kern w:val="0"/>
                                    <w:sz w:val="24"/>
                                    <w:szCs w:val="24"/>
                                  </w:rPr>
                                  <m:t>1-</m:t>
                                </w:ins>
                              </m:r>
                              <m:r>
                                <w:ins w:id="3441" w:author="Zhang Li" w:date="2022-06-12T15:09:00Z">
                                  <w:rPr>
                                    <w:rFonts w:ascii="Cambria Math" w:eastAsia="宋体" w:hAnsi="Cambria Math" w:cs="Times New Roman"/>
                                    <w:kern w:val="0"/>
                                    <w:sz w:val="24"/>
                                    <w:szCs w:val="24"/>
                                  </w:rPr>
                                  <m:t>ς</m:t>
                                </w:ins>
                              </m:r>
                            </m:e>
                          </m:d>
                        </m:e>
                      </m:func>
                    </m:num>
                    <m:den>
                      <m:func>
                        <m:funcPr>
                          <m:ctrlPr>
                            <w:ins w:id="3442" w:author="Zhang Li" w:date="2022-06-12T15:09:00Z">
                              <w:rPr>
                                <w:rFonts w:ascii="Cambria Math" w:eastAsia="宋体" w:hAnsi="Cambria Math" w:cs="Times New Roman"/>
                                <w:kern w:val="0"/>
                                <w:sz w:val="24"/>
                                <w:szCs w:val="24"/>
                              </w:rPr>
                            </w:ins>
                          </m:ctrlPr>
                        </m:funcPr>
                        <m:fName>
                          <m:r>
                            <w:ins w:id="3443" w:author="Zhang Li" w:date="2022-06-12T15:09:00Z">
                              <m:rPr>
                                <m:sty m:val="p"/>
                              </m:rPr>
                              <w:rPr>
                                <w:rFonts w:ascii="Cambria Math" w:eastAsia="宋体" w:hAnsi="Cambria Math" w:cs="Times New Roman"/>
                                <w:kern w:val="0"/>
                                <w:sz w:val="24"/>
                                <w:szCs w:val="24"/>
                              </w:rPr>
                              <m:t>log</m:t>
                            </w:ins>
                          </m:r>
                        </m:fName>
                        <m:e>
                          <m:d>
                            <m:dPr>
                              <m:ctrlPr>
                                <w:ins w:id="3444" w:author="Zhang Li" w:date="2022-06-12T15:09:00Z">
                                  <w:rPr>
                                    <w:rFonts w:ascii="Cambria Math" w:eastAsia="宋体" w:hAnsi="Cambria Math" w:cs="Times New Roman"/>
                                    <w:kern w:val="0"/>
                                    <w:sz w:val="24"/>
                                    <w:szCs w:val="24"/>
                                  </w:rPr>
                                </w:ins>
                              </m:ctrlPr>
                            </m:dPr>
                            <m:e>
                              <m:r>
                                <w:ins w:id="3445" w:author="Zhang Li" w:date="2022-06-12T15:09:00Z">
                                  <m:rPr>
                                    <m:sty m:val="p"/>
                                  </m:rPr>
                                  <w:rPr>
                                    <w:rFonts w:ascii="Cambria Math" w:eastAsia="宋体" w:hAnsi="Cambria Math" w:cs="Times New Roman"/>
                                    <w:kern w:val="0"/>
                                    <w:sz w:val="24"/>
                                    <w:szCs w:val="24"/>
                                  </w:rPr>
                                  <m:t>1-</m:t>
                                </w:ins>
                              </m:r>
                              <m:r>
                                <w:ins w:id="3446" w:author="Zhang Li" w:date="2022-06-12T15:09:00Z">
                                  <w:rPr>
                                    <w:rFonts w:ascii="Cambria Math" w:eastAsia="宋体" w:hAnsi="Cambria Math" w:cs="Times New Roman" w:hint="eastAsia"/>
                                    <w:kern w:val="0"/>
                                    <w:sz w:val="24"/>
                                    <w:szCs w:val="24"/>
                                  </w:rPr>
                                  <m:t>N</m:t>
                                </w:ins>
                              </m:r>
                              <m:r>
                                <w:ins w:id="3447" w:author="Zhang Li" w:date="2022-06-12T15:09:00Z">
                                  <m:rPr>
                                    <m:sty m:val="p"/>
                                  </m:rPr>
                                  <w:rPr>
                                    <w:rFonts w:ascii="Cambria Math" w:eastAsia="宋体" w:hAnsi="Cambria Math" w:cs="Times New Roman"/>
                                    <w:kern w:val="0"/>
                                    <w:sz w:val="24"/>
                                    <w:szCs w:val="24"/>
                                  </w:rPr>
                                  <m:t>⋅</m:t>
                                </w:ins>
                              </m:r>
                              <m:r>
                                <w:ins w:id="3448" w:author="Zhang Li" w:date="2022-06-12T15:09:00Z">
                                  <w:rPr>
                                    <w:rFonts w:ascii="Cambria Math" w:eastAsia="宋体" w:hAnsi="Cambria Math" w:cs="Times New Roman"/>
                                    <w:kern w:val="0"/>
                                    <w:sz w:val="24"/>
                                    <w:szCs w:val="24"/>
                                  </w:rPr>
                                  <m:t>p</m:t>
                                </w:ins>
                              </m:r>
                              <m:r>
                                <w:ins w:id="3449" w:author="Zhang Li" w:date="2022-06-12T15:09:00Z">
                                  <m:rPr>
                                    <m:sty m:val="p"/>
                                  </m:rPr>
                                  <w:rPr>
                                    <w:rFonts w:ascii="Cambria Math" w:eastAsia="宋体" w:hAnsi="Cambria Math" w:cs="Times New Roman"/>
                                    <w:kern w:val="0"/>
                                    <w:sz w:val="24"/>
                                    <w:szCs w:val="24"/>
                                  </w:rPr>
                                  <m:t>⋅</m:t>
                                </w:ins>
                              </m:r>
                              <m:sSup>
                                <m:sSupPr>
                                  <m:ctrlPr>
                                    <w:ins w:id="3450" w:author="Zhang Li" w:date="2022-06-12T15:09:00Z">
                                      <w:rPr>
                                        <w:rFonts w:ascii="Cambria Math" w:eastAsia="宋体" w:hAnsi="Cambria Math" w:cs="Times New Roman"/>
                                        <w:kern w:val="0"/>
                                        <w:sz w:val="24"/>
                                        <w:szCs w:val="24"/>
                                      </w:rPr>
                                    </w:ins>
                                  </m:ctrlPr>
                                </m:sSupPr>
                                <m:e>
                                  <m:d>
                                    <m:dPr>
                                      <m:ctrlPr>
                                        <w:ins w:id="3451" w:author="Zhang Li" w:date="2022-06-12T15:09:00Z">
                                          <w:rPr>
                                            <w:rFonts w:ascii="Cambria Math" w:eastAsia="宋体" w:hAnsi="Cambria Math" w:cs="Times New Roman"/>
                                            <w:kern w:val="0"/>
                                            <w:sz w:val="24"/>
                                            <w:szCs w:val="24"/>
                                          </w:rPr>
                                        </w:ins>
                                      </m:ctrlPr>
                                    </m:dPr>
                                    <m:e>
                                      <m:r>
                                        <w:ins w:id="3452" w:author="Zhang Li" w:date="2022-06-12T15:09:00Z">
                                          <m:rPr>
                                            <m:sty m:val="p"/>
                                          </m:rPr>
                                          <w:rPr>
                                            <w:rFonts w:ascii="Cambria Math" w:eastAsia="宋体" w:hAnsi="Cambria Math" w:cs="Times New Roman"/>
                                            <w:kern w:val="0"/>
                                            <w:sz w:val="24"/>
                                            <w:szCs w:val="24"/>
                                          </w:rPr>
                                          <m:t>1-</m:t>
                                        </w:ins>
                                      </m:r>
                                      <m:r>
                                        <w:ins w:id="3453" w:author="Zhang Li" w:date="2022-06-12T15:09:00Z">
                                          <w:rPr>
                                            <w:rFonts w:ascii="Cambria Math" w:eastAsia="宋体" w:hAnsi="Cambria Math" w:cs="Times New Roman"/>
                                            <w:kern w:val="0"/>
                                            <w:sz w:val="24"/>
                                            <w:szCs w:val="24"/>
                                          </w:rPr>
                                          <m:t>p</m:t>
                                        </w:ins>
                                      </m:r>
                                    </m:e>
                                  </m:d>
                                </m:e>
                                <m:sup>
                                  <m:r>
                                    <w:ins w:id="3454" w:author="Zhang Li" w:date="2022-06-12T15:09:00Z">
                                      <w:rPr>
                                        <w:rFonts w:ascii="Cambria Math" w:eastAsia="宋体" w:hAnsi="Cambria Math" w:cs="Times New Roman"/>
                                        <w:kern w:val="0"/>
                                        <w:sz w:val="24"/>
                                        <w:szCs w:val="24"/>
                                      </w:rPr>
                                      <m:t>N</m:t>
                                    </w:ins>
                                  </m:r>
                                  <m:r>
                                    <w:ins w:id="3455" w:author="Zhang Li" w:date="2022-06-12T15:09:00Z">
                                      <m:rPr>
                                        <m:sty m:val="p"/>
                                      </m:rPr>
                                      <w:rPr>
                                        <w:rFonts w:ascii="Cambria Math" w:eastAsia="宋体" w:hAnsi="Cambria Math" w:cs="Times New Roman"/>
                                        <w:kern w:val="0"/>
                                        <w:sz w:val="24"/>
                                        <w:szCs w:val="24"/>
                                      </w:rPr>
                                      <m:t>-1</m:t>
                                    </w:ins>
                                  </m:r>
                                </m:sup>
                              </m:sSup>
                            </m:e>
                          </m:d>
                        </m:e>
                      </m:func>
                    </m:den>
                  </m:f>
                </m:e>
              </m:d>
              <m:r>
                <w:ins w:id="3456" w:author="Zhang Li" w:date="2022-06-12T15:09:00Z">
                  <m:rPr>
                    <m:sty m:val="p"/>
                  </m:rPr>
                  <w:rPr>
                    <w:rFonts w:ascii="Cambria Math" w:eastAsia="宋体" w:hAnsi="Cambria Math" w:cs="Times New Roman"/>
                    <w:kern w:val="0"/>
                    <w:sz w:val="24"/>
                    <w:szCs w:val="24"/>
                  </w:rPr>
                  <m:t>⋅</m:t>
                </w:ins>
              </m:r>
              <m:d>
                <m:dPr>
                  <m:begChr m:val="["/>
                  <m:endChr m:val="]"/>
                  <m:ctrlPr>
                    <w:ins w:id="3457" w:author="Zhang Li" w:date="2022-06-12T15:09:00Z">
                      <w:rPr>
                        <w:rFonts w:ascii="Cambria Math" w:eastAsia="宋体" w:hAnsi="Cambria Math" w:cs="Times New Roman"/>
                        <w:kern w:val="0"/>
                        <w:sz w:val="24"/>
                        <w:szCs w:val="24"/>
                      </w:rPr>
                    </w:ins>
                  </m:ctrlPr>
                </m:dPr>
                <m:e>
                  <m:d>
                    <m:dPr>
                      <m:ctrlPr>
                        <w:ins w:id="3458" w:author="Zhang Li" w:date="2022-06-12T15:09:00Z">
                          <w:rPr>
                            <w:rFonts w:ascii="Cambria Math" w:eastAsia="宋体" w:hAnsi="Cambria Math" w:cs="Times New Roman"/>
                            <w:kern w:val="0"/>
                            <w:sz w:val="24"/>
                            <w:szCs w:val="24"/>
                          </w:rPr>
                        </w:ins>
                      </m:ctrlPr>
                    </m:dPr>
                    <m:e>
                      <m:r>
                        <w:ins w:id="3459" w:author="Zhang Li" w:date="2022-06-12T15:09:00Z">
                          <m:rPr>
                            <m:sty m:val="p"/>
                          </m:rPr>
                          <w:rPr>
                            <w:rFonts w:ascii="Cambria Math" w:eastAsia="宋体" w:hAnsi="Cambria Math" w:cs="Times New Roman"/>
                            <w:kern w:val="0"/>
                            <w:sz w:val="24"/>
                            <w:szCs w:val="24"/>
                          </w:rPr>
                          <m:t>2+</m:t>
                        </w:ins>
                      </m:r>
                      <m:sSub>
                        <m:sSubPr>
                          <m:ctrlPr>
                            <w:ins w:id="3460" w:author="Zhang Li" w:date="2022-06-12T15:09:00Z">
                              <w:rPr>
                                <w:rFonts w:ascii="Cambria Math" w:eastAsia="宋体" w:hAnsi="Cambria Math" w:cs="Times New Roman"/>
                                <w:kern w:val="0"/>
                                <w:sz w:val="24"/>
                                <w:szCs w:val="24"/>
                              </w:rPr>
                            </w:ins>
                          </m:ctrlPr>
                        </m:sSubPr>
                        <m:e>
                          <m:r>
                            <w:ins w:id="3461" w:author="Zhang Li" w:date="2022-06-12T15:09:00Z">
                              <w:rPr>
                                <w:rFonts w:ascii="Cambria Math" w:eastAsia="宋体" w:hAnsi="Cambria Math" w:cs="Times New Roman"/>
                                <w:kern w:val="0"/>
                                <w:sz w:val="24"/>
                                <w:szCs w:val="24"/>
                              </w:rPr>
                              <m:t>p</m:t>
                            </w:ins>
                          </m:r>
                        </m:e>
                        <m:sub>
                          <m:r>
                            <w:ins w:id="3462" w:author="Zhang Li" w:date="2022-06-12T15:09:00Z">
                              <w:rPr>
                                <w:rFonts w:ascii="Cambria Math" w:eastAsia="宋体" w:hAnsi="Cambria Math" w:cs="Times New Roman"/>
                                <w:kern w:val="0"/>
                                <w:sz w:val="24"/>
                                <w:szCs w:val="24"/>
                              </w:rPr>
                              <m:t>f</m:t>
                            </w:ins>
                          </m:r>
                        </m:sub>
                      </m:sSub>
                      <m:sSub>
                        <m:sSubPr>
                          <m:ctrlPr>
                            <w:ins w:id="3463" w:author="Zhang Li" w:date="2022-06-12T15:09:00Z">
                              <w:rPr>
                                <w:rFonts w:ascii="Cambria Math" w:eastAsia="宋体" w:hAnsi="Cambria Math" w:cs="Times New Roman"/>
                                <w:kern w:val="0"/>
                                <w:sz w:val="24"/>
                                <w:szCs w:val="24"/>
                              </w:rPr>
                            </w:ins>
                          </m:ctrlPr>
                        </m:sSubPr>
                        <m:e>
                          <m:r>
                            <w:ins w:id="3464" w:author="Zhang Li" w:date="2022-06-12T15:09:00Z">
                              <w:rPr>
                                <w:rFonts w:ascii="Cambria Math" w:eastAsia="宋体" w:hAnsi="Cambria Math" w:cs="Times New Roman"/>
                                <w:kern w:val="0"/>
                                <w:sz w:val="24"/>
                                <w:szCs w:val="24"/>
                              </w:rPr>
                              <m:t>p</m:t>
                            </w:ins>
                          </m:r>
                        </m:e>
                        <m:sub>
                          <m:r>
                            <w:ins w:id="3465" w:author="Zhang Li" w:date="2022-06-12T15:09:00Z">
                              <w:rPr>
                                <w:rFonts w:ascii="Cambria Math" w:eastAsia="宋体" w:hAnsi="Cambria Math" w:cs="Times New Roman"/>
                                <w:kern w:val="0"/>
                                <w:sz w:val="24"/>
                                <w:szCs w:val="24"/>
                              </w:rPr>
                              <m:t>suc</m:t>
                            </w:ins>
                          </m:r>
                        </m:sub>
                      </m:sSub>
                    </m:e>
                  </m:d>
                  <m:d>
                    <m:dPr>
                      <m:ctrlPr>
                        <w:ins w:id="3466" w:author="Zhang Li" w:date="2022-06-12T15:09:00Z">
                          <w:rPr>
                            <w:rFonts w:ascii="Cambria Math" w:eastAsia="宋体" w:hAnsi="Cambria Math" w:cs="Times New Roman"/>
                            <w:kern w:val="0"/>
                            <w:sz w:val="24"/>
                            <w:szCs w:val="24"/>
                          </w:rPr>
                        </w:ins>
                      </m:ctrlPr>
                    </m:dPr>
                    <m:e>
                      <m:r>
                        <w:ins w:id="3467" w:author="Zhang Li" w:date="2022-06-12T15:09:00Z">
                          <w:rPr>
                            <w:rFonts w:ascii="Cambria Math" w:eastAsia="宋体" w:hAnsi="Cambria Math" w:cs="Times New Roman"/>
                            <w:kern w:val="0"/>
                            <w:sz w:val="24"/>
                            <w:szCs w:val="24"/>
                          </w:rPr>
                          <m:t>N</m:t>
                        </w:ins>
                      </m:r>
                      <m:r>
                        <w:ins w:id="3468" w:author="Zhang Li" w:date="2022-06-12T15:09:00Z">
                          <m:rPr>
                            <m:sty m:val="p"/>
                          </m:rPr>
                          <w:rPr>
                            <w:rFonts w:ascii="Cambria Math" w:eastAsia="宋体" w:hAnsi="Cambria Math" w:cs="Times New Roman"/>
                            <w:kern w:val="0"/>
                            <w:sz w:val="24"/>
                            <w:szCs w:val="24"/>
                          </w:rPr>
                          <m:t>+1</m:t>
                        </w:ins>
                      </m:r>
                    </m:e>
                  </m:d>
                  <m:r>
                    <w:ins w:id="3469" w:author="Zhang Li" w:date="2022-06-12T15:09:00Z">
                      <m:rPr>
                        <m:sty m:val="p"/>
                      </m:rPr>
                      <w:rPr>
                        <w:rFonts w:ascii="Cambria Math" w:eastAsia="宋体" w:hAnsi="Cambria Math" w:cs="Times New Roman"/>
                        <w:kern w:val="0"/>
                        <w:sz w:val="24"/>
                        <w:szCs w:val="24"/>
                      </w:rPr>
                      <m:t>-</m:t>
                    </w:ins>
                  </m:r>
                  <m:sSub>
                    <m:sSubPr>
                      <m:ctrlPr>
                        <w:ins w:id="3470" w:author="Zhang Li" w:date="2022-06-12T15:09:00Z">
                          <w:rPr>
                            <w:rFonts w:ascii="Cambria Math" w:eastAsia="宋体" w:hAnsi="Cambria Math" w:cs="Times New Roman"/>
                            <w:kern w:val="0"/>
                            <w:sz w:val="24"/>
                            <w:szCs w:val="24"/>
                          </w:rPr>
                        </w:ins>
                      </m:ctrlPr>
                    </m:sSubPr>
                    <m:e>
                      <m:r>
                        <w:ins w:id="3471" w:author="Zhang Li" w:date="2022-06-12T15:09:00Z">
                          <w:rPr>
                            <w:rFonts w:ascii="Cambria Math" w:eastAsia="宋体" w:hAnsi="Cambria Math" w:cs="Times New Roman"/>
                            <w:kern w:val="0"/>
                            <w:sz w:val="24"/>
                            <w:szCs w:val="24"/>
                          </w:rPr>
                          <m:t>p</m:t>
                        </w:ins>
                      </m:r>
                    </m:e>
                    <m:sub>
                      <m:r>
                        <w:ins w:id="3472" w:author="Zhang Li" w:date="2022-06-12T15:09:00Z">
                          <w:rPr>
                            <w:rFonts w:ascii="Cambria Math" w:eastAsia="宋体" w:hAnsi="Cambria Math" w:cs="Times New Roman"/>
                            <w:kern w:val="0"/>
                            <w:sz w:val="24"/>
                            <w:szCs w:val="24"/>
                          </w:rPr>
                          <m:t>suc</m:t>
                        </w:ins>
                      </m:r>
                    </m:sub>
                  </m:sSub>
                  <m:d>
                    <m:dPr>
                      <m:ctrlPr>
                        <w:ins w:id="3473" w:author="Zhang Li" w:date="2022-06-12T15:09:00Z">
                          <w:rPr>
                            <w:rFonts w:ascii="Cambria Math" w:eastAsia="宋体" w:hAnsi="Cambria Math" w:cs="Times New Roman"/>
                            <w:kern w:val="0"/>
                            <w:sz w:val="24"/>
                            <w:szCs w:val="24"/>
                          </w:rPr>
                        </w:ins>
                      </m:ctrlPr>
                    </m:dPr>
                    <m:e>
                      <m:r>
                        <w:ins w:id="3474" w:author="Zhang Li" w:date="2022-06-12T15:09:00Z">
                          <m:rPr>
                            <m:sty m:val="p"/>
                          </m:rPr>
                          <w:rPr>
                            <w:rFonts w:ascii="Cambria Math" w:eastAsia="宋体" w:hAnsi="Cambria Math" w:cs="Times New Roman"/>
                            <w:kern w:val="0"/>
                            <w:sz w:val="24"/>
                            <w:szCs w:val="24"/>
                          </w:rPr>
                          <m:t>2</m:t>
                        </w:ins>
                      </m:r>
                      <m:r>
                        <w:ins w:id="3475" w:author="Zhang Li" w:date="2022-06-12T15:09:00Z">
                          <w:rPr>
                            <w:rFonts w:ascii="Cambria Math" w:eastAsia="宋体" w:hAnsi="Cambria Math" w:cs="Times New Roman"/>
                            <w:kern w:val="0"/>
                            <w:sz w:val="24"/>
                            <w:szCs w:val="24"/>
                          </w:rPr>
                          <m:t>N</m:t>
                        </w:ins>
                      </m:r>
                      <m:r>
                        <w:ins w:id="3476" w:author="Zhang Li" w:date="2022-06-12T15:09:00Z">
                          <m:rPr>
                            <m:sty m:val="p"/>
                          </m:rPr>
                          <w:rPr>
                            <w:rFonts w:ascii="Cambria Math" w:eastAsia="宋体" w:hAnsi="Cambria Math" w:cs="Times New Roman"/>
                            <w:kern w:val="0"/>
                            <w:sz w:val="24"/>
                            <w:szCs w:val="24"/>
                          </w:rPr>
                          <m:t>-</m:t>
                        </w:ins>
                      </m:r>
                      <m:r>
                        <w:ins w:id="3477" w:author="Zhang Li" w:date="2022-06-12T15:09:00Z">
                          <w:rPr>
                            <w:rFonts w:ascii="Cambria Math" w:eastAsia="宋体" w:hAnsi="Cambria Math" w:cs="Times New Roman"/>
                            <w:kern w:val="0"/>
                            <w:sz w:val="24"/>
                            <w:szCs w:val="24"/>
                          </w:rPr>
                          <m:t>t</m:t>
                        </w:ins>
                      </m:r>
                    </m:e>
                  </m:d>
                  <m:sSub>
                    <m:sSubPr>
                      <m:ctrlPr>
                        <w:ins w:id="3478" w:author="Zhang Li" w:date="2022-06-12T15:09:00Z">
                          <w:rPr>
                            <w:rFonts w:ascii="Cambria Math" w:eastAsia="宋体" w:hAnsi="Cambria Math" w:cs="Times New Roman"/>
                            <w:kern w:val="0"/>
                            <w:sz w:val="24"/>
                            <w:szCs w:val="24"/>
                          </w:rPr>
                        </w:ins>
                      </m:ctrlPr>
                    </m:sSubPr>
                    <m:e>
                      <m:r>
                        <w:ins w:id="3479" w:author="Zhang Li" w:date="2022-06-12T15:09:00Z">
                          <w:rPr>
                            <w:rFonts w:ascii="Cambria Math" w:eastAsia="宋体" w:hAnsi="Cambria Math" w:cs="Times New Roman"/>
                            <w:kern w:val="0"/>
                            <w:sz w:val="24"/>
                            <w:szCs w:val="24"/>
                          </w:rPr>
                          <m:t>T</m:t>
                        </w:ins>
                      </m:r>
                    </m:e>
                    <m:sub>
                      <m:r>
                        <w:ins w:id="3480" w:author="Zhang Li" w:date="2022-06-12T15:09:00Z">
                          <w:rPr>
                            <w:rFonts w:ascii="Cambria Math" w:eastAsia="宋体" w:hAnsi="Cambria Math" w:cs="Times New Roman"/>
                            <w:kern w:val="0"/>
                            <w:sz w:val="24"/>
                            <w:szCs w:val="24"/>
                          </w:rPr>
                          <m:t>c</m:t>
                        </w:ins>
                      </m:r>
                      <m:r>
                        <w:ins w:id="3481" w:author="Zhang Li" w:date="2022-06-12T15:09:00Z">
                          <m:rPr>
                            <m:sty m:val="p"/>
                          </m:rPr>
                          <w:rPr>
                            <w:rFonts w:ascii="Cambria Math" w:eastAsia="宋体" w:hAnsi="Cambria Math" w:cs="Times New Roman"/>
                            <w:kern w:val="0"/>
                            <w:sz w:val="24"/>
                            <w:szCs w:val="24"/>
                          </w:rPr>
                          <m:t>,</m:t>
                        </w:ins>
                      </m:r>
                      <m:r>
                        <w:ins w:id="3482" w:author="Zhang Li" w:date="2022-06-12T15:09:00Z">
                          <w:rPr>
                            <w:rFonts w:ascii="Cambria Math" w:eastAsia="宋体" w:hAnsi="Cambria Math" w:cs="Times New Roman"/>
                            <w:kern w:val="0"/>
                            <w:sz w:val="24"/>
                            <w:szCs w:val="24"/>
                          </w:rPr>
                          <m:t>sig</m:t>
                        </w:ins>
                      </m:r>
                      <m:r>
                        <w:ins w:id="3483" w:author="Zhang Li" w:date="2022-06-12T15:09:00Z">
                          <m:rPr>
                            <m:sty m:val="p"/>
                          </m:rPr>
                          <w:rPr>
                            <w:rFonts w:ascii="Cambria Math" w:eastAsia="宋体" w:hAnsi="Cambria Math" w:cs="Times New Roman"/>
                            <w:kern w:val="0"/>
                            <w:sz w:val="24"/>
                            <w:szCs w:val="24"/>
                          </w:rPr>
                          <m:t xml:space="preserve"> </m:t>
                        </w:ins>
                      </m:r>
                    </m:sub>
                  </m:sSub>
                  <m:r>
                    <w:ins w:id="3484" w:author="Zhang Li" w:date="2022-06-12T15:09:00Z">
                      <m:rPr>
                        <m:sty m:val="p"/>
                      </m:rPr>
                      <w:rPr>
                        <w:rFonts w:ascii="Cambria Math" w:eastAsia="宋体" w:hAnsi="Cambria Math" w:cs="Times New Roman"/>
                        <w:kern w:val="0"/>
                        <w:sz w:val="24"/>
                        <w:szCs w:val="24"/>
                      </w:rPr>
                      <m:t>+</m:t>
                    </w:ins>
                  </m:r>
                  <m:d>
                    <m:dPr>
                      <m:ctrlPr>
                        <w:ins w:id="3485" w:author="Zhang Li" w:date="2022-06-12T15:09:00Z">
                          <w:rPr>
                            <w:rFonts w:ascii="Cambria Math" w:eastAsia="宋体" w:hAnsi="Cambria Math" w:cs="Times New Roman"/>
                            <w:kern w:val="0"/>
                            <w:sz w:val="24"/>
                            <w:szCs w:val="24"/>
                          </w:rPr>
                        </w:ins>
                      </m:ctrlPr>
                    </m:dPr>
                    <m:e>
                      <m:r>
                        <w:ins w:id="3486" w:author="Zhang Li" w:date="2022-06-12T15:09:00Z">
                          <m:rPr>
                            <m:sty m:val="p"/>
                          </m:rPr>
                          <w:rPr>
                            <w:rFonts w:ascii="Cambria Math" w:eastAsia="宋体" w:hAnsi="Cambria Math" w:cs="Times New Roman"/>
                            <w:kern w:val="0"/>
                            <w:sz w:val="24"/>
                            <w:szCs w:val="24"/>
                          </w:rPr>
                          <m:t>1+</m:t>
                        </w:ins>
                      </m:r>
                      <m:sSub>
                        <m:sSubPr>
                          <m:ctrlPr>
                            <w:ins w:id="3487" w:author="Zhang Li" w:date="2022-06-12T15:09:00Z">
                              <w:rPr>
                                <w:rFonts w:ascii="Cambria Math" w:eastAsia="宋体" w:hAnsi="Cambria Math" w:cs="Times New Roman"/>
                                <w:kern w:val="0"/>
                                <w:sz w:val="24"/>
                                <w:szCs w:val="24"/>
                              </w:rPr>
                            </w:ins>
                          </m:ctrlPr>
                        </m:sSubPr>
                        <m:e>
                          <m:r>
                            <w:ins w:id="3488" w:author="Zhang Li" w:date="2022-06-12T15:09:00Z">
                              <w:rPr>
                                <w:rFonts w:ascii="Cambria Math" w:eastAsia="宋体" w:hAnsi="Cambria Math" w:cs="Times New Roman"/>
                                <w:kern w:val="0"/>
                                <w:sz w:val="24"/>
                                <w:szCs w:val="24"/>
                              </w:rPr>
                              <m:t>p</m:t>
                            </w:ins>
                          </m:r>
                        </m:e>
                        <m:sub>
                          <m:r>
                            <w:ins w:id="3489" w:author="Zhang Li" w:date="2022-06-12T15:09:00Z">
                              <w:rPr>
                                <w:rFonts w:ascii="Cambria Math" w:eastAsia="宋体" w:hAnsi="Cambria Math" w:cs="Times New Roman"/>
                                <w:kern w:val="0"/>
                                <w:sz w:val="24"/>
                                <w:szCs w:val="24"/>
                              </w:rPr>
                              <m:t>suc</m:t>
                            </w:ins>
                          </m:r>
                        </m:sub>
                      </m:sSub>
                      <m:r>
                        <w:ins w:id="3490" w:author="Zhang Li" w:date="2022-06-12T15:09:00Z">
                          <m:rPr>
                            <m:sty m:val="p"/>
                          </m:rPr>
                          <w:rPr>
                            <w:rFonts w:ascii="Cambria Math" w:eastAsia="宋体" w:hAnsi="Cambria Math" w:cs="Times New Roman"/>
                            <w:kern w:val="0"/>
                            <w:sz w:val="24"/>
                            <w:szCs w:val="24"/>
                          </w:rPr>
                          <m:t>-</m:t>
                        </w:ins>
                      </m:r>
                      <m:sSub>
                        <m:sSubPr>
                          <m:ctrlPr>
                            <w:ins w:id="3491" w:author="Zhang Li" w:date="2022-06-12T15:09:00Z">
                              <w:rPr>
                                <w:rFonts w:ascii="Cambria Math" w:eastAsia="宋体" w:hAnsi="Cambria Math" w:cs="Times New Roman"/>
                                <w:kern w:val="0"/>
                                <w:sz w:val="24"/>
                                <w:szCs w:val="24"/>
                              </w:rPr>
                            </w:ins>
                          </m:ctrlPr>
                        </m:sSubPr>
                        <m:e>
                          <m:r>
                            <w:ins w:id="3492" w:author="Zhang Li" w:date="2022-06-12T15:09:00Z">
                              <w:rPr>
                                <w:rFonts w:ascii="Cambria Math" w:eastAsia="宋体" w:hAnsi="Cambria Math" w:cs="Times New Roman"/>
                                <w:kern w:val="0"/>
                                <w:sz w:val="24"/>
                                <w:szCs w:val="24"/>
                              </w:rPr>
                              <m:t>p</m:t>
                            </w:ins>
                          </m:r>
                        </m:e>
                        <m:sub>
                          <m:r>
                            <w:ins w:id="3493" w:author="Zhang Li" w:date="2022-06-12T15:09:00Z">
                              <w:rPr>
                                <w:rFonts w:ascii="Cambria Math" w:eastAsia="宋体" w:hAnsi="Cambria Math" w:cs="Times New Roman"/>
                                <w:kern w:val="0"/>
                                <w:sz w:val="24"/>
                                <w:szCs w:val="24"/>
                              </w:rPr>
                              <m:t>f</m:t>
                            </w:ins>
                          </m:r>
                        </m:sub>
                      </m:sSub>
                      <m:sSub>
                        <m:sSubPr>
                          <m:ctrlPr>
                            <w:ins w:id="3494" w:author="Zhang Li" w:date="2022-06-12T15:09:00Z">
                              <w:rPr>
                                <w:rFonts w:ascii="Cambria Math" w:eastAsia="宋体" w:hAnsi="Cambria Math" w:cs="Times New Roman"/>
                                <w:kern w:val="0"/>
                                <w:sz w:val="24"/>
                                <w:szCs w:val="24"/>
                              </w:rPr>
                            </w:ins>
                          </m:ctrlPr>
                        </m:sSubPr>
                        <m:e>
                          <m:r>
                            <w:ins w:id="3495" w:author="Zhang Li" w:date="2022-06-12T15:09:00Z">
                              <w:rPr>
                                <w:rFonts w:ascii="Cambria Math" w:eastAsia="宋体" w:hAnsi="Cambria Math" w:cs="Times New Roman"/>
                                <w:kern w:val="0"/>
                                <w:sz w:val="24"/>
                                <w:szCs w:val="24"/>
                              </w:rPr>
                              <m:t>p</m:t>
                            </w:ins>
                          </m:r>
                        </m:e>
                        <m:sub>
                          <m:r>
                            <w:ins w:id="3496" w:author="Zhang Li" w:date="2022-06-12T15:09:00Z">
                              <w:rPr>
                                <w:rFonts w:ascii="Cambria Math" w:eastAsia="宋体" w:hAnsi="Cambria Math" w:cs="Times New Roman"/>
                                <w:kern w:val="0"/>
                                <w:sz w:val="24"/>
                                <w:szCs w:val="24"/>
                              </w:rPr>
                              <m:t>suc</m:t>
                            </w:ins>
                          </m:r>
                        </m:sub>
                      </m:sSub>
                    </m:e>
                  </m:d>
                  <m:d>
                    <m:dPr>
                      <m:ctrlPr>
                        <w:ins w:id="3497" w:author="Zhang Li" w:date="2022-06-12T15:09:00Z">
                          <w:rPr>
                            <w:rFonts w:ascii="Cambria Math" w:eastAsia="宋体" w:hAnsi="Cambria Math" w:cs="Times New Roman"/>
                            <w:kern w:val="0"/>
                            <w:sz w:val="24"/>
                            <w:szCs w:val="24"/>
                          </w:rPr>
                        </w:ins>
                      </m:ctrlPr>
                    </m:dPr>
                    <m:e>
                      <m:sSubSup>
                        <m:sSubSupPr>
                          <m:ctrlPr>
                            <w:ins w:id="3498" w:author="Zhang Li" w:date="2022-06-12T15:09:00Z">
                              <w:rPr>
                                <w:rFonts w:ascii="Cambria Math" w:eastAsia="宋体" w:hAnsi="Cambria Math" w:cs="Times New Roman"/>
                                <w:kern w:val="0"/>
                                <w:sz w:val="24"/>
                                <w:szCs w:val="24"/>
                              </w:rPr>
                            </w:ins>
                          </m:ctrlPr>
                        </m:sSubSupPr>
                        <m:e>
                          <m:sSubSup>
                            <m:sSubSupPr>
                              <m:ctrlPr>
                                <w:ins w:id="3499" w:author="Zhang Li" w:date="2022-06-12T15:09:00Z">
                                  <w:rPr>
                                    <w:rFonts w:ascii="Cambria Math" w:eastAsia="宋体" w:hAnsi="Cambria Math" w:cs="Times New Roman"/>
                                    <w:kern w:val="0"/>
                                    <w:sz w:val="24"/>
                                    <w:szCs w:val="24"/>
                                  </w:rPr>
                                </w:ins>
                              </m:ctrlPr>
                            </m:sSubSupPr>
                            <m:e>
                              <m:r>
                                <w:ins w:id="3500" w:author="Zhang Li" w:date="2022-06-12T15:09:00Z">
                                  <w:rPr>
                                    <w:rFonts w:ascii="Cambria Math" w:eastAsia="宋体" w:hAnsi="Cambria Math" w:cs="Times New Roman"/>
                                    <w:kern w:val="0"/>
                                    <w:sz w:val="24"/>
                                    <w:szCs w:val="24"/>
                                  </w:rPr>
                                  <m:t>T</m:t>
                                </w:ins>
                              </m:r>
                            </m:e>
                            <m:sub>
                              <m:r>
                                <w:ins w:id="3501" w:author="Zhang Li" w:date="2022-06-12T15:09:00Z">
                                  <w:rPr>
                                    <w:rFonts w:ascii="Cambria Math" w:eastAsia="宋体" w:hAnsi="Cambria Math" w:cs="Times New Roman"/>
                                    <w:kern w:val="0"/>
                                    <w:sz w:val="24"/>
                                    <w:szCs w:val="24"/>
                                  </w:rPr>
                                  <m:t>c</m:t>
                                </w:ins>
                              </m:r>
                              <m:r>
                                <w:ins w:id="3502" w:author="Zhang Li" w:date="2022-06-12T15:09:00Z">
                                  <m:rPr>
                                    <m:sty m:val="p"/>
                                  </m:rPr>
                                  <w:rPr>
                                    <w:rFonts w:ascii="Cambria Math" w:eastAsia="宋体" w:hAnsi="Cambria Math" w:cs="Times New Roman"/>
                                    <w:kern w:val="0"/>
                                    <w:sz w:val="24"/>
                                    <w:szCs w:val="24"/>
                                  </w:rPr>
                                  <m:t>,</m:t>
                                </w:ins>
                              </m:r>
                              <m:r>
                                <w:ins w:id="3503" w:author="Zhang Li" w:date="2022-06-12T15:09:00Z">
                                  <w:rPr>
                                    <w:rFonts w:ascii="Cambria Math" w:eastAsia="宋体" w:hAnsi="Cambria Math" w:cs="Times New Roman"/>
                                    <w:kern w:val="0"/>
                                    <w:sz w:val="24"/>
                                    <w:szCs w:val="24"/>
                                  </w:rPr>
                                  <m:t>B</m:t>
                                </w:ins>
                              </m:r>
                            </m:sub>
                            <m:sup>
                              <m:r>
                                <w:ins w:id="3504" w:author="Zhang Li" w:date="2022-06-12T15:09:00Z">
                                  <w:rPr>
                                    <w:rFonts w:ascii="Cambria Math" w:eastAsia="宋体" w:hAnsi="Cambria Math" w:cs="Times New Roman"/>
                                    <w:kern w:val="0"/>
                                    <w:sz w:val="24"/>
                                    <w:szCs w:val="24"/>
                                  </w:rPr>
                                  <m:t>max</m:t>
                                </w:ins>
                              </m:r>
                            </m:sup>
                          </m:sSubSup>
                          <m:r>
                            <w:ins w:id="3505" w:author="Zhang Li" w:date="2022-06-12T15:09:00Z">
                              <m:rPr>
                                <m:sty m:val="p"/>
                              </m:rPr>
                              <w:rPr>
                                <w:rFonts w:ascii="Cambria Math" w:eastAsia="宋体" w:hAnsi="Cambria Math" w:cs="Times New Roman"/>
                                <w:kern w:val="0"/>
                                <w:sz w:val="24"/>
                                <w:szCs w:val="24"/>
                              </w:rPr>
                              <m:t>+</m:t>
                            </w:ins>
                          </m:r>
                          <m:r>
                            <w:ins w:id="3506" w:author="Zhang Li" w:date="2022-06-12T15:09:00Z">
                              <w:rPr>
                                <w:rFonts w:ascii="Cambria Math" w:eastAsia="宋体" w:hAnsi="Cambria Math" w:cs="Times New Roman"/>
                                <w:kern w:val="0"/>
                                <w:sz w:val="24"/>
                                <w:szCs w:val="24"/>
                              </w:rPr>
                              <m:t>T</m:t>
                            </w:ins>
                          </m:r>
                        </m:e>
                        <m:sub>
                          <m:r>
                            <w:ins w:id="3507" w:author="Zhang Li" w:date="2022-06-12T15:09:00Z">
                              <w:rPr>
                                <w:rFonts w:ascii="Cambria Math" w:eastAsia="宋体" w:hAnsi="Cambria Math" w:cs="Times New Roman"/>
                                <w:kern w:val="0"/>
                                <w:sz w:val="24"/>
                                <w:szCs w:val="24"/>
                              </w:rPr>
                              <m:t>c</m:t>
                            </w:ins>
                          </m:r>
                          <m:r>
                            <w:ins w:id="3508" w:author="Zhang Li" w:date="2022-06-12T15:09:00Z">
                              <m:rPr>
                                <m:sty m:val="p"/>
                              </m:rPr>
                              <w:rPr>
                                <w:rFonts w:ascii="Cambria Math" w:eastAsia="宋体" w:hAnsi="Cambria Math" w:cs="Times New Roman"/>
                                <w:kern w:val="0"/>
                                <w:sz w:val="24"/>
                                <w:szCs w:val="24"/>
                              </w:rPr>
                              <m:t xml:space="preserve">, </m:t>
                            </w:ins>
                          </m:r>
                          <m:r>
                            <w:ins w:id="3509" w:author="Zhang Li" w:date="2022-06-12T15:09:00Z">
                              <w:rPr>
                                <w:rFonts w:ascii="Cambria Math" w:eastAsia="宋体" w:hAnsi="Cambria Math" w:cs="Times New Roman"/>
                                <w:kern w:val="0"/>
                                <w:sz w:val="24"/>
                                <w:szCs w:val="24"/>
                              </w:rPr>
                              <m:t>B</m:t>
                            </w:ins>
                          </m:r>
                        </m:sub>
                        <m:sup>
                          <m:r>
                            <w:ins w:id="3510" w:author="Zhang Li" w:date="2022-06-12T15:09:00Z">
                              <w:rPr>
                                <w:rFonts w:ascii="Cambria Math" w:eastAsia="宋体" w:hAnsi="Cambria Math" w:cs="Times New Roman"/>
                                <w:kern w:val="0"/>
                                <w:sz w:val="24"/>
                                <w:szCs w:val="24"/>
                              </w:rPr>
                              <m:t>empty</m:t>
                            </w:ins>
                          </m:r>
                        </m:sup>
                      </m:sSubSup>
                    </m:e>
                  </m:d>
                  <m:r>
                    <w:ins w:id="3511" w:author="Zhang Li" w:date="2022-06-12T15:09:00Z">
                      <m:rPr>
                        <m:sty m:val="p"/>
                      </m:rPr>
                      <w:rPr>
                        <w:rFonts w:ascii="Cambria Math" w:eastAsia="宋体" w:hAnsi="Cambria Math" w:cs="Times New Roman"/>
                        <w:kern w:val="0"/>
                        <w:sz w:val="24"/>
                        <w:szCs w:val="24"/>
                      </w:rPr>
                      <m:t>-</m:t>
                    </w:ins>
                  </m:r>
                  <m:sSub>
                    <m:sSubPr>
                      <m:ctrlPr>
                        <w:ins w:id="3512" w:author="Zhang Li" w:date="2022-06-12T15:09:00Z">
                          <w:rPr>
                            <w:rFonts w:ascii="Cambria Math" w:eastAsia="宋体" w:hAnsi="Cambria Math" w:cs="Times New Roman"/>
                            <w:kern w:val="0"/>
                            <w:sz w:val="24"/>
                            <w:szCs w:val="24"/>
                          </w:rPr>
                        </w:ins>
                      </m:ctrlPr>
                    </m:sSubPr>
                    <m:e>
                      <m:r>
                        <w:ins w:id="3513" w:author="Zhang Li" w:date="2022-06-12T15:09:00Z">
                          <w:rPr>
                            <w:rFonts w:ascii="Cambria Math" w:eastAsia="宋体" w:hAnsi="Cambria Math" w:cs="Times New Roman"/>
                            <w:kern w:val="0"/>
                            <w:sz w:val="24"/>
                            <w:szCs w:val="24"/>
                          </w:rPr>
                          <m:t>p</m:t>
                        </w:ins>
                      </m:r>
                    </m:e>
                    <m:sub>
                      <m:r>
                        <w:ins w:id="3514" w:author="Zhang Li" w:date="2022-06-12T15:09:00Z">
                          <w:rPr>
                            <w:rFonts w:ascii="Cambria Math" w:eastAsia="宋体" w:hAnsi="Cambria Math" w:cs="Times New Roman"/>
                            <w:kern w:val="0"/>
                            <w:sz w:val="24"/>
                            <w:szCs w:val="24"/>
                          </w:rPr>
                          <m:t>suc</m:t>
                        </w:ins>
                      </m:r>
                    </m:sub>
                  </m:sSub>
                  <m:d>
                    <m:dPr>
                      <m:ctrlPr>
                        <w:ins w:id="3515" w:author="Zhang Li" w:date="2022-06-12T15:09:00Z">
                          <w:rPr>
                            <w:rFonts w:ascii="Cambria Math" w:eastAsia="宋体" w:hAnsi="Cambria Math" w:cs="Times New Roman"/>
                            <w:kern w:val="0"/>
                            <w:sz w:val="24"/>
                            <w:szCs w:val="24"/>
                          </w:rPr>
                        </w:ins>
                      </m:ctrlPr>
                    </m:dPr>
                    <m:e>
                      <m:r>
                        <w:ins w:id="3516" w:author="Zhang Li" w:date="2022-06-12T15:09:00Z">
                          <m:rPr>
                            <m:sty m:val="p"/>
                          </m:rPr>
                          <w:rPr>
                            <w:rFonts w:ascii="Cambria Math" w:eastAsia="宋体" w:hAnsi="Cambria Math" w:cs="Times New Roman"/>
                            <w:kern w:val="0"/>
                            <w:sz w:val="24"/>
                            <w:szCs w:val="24"/>
                          </w:rPr>
                          <m:t>1-</m:t>
                        </w:ins>
                      </m:r>
                      <m:sSub>
                        <m:sSubPr>
                          <m:ctrlPr>
                            <w:ins w:id="3517" w:author="Zhang Li" w:date="2022-06-12T15:09:00Z">
                              <w:rPr>
                                <w:rFonts w:ascii="Cambria Math" w:eastAsia="宋体" w:hAnsi="Cambria Math" w:cs="Times New Roman"/>
                                <w:kern w:val="0"/>
                                <w:sz w:val="24"/>
                                <w:szCs w:val="24"/>
                              </w:rPr>
                            </w:ins>
                          </m:ctrlPr>
                        </m:sSubPr>
                        <m:e>
                          <m:r>
                            <w:ins w:id="3518" w:author="Zhang Li" w:date="2022-06-12T15:09:00Z">
                              <w:rPr>
                                <w:rFonts w:ascii="Cambria Math" w:eastAsia="宋体" w:hAnsi="Cambria Math" w:cs="Times New Roman"/>
                                <w:kern w:val="0"/>
                                <w:sz w:val="24"/>
                                <w:szCs w:val="24"/>
                              </w:rPr>
                              <m:t>p</m:t>
                            </w:ins>
                          </m:r>
                        </m:e>
                        <m:sub>
                          <m:r>
                            <w:ins w:id="3519" w:author="Zhang Li" w:date="2022-06-12T15:09:00Z">
                              <w:rPr>
                                <w:rFonts w:ascii="Cambria Math" w:eastAsia="宋体" w:hAnsi="Cambria Math" w:cs="Times New Roman"/>
                                <w:kern w:val="0"/>
                                <w:sz w:val="24"/>
                                <w:szCs w:val="24"/>
                              </w:rPr>
                              <m:t>f</m:t>
                            </w:ins>
                          </m:r>
                        </m:sub>
                      </m:sSub>
                    </m:e>
                  </m:d>
                  <m:sSubSup>
                    <m:sSubSupPr>
                      <m:ctrlPr>
                        <w:ins w:id="3520" w:author="Zhang Li" w:date="2022-06-12T15:09:00Z">
                          <w:rPr>
                            <w:rFonts w:ascii="Cambria Math" w:eastAsia="宋体" w:hAnsi="Cambria Math" w:cs="Times New Roman"/>
                            <w:kern w:val="0"/>
                            <w:sz w:val="24"/>
                            <w:szCs w:val="24"/>
                          </w:rPr>
                        </w:ins>
                      </m:ctrlPr>
                    </m:sSubSupPr>
                    <m:e>
                      <m:r>
                        <w:ins w:id="3521" w:author="Zhang Li" w:date="2022-06-12T15:09:00Z">
                          <w:rPr>
                            <w:rFonts w:ascii="Cambria Math" w:eastAsia="宋体" w:hAnsi="Cambria Math" w:cs="Times New Roman"/>
                            <w:kern w:val="0"/>
                            <w:sz w:val="24"/>
                            <w:szCs w:val="24"/>
                          </w:rPr>
                          <m:t>T</m:t>
                        </w:ins>
                      </m:r>
                    </m:e>
                    <m:sub>
                      <m:r>
                        <w:ins w:id="3522" w:author="Zhang Li" w:date="2022-06-12T15:09:00Z">
                          <w:rPr>
                            <w:rFonts w:ascii="Cambria Math" w:eastAsia="宋体" w:hAnsi="Cambria Math" w:cs="Times New Roman"/>
                            <w:kern w:val="0"/>
                            <w:sz w:val="24"/>
                            <w:szCs w:val="24"/>
                          </w:rPr>
                          <m:t>c</m:t>
                        </w:ins>
                      </m:r>
                      <m:r>
                        <w:ins w:id="3523" w:author="Zhang Li" w:date="2022-06-12T15:09:00Z">
                          <m:rPr>
                            <m:sty m:val="p"/>
                          </m:rPr>
                          <w:rPr>
                            <w:rFonts w:ascii="Cambria Math" w:eastAsia="宋体" w:hAnsi="Cambria Math" w:cs="Times New Roman"/>
                            <w:kern w:val="0"/>
                            <w:sz w:val="24"/>
                            <w:szCs w:val="24"/>
                          </w:rPr>
                          <m:t>,</m:t>
                        </w:ins>
                      </m:r>
                      <m:r>
                        <w:ins w:id="3524" w:author="Zhang Li" w:date="2022-06-12T15:09:00Z">
                          <w:rPr>
                            <w:rFonts w:ascii="Cambria Math" w:eastAsia="宋体" w:hAnsi="Cambria Math" w:cs="Times New Roman"/>
                            <w:kern w:val="0"/>
                            <w:sz w:val="24"/>
                            <w:szCs w:val="24"/>
                          </w:rPr>
                          <m:t>B</m:t>
                        </w:ins>
                      </m:r>
                    </m:sub>
                    <m:sup>
                      <m:r>
                        <w:ins w:id="3525"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3526" w:author="Zhang Li" w:date="2022-06-12T15:09:00Z"/>
          <w:rFonts w:ascii="Times New Roman" w:eastAsia="宋体" w:hAnsi="Times New Roman" w:cs="Times New Roman"/>
          <w:kern w:val="0"/>
          <w:sz w:val="24"/>
          <w:szCs w:val="24"/>
        </w:rPr>
      </w:pPr>
      <w:ins w:id="3527" w:author="Zhang Li" w:date="2022-06-12T15:09:00Z">
        <w:r>
          <w:rPr>
            <w:rFonts w:ascii="Times New Roman" w:eastAsia="宋体" w:hAnsi="Times New Roman" w:cs="Times New Roman"/>
            <w:kern w:val="0"/>
            <w:sz w:val="24"/>
            <w:szCs w:val="24"/>
          </w:rPr>
          <w:t xml:space="preserve">where </w:t>
        </w:r>
      </w:ins>
      <m:oMath>
        <m:r>
          <w:ins w:id="3528" w:author="Zhang Li" w:date="2022-06-12T15:09:00Z">
            <w:rPr>
              <w:rFonts w:ascii="Cambria Math" w:eastAsia="宋体" w:hAnsi="Cambria Math" w:cs="Times New Roman"/>
              <w:kern w:val="0"/>
              <w:sz w:val="24"/>
              <w:szCs w:val="24"/>
            </w:rPr>
            <m:t>0≤ ς&lt;1</m:t>
          </w:ins>
        </m:r>
      </m:oMath>
      <w:ins w:id="352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3530" w:author="Zhang Li" w:date="2022-06-12T15:09:00Z">
            <w:rPr>
              <w:rFonts w:ascii="Cambria Math" w:eastAsia="宋体" w:hAnsi="Cambria Math" w:cs="Times New Roman"/>
              <w:kern w:val="0"/>
              <w:sz w:val="24"/>
              <w:szCs w:val="24"/>
            </w:rPr>
            <m:t>p</m:t>
          </w:ins>
        </m:r>
      </m:oMath>
      <w:ins w:id="353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3532" w:author="Zhang Li" w:date="2022-06-12T15:09:00Z">
                <w:rPr>
                  <w:rFonts w:ascii="Cambria Math" w:eastAsia="宋体" w:hAnsi="Cambria Math" w:cs="Times New Roman"/>
                  <w:i/>
                  <w:kern w:val="0"/>
                  <w:sz w:val="24"/>
                  <w:szCs w:val="24"/>
                </w:rPr>
              </w:ins>
            </m:ctrlPr>
          </m:sSubPr>
          <m:e>
            <m:r>
              <w:ins w:id="3533" w:author="Zhang Li" w:date="2022-06-12T15:09:00Z">
                <w:rPr>
                  <w:rFonts w:ascii="Cambria Math" w:eastAsia="宋体" w:hAnsi="Cambria Math" w:cs="Times New Roman"/>
                  <w:kern w:val="0"/>
                  <w:sz w:val="24"/>
                  <w:szCs w:val="24"/>
                </w:rPr>
                <m:t>p</m:t>
              </w:ins>
            </m:r>
          </m:e>
          <m:sub>
            <m:r>
              <w:ins w:id="3534" w:author="Zhang Li" w:date="2022-06-12T15:09:00Z">
                <w:rPr>
                  <w:rFonts w:ascii="Cambria Math" w:eastAsia="宋体" w:hAnsi="Cambria Math" w:cs="Times New Roman"/>
                  <w:kern w:val="0"/>
                  <w:sz w:val="24"/>
                  <w:szCs w:val="24"/>
                </w:rPr>
                <m:t>f</m:t>
              </w:ins>
            </m:r>
          </m:sub>
        </m:sSub>
      </m:oMath>
      <w:ins w:id="353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3536" w:author="Zhang Li" w:date="2022-06-12T15:09:00Z">
                <w:rPr>
                  <w:rFonts w:ascii="Cambria Math" w:eastAsia="宋体" w:hAnsi="Cambria Math" w:cs="Times New Roman"/>
                  <w:i/>
                  <w:kern w:val="0"/>
                  <w:sz w:val="24"/>
                  <w:szCs w:val="24"/>
                </w:rPr>
              </w:ins>
            </m:ctrlPr>
          </m:sSubPr>
          <m:e>
            <m:r>
              <w:ins w:id="3537" w:author="Zhang Li" w:date="2022-06-12T15:09:00Z">
                <w:rPr>
                  <w:rFonts w:ascii="Cambria Math" w:eastAsia="宋体" w:hAnsi="Cambria Math" w:cs="Times New Roman"/>
                  <w:kern w:val="0"/>
                  <w:sz w:val="24"/>
                  <w:szCs w:val="24"/>
                </w:rPr>
                <m:t>p</m:t>
              </w:ins>
            </m:r>
          </m:e>
          <m:sub>
            <m:r>
              <w:ins w:id="3538" w:author="Zhang Li" w:date="2022-06-12T15:09:00Z">
                <w:rPr>
                  <w:rFonts w:ascii="Cambria Math" w:eastAsia="宋体" w:hAnsi="Cambria Math" w:cs="Times New Roman"/>
                  <w:kern w:val="0"/>
                  <w:sz w:val="24"/>
                  <w:szCs w:val="24"/>
                </w:rPr>
                <m:t>suc</m:t>
              </w:ins>
            </m:r>
          </m:sub>
        </m:sSub>
      </m:oMath>
      <w:ins w:id="353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3540"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3540"/>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3541" w:author="Zhang Li" w:date="2022-06-12T15:11:00Z"/>
          <w:rFonts w:ascii="Times New Roman" w:eastAsia="宋体" w:hAnsi="Times New Roman" w:cs="Times New Roman"/>
          <w:kern w:val="0"/>
          <w:sz w:val="24"/>
          <w:szCs w:val="24"/>
        </w:rPr>
      </w:pPr>
      <w:ins w:id="3542" w:author="Zhang Li" w:date="2022-06-12T15:11:00Z">
        <w:r>
          <w:rPr>
            <w:rFonts w:ascii="Times New Roman" w:eastAsia="宋体" w:hAnsi="Times New Roman" w:cs="Times New Roman"/>
            <w:kern w:val="0"/>
            <w:sz w:val="24"/>
            <w:szCs w:val="24"/>
          </w:rPr>
          <w:t xml:space="preserve">In this subsection, we first analyze the consensus security of SWIB. Then, we analyze the random generation to prove the security of randomness generation scheme. Moreover, we </w:t>
        </w:r>
        <w:r>
          <w:rPr>
            <w:rFonts w:ascii="Times New Roman" w:eastAsia="宋体" w:hAnsi="Times New Roman" w:cs="Times New Roman"/>
            <w:kern w:val="0"/>
            <w:sz w:val="24"/>
            <w:szCs w:val="24"/>
          </w:rPr>
          <w:lastRenderedPageBreak/>
          <w:t>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3543"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w:t>
      </w:r>
      <w:r>
        <w:rPr>
          <w:rFonts w:ascii="Times New Roman" w:eastAsia="宋体" w:hAnsi="Times New Roman" w:cs="Times New Roman"/>
          <w:kern w:val="0"/>
          <w:sz w:val="24"/>
          <w:szCs w:val="24"/>
        </w:rPr>
        <w:lastRenderedPageBreak/>
        <w:t>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3544"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3545"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7777777" w:rsidR="00615399" w:rsidRDefault="00615399" w:rsidP="00615399">
      <w:pPr>
        <w:spacing w:afterLines="50" w:after="156"/>
        <w:ind w:firstLineChars="200" w:firstLine="480"/>
        <w:rPr>
          <w:ins w:id="3546" w:author="Zhang Li" w:date="2022-06-12T15:13:00Z"/>
          <w:rFonts w:ascii="Times New Roman" w:eastAsia="宋体" w:hAnsi="Times New Roman" w:cs="Times New Roman"/>
          <w:kern w:val="0"/>
          <w:sz w:val="24"/>
          <w:szCs w:val="24"/>
        </w:rPr>
      </w:pPr>
      <w:ins w:id="3547"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p>
    <w:p w14:paraId="7694DC06" w14:textId="00E5FAB5" w:rsidR="00615399" w:rsidRDefault="00615399" w:rsidP="00FD40B4">
      <w:pPr>
        <w:spacing w:afterLines="50" w:after="156"/>
        <w:ind w:firstLineChars="200" w:firstLine="480"/>
        <w:rPr>
          <w:ins w:id="3548" w:author="Zhang Li" w:date="2022-06-12T15:13:00Z"/>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t>
      </w:r>
      <w:ins w:id="3549" w:author="Zhang Li" w:date="2022-06-12T15:14:00Z">
        <w:r>
          <w:rPr>
            <w:rFonts w:ascii="Times New Roman" w:eastAsia="宋体" w:hAnsi="Times New Roman" w:cs="Times New Roman"/>
            <w:kern w:val="0"/>
            <w:sz w:val="24"/>
            <w:szCs w:val="24"/>
          </w:rPr>
          <w:t xml:space="preserve">However, the elected probability will not increase due to adversary create multiple pseudonyms in random block proposer election algorithm. The elected probability of nodes is proportional with the stability of nodes. We assume that the stability of an adversary is </w:t>
        </w:r>
      </w:ins>
      <m:oMath>
        <m:sSub>
          <m:sSubPr>
            <m:ctrlPr>
              <w:ins w:id="3550" w:author="Zhang Li" w:date="2022-06-12T15:14:00Z">
                <w:rPr>
                  <w:rFonts w:ascii="Cambria Math" w:eastAsia="宋体" w:hAnsi="Cambria Math" w:cs="Times New Roman"/>
                  <w:i/>
                  <w:kern w:val="0"/>
                  <w:sz w:val="24"/>
                  <w:szCs w:val="24"/>
                </w:rPr>
              </w:ins>
            </m:ctrlPr>
          </m:sSubPr>
          <m:e>
            <m:r>
              <w:ins w:id="3551" w:author="Zhang Li" w:date="2022-06-12T15:14:00Z">
                <w:rPr>
                  <w:rFonts w:ascii="Cambria Math" w:eastAsia="宋体" w:hAnsi="Cambria Math" w:cs="Times New Roman"/>
                  <w:kern w:val="0"/>
                  <w:sz w:val="24"/>
                  <w:szCs w:val="24"/>
                </w:rPr>
                <m:t>S</m:t>
              </w:ins>
            </m:r>
          </m:e>
          <m:sub>
            <m:r>
              <w:ins w:id="3552" w:author="Zhang Li" w:date="2022-06-12T15:14:00Z">
                <w:rPr>
                  <w:rFonts w:ascii="Cambria Math" w:eastAsia="宋体" w:hAnsi="Cambria Math" w:cs="Times New Roman"/>
                  <w:kern w:val="0"/>
                  <w:sz w:val="24"/>
                  <w:szCs w:val="24"/>
                </w:rPr>
                <m:t>A</m:t>
              </w:ins>
            </m:r>
          </m:sub>
        </m:sSub>
        <m:r>
          <w:ins w:id="3553" w:author="Zhang Li" w:date="2022-06-12T15:14:00Z">
            <w:rPr>
              <w:rFonts w:ascii="Cambria Math" w:eastAsia="宋体" w:hAnsi="Cambria Math" w:cs="Times New Roman"/>
              <w:kern w:val="0"/>
              <w:sz w:val="24"/>
              <w:szCs w:val="24"/>
            </w:rPr>
            <m:t>=a</m:t>
          </w:ins>
        </m:r>
        <m:sSub>
          <m:sSubPr>
            <m:ctrlPr>
              <w:ins w:id="3554" w:author="Zhang Li" w:date="2022-06-12T15:14:00Z">
                <w:rPr>
                  <w:rFonts w:ascii="Cambria Math" w:eastAsia="宋体" w:hAnsi="Cambria Math" w:cs="Times New Roman"/>
                  <w:i/>
                  <w:kern w:val="0"/>
                  <w:sz w:val="24"/>
                  <w:szCs w:val="24"/>
                </w:rPr>
              </w:ins>
            </m:ctrlPr>
          </m:sSubPr>
          <m:e>
            <m:r>
              <w:ins w:id="3555" w:author="Zhang Li" w:date="2022-06-12T15:14:00Z">
                <w:rPr>
                  <w:rFonts w:ascii="Cambria Math" w:eastAsia="宋体" w:hAnsi="Cambria Math" w:cs="Times New Roman"/>
                  <w:kern w:val="0"/>
                  <w:sz w:val="24"/>
                  <w:szCs w:val="24"/>
                </w:rPr>
                <m:t>ρ</m:t>
              </w:ins>
            </m:r>
          </m:e>
          <m:sub>
            <m:r>
              <w:ins w:id="3556" w:author="Zhang Li" w:date="2022-06-12T15:14:00Z">
                <w:rPr>
                  <w:rFonts w:ascii="Cambria Math" w:eastAsia="宋体" w:hAnsi="Cambria Math" w:cs="Times New Roman"/>
                  <w:kern w:val="0"/>
                  <w:sz w:val="24"/>
                  <w:szCs w:val="24"/>
                </w:rPr>
                <m:t>A</m:t>
              </w:ins>
            </m:r>
          </m:sub>
        </m:sSub>
        <m:r>
          <w:ins w:id="3557" w:author="Zhang Li" w:date="2022-06-12T15:14:00Z">
            <w:rPr>
              <w:rFonts w:ascii="Cambria Math" w:eastAsia="宋体" w:hAnsi="Cambria Math" w:cs="Times New Roman"/>
              <w:kern w:val="0"/>
              <w:sz w:val="24"/>
              <w:szCs w:val="24"/>
            </w:rPr>
            <m:t>+b</m:t>
          </w:ins>
        </m:r>
        <m:sSub>
          <m:sSubPr>
            <m:ctrlPr>
              <w:ins w:id="3558" w:author="Zhang Li" w:date="2022-06-12T15:14:00Z">
                <w:rPr>
                  <w:rFonts w:ascii="Cambria Math" w:eastAsia="宋体" w:hAnsi="Cambria Math" w:cs="Times New Roman"/>
                  <w:i/>
                  <w:kern w:val="0"/>
                  <w:sz w:val="24"/>
                  <w:szCs w:val="24"/>
                </w:rPr>
              </w:ins>
            </m:ctrlPr>
          </m:sSubPr>
          <m:e>
            <m:r>
              <w:ins w:id="3559" w:author="Zhang Li" w:date="2022-06-12T15:14:00Z">
                <w:rPr>
                  <w:rFonts w:ascii="Cambria Math" w:eastAsia="宋体" w:hAnsi="Cambria Math" w:cs="Times New Roman"/>
                  <w:kern w:val="0"/>
                  <w:sz w:val="24"/>
                  <w:szCs w:val="24"/>
                </w:rPr>
                <m:t>r</m:t>
              </w:ins>
            </m:r>
          </m:e>
          <m:sub>
            <m:r>
              <w:ins w:id="3560" w:author="Zhang Li" w:date="2022-06-12T15:14:00Z">
                <w:rPr>
                  <w:rFonts w:ascii="Cambria Math" w:eastAsia="宋体" w:hAnsi="Cambria Math" w:cs="Times New Roman"/>
                  <w:kern w:val="0"/>
                  <w:sz w:val="24"/>
                  <w:szCs w:val="24"/>
                </w:rPr>
                <m:t>A</m:t>
              </w:ins>
            </m:r>
          </m:sub>
        </m:sSub>
      </m:oMath>
      <w:ins w:id="356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w:ins>
      <m:oMath>
        <m:r>
          <w:ins w:id="3562" w:author="Zhang Li" w:date="2022-06-12T15:14:00Z">
            <w:rPr>
              <w:rFonts w:ascii="Cambria Math" w:eastAsia="宋体" w:hAnsi="Cambria Math" w:cs="Times New Roman"/>
              <w:kern w:val="0"/>
              <w:sz w:val="24"/>
              <w:szCs w:val="24"/>
            </w:rPr>
            <m:t>S</m:t>
          </w:ins>
        </m:r>
      </m:oMath>
      <w:ins w:id="3563"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3564" w:author="Zhang Li" w:date="2022-06-12T15:14:00Z">
            <w:rPr>
              <w:rFonts w:ascii="Cambria Math" w:eastAsia="宋体" w:hAnsi="Cambria Math" w:cs="Times New Roman"/>
              <w:kern w:val="0"/>
              <w:sz w:val="24"/>
              <w:szCs w:val="24"/>
            </w:rPr>
            <m:t>m</m:t>
          </w:ins>
        </m:r>
      </m:oMath>
      <w:ins w:id="3565"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w:ins>
      <m:oMath>
        <m:sSubSup>
          <m:sSubSupPr>
            <m:ctrlPr>
              <w:ins w:id="3566" w:author="Zhang Li" w:date="2022-06-12T15:14:00Z">
                <w:rPr>
                  <w:rFonts w:ascii="Cambria Math" w:eastAsia="宋体" w:hAnsi="Cambria Math" w:cs="Times New Roman"/>
                  <w:i/>
                  <w:kern w:val="0"/>
                  <w:sz w:val="24"/>
                  <w:szCs w:val="24"/>
                </w:rPr>
              </w:ins>
            </m:ctrlPr>
          </m:sSubSupPr>
          <m:e>
            <m:r>
              <w:ins w:id="3567" w:author="Zhang Li" w:date="2022-06-12T15:14:00Z">
                <w:rPr>
                  <w:rFonts w:ascii="Cambria Math" w:eastAsia="宋体" w:hAnsi="Cambria Math" w:cs="Times New Roman"/>
                  <w:kern w:val="0"/>
                  <w:sz w:val="24"/>
                  <w:szCs w:val="24"/>
                </w:rPr>
                <m:t>s</m:t>
              </w:ins>
            </m:r>
          </m:e>
          <m:sub>
            <m:r>
              <w:ins w:id="3568" w:author="Zhang Li" w:date="2022-06-12T15:14:00Z">
                <w:rPr>
                  <w:rFonts w:ascii="Cambria Math" w:eastAsia="宋体" w:hAnsi="Cambria Math" w:cs="Times New Roman"/>
                  <w:kern w:val="0"/>
                  <w:sz w:val="24"/>
                  <w:szCs w:val="24"/>
                </w:rPr>
                <m:t>A</m:t>
              </w:ins>
            </m:r>
          </m:sub>
          <m:sup>
            <m:r>
              <w:ins w:id="3569" w:author="Zhang Li" w:date="2022-06-12T15:14:00Z">
                <w:rPr>
                  <w:rFonts w:ascii="Cambria Math" w:eastAsia="宋体" w:hAnsi="Cambria Math" w:cs="Times New Roman"/>
                  <w:kern w:val="0"/>
                  <w:sz w:val="24"/>
                  <w:szCs w:val="24"/>
                </w:rPr>
                <m:t>1</m:t>
              </w:ins>
            </m:r>
          </m:sup>
        </m:sSubSup>
        <m:r>
          <w:ins w:id="3570" w:author="Zhang Li" w:date="2022-06-12T15:14:00Z">
            <w:rPr>
              <w:rFonts w:ascii="Cambria Math" w:eastAsia="宋体" w:hAnsi="Cambria Math" w:cs="Times New Roman"/>
              <w:kern w:val="0"/>
              <w:sz w:val="24"/>
              <w:szCs w:val="24"/>
            </w:rPr>
            <m:t>= a</m:t>
          </w:ins>
        </m:r>
        <m:sSubSup>
          <m:sSubSupPr>
            <m:ctrlPr>
              <w:ins w:id="3571" w:author="Zhang Li" w:date="2022-06-12T15:14:00Z">
                <w:rPr>
                  <w:rFonts w:ascii="Cambria Math" w:eastAsia="宋体" w:hAnsi="Cambria Math" w:cs="Times New Roman"/>
                  <w:i/>
                  <w:kern w:val="0"/>
                  <w:sz w:val="24"/>
                  <w:szCs w:val="24"/>
                </w:rPr>
              </w:ins>
            </m:ctrlPr>
          </m:sSubSupPr>
          <m:e>
            <m:r>
              <w:ins w:id="3572" w:author="Zhang Li" w:date="2022-06-12T15:14:00Z">
                <w:rPr>
                  <w:rFonts w:ascii="Cambria Math" w:eastAsia="宋体" w:hAnsi="Cambria Math" w:cs="Times New Roman"/>
                  <w:kern w:val="0"/>
                  <w:sz w:val="24"/>
                  <w:szCs w:val="24"/>
                </w:rPr>
                <m:t>ρ</m:t>
              </w:ins>
            </m:r>
          </m:e>
          <m:sub>
            <m:r>
              <w:ins w:id="3573" w:author="Zhang Li" w:date="2022-06-12T15:14:00Z">
                <w:rPr>
                  <w:rFonts w:ascii="Cambria Math" w:eastAsia="宋体" w:hAnsi="Cambria Math" w:cs="Times New Roman"/>
                  <w:kern w:val="0"/>
                  <w:sz w:val="24"/>
                  <w:szCs w:val="24"/>
                </w:rPr>
                <m:t>A</m:t>
              </w:ins>
            </m:r>
          </m:sub>
          <m:sup>
            <m:r>
              <w:ins w:id="3574" w:author="Zhang Li" w:date="2022-06-12T15:14:00Z">
                <w:rPr>
                  <w:rFonts w:ascii="Cambria Math" w:eastAsia="宋体" w:hAnsi="Cambria Math" w:cs="Times New Roman"/>
                  <w:kern w:val="0"/>
                  <w:sz w:val="24"/>
                  <w:szCs w:val="24"/>
                </w:rPr>
                <m:t>1</m:t>
              </w:ins>
            </m:r>
          </m:sup>
        </m:sSubSup>
        <m:r>
          <w:ins w:id="3575" w:author="Zhang Li" w:date="2022-06-12T15:14:00Z">
            <w:rPr>
              <w:rFonts w:ascii="Cambria Math" w:eastAsia="宋体" w:hAnsi="Cambria Math" w:cs="Times New Roman"/>
              <w:kern w:val="0"/>
              <w:sz w:val="24"/>
              <w:szCs w:val="24"/>
            </w:rPr>
            <m:t>+b</m:t>
          </w:ins>
        </m:r>
        <m:sSubSup>
          <m:sSubSupPr>
            <m:ctrlPr>
              <w:ins w:id="3576" w:author="Zhang Li" w:date="2022-06-12T15:14:00Z">
                <w:rPr>
                  <w:rFonts w:ascii="Cambria Math" w:eastAsia="宋体" w:hAnsi="Cambria Math" w:cs="Times New Roman"/>
                  <w:i/>
                  <w:kern w:val="0"/>
                  <w:sz w:val="24"/>
                  <w:szCs w:val="24"/>
                </w:rPr>
              </w:ins>
            </m:ctrlPr>
          </m:sSubSupPr>
          <m:e>
            <m:r>
              <w:ins w:id="3577" w:author="Zhang Li" w:date="2022-06-12T15:14:00Z">
                <w:rPr>
                  <w:rFonts w:ascii="Cambria Math" w:eastAsia="宋体" w:hAnsi="Cambria Math" w:cs="Times New Roman"/>
                  <w:kern w:val="0"/>
                  <w:sz w:val="24"/>
                  <w:szCs w:val="24"/>
                </w:rPr>
                <m:t>r</m:t>
              </w:ins>
            </m:r>
          </m:e>
          <m:sub>
            <m:r>
              <w:ins w:id="3578" w:author="Zhang Li" w:date="2022-06-12T15:14:00Z">
                <w:rPr>
                  <w:rFonts w:ascii="Cambria Math" w:eastAsia="宋体" w:hAnsi="Cambria Math" w:cs="Times New Roman"/>
                  <w:kern w:val="0"/>
                  <w:sz w:val="24"/>
                  <w:szCs w:val="24"/>
                </w:rPr>
                <m:t>A</m:t>
              </w:ins>
            </m:r>
          </m:sub>
          <m:sup>
            <m:r>
              <w:ins w:id="3579" w:author="Zhang Li" w:date="2022-06-12T15:14:00Z">
                <w:rPr>
                  <w:rFonts w:ascii="Cambria Math" w:eastAsia="宋体" w:hAnsi="Cambria Math" w:cs="Times New Roman"/>
                  <w:kern w:val="0"/>
                  <w:sz w:val="24"/>
                  <w:szCs w:val="24"/>
                </w:rPr>
                <m:t>1</m:t>
              </w:ins>
            </m:r>
          </m:sup>
        </m:sSubSup>
        <m:r>
          <w:ins w:id="3580" w:author="Zhang Li" w:date="2022-06-12T15:14:00Z">
            <w:rPr>
              <w:rFonts w:ascii="Cambria Math" w:eastAsia="宋体" w:hAnsi="Cambria Math" w:cs="Times New Roman"/>
              <w:kern w:val="0"/>
              <w:sz w:val="24"/>
              <w:szCs w:val="24"/>
            </w:rPr>
            <m:t>, ⋯,</m:t>
          </w:ins>
        </m:r>
        <m:sSubSup>
          <m:sSubSupPr>
            <m:ctrlPr>
              <w:ins w:id="3581" w:author="Zhang Li" w:date="2022-06-12T15:14:00Z">
                <w:rPr>
                  <w:rFonts w:ascii="Cambria Math" w:eastAsia="宋体" w:hAnsi="Cambria Math" w:cs="Times New Roman"/>
                  <w:i/>
                  <w:kern w:val="0"/>
                  <w:sz w:val="24"/>
                  <w:szCs w:val="24"/>
                </w:rPr>
              </w:ins>
            </m:ctrlPr>
          </m:sSubSupPr>
          <m:e>
            <m:r>
              <w:ins w:id="3582" w:author="Zhang Li" w:date="2022-06-12T15:14:00Z">
                <w:rPr>
                  <w:rFonts w:ascii="Cambria Math" w:eastAsia="宋体" w:hAnsi="Cambria Math" w:cs="Times New Roman"/>
                  <w:kern w:val="0"/>
                  <w:sz w:val="24"/>
                  <w:szCs w:val="24"/>
                </w:rPr>
                <m:t>s</m:t>
              </w:ins>
            </m:r>
          </m:e>
          <m:sub>
            <m:r>
              <w:ins w:id="3583" w:author="Zhang Li" w:date="2022-06-12T15:14:00Z">
                <w:rPr>
                  <w:rFonts w:ascii="Cambria Math" w:eastAsia="宋体" w:hAnsi="Cambria Math" w:cs="Times New Roman"/>
                  <w:kern w:val="0"/>
                  <w:sz w:val="24"/>
                  <w:szCs w:val="24"/>
                </w:rPr>
                <m:t>A</m:t>
              </w:ins>
            </m:r>
          </m:sub>
          <m:sup>
            <m:r>
              <w:ins w:id="3584" w:author="Zhang Li" w:date="2022-06-12T15:14:00Z">
                <w:rPr>
                  <w:rFonts w:ascii="Cambria Math" w:eastAsia="宋体" w:hAnsi="Cambria Math" w:cs="Times New Roman"/>
                  <w:kern w:val="0"/>
                  <w:sz w:val="24"/>
                  <w:szCs w:val="24"/>
                </w:rPr>
                <m:t>m</m:t>
              </w:ins>
            </m:r>
          </m:sup>
        </m:sSubSup>
        <m:r>
          <w:ins w:id="3585" w:author="Zhang Li" w:date="2022-06-12T15:14:00Z">
            <w:rPr>
              <w:rFonts w:ascii="Cambria Math" w:eastAsia="宋体" w:hAnsi="Cambria Math" w:cs="Times New Roman"/>
              <w:kern w:val="0"/>
              <w:sz w:val="24"/>
              <w:szCs w:val="24"/>
            </w:rPr>
            <m:t>= a</m:t>
          </w:ins>
        </m:r>
        <m:sSubSup>
          <m:sSubSupPr>
            <m:ctrlPr>
              <w:ins w:id="3586" w:author="Zhang Li" w:date="2022-06-12T15:14:00Z">
                <w:rPr>
                  <w:rFonts w:ascii="Cambria Math" w:eastAsia="宋体" w:hAnsi="Cambria Math" w:cs="Times New Roman"/>
                  <w:i/>
                  <w:kern w:val="0"/>
                  <w:sz w:val="24"/>
                  <w:szCs w:val="24"/>
                </w:rPr>
              </w:ins>
            </m:ctrlPr>
          </m:sSubSupPr>
          <m:e>
            <m:r>
              <w:ins w:id="3587" w:author="Zhang Li" w:date="2022-06-12T15:14:00Z">
                <w:rPr>
                  <w:rFonts w:ascii="Cambria Math" w:eastAsia="宋体" w:hAnsi="Cambria Math" w:cs="Times New Roman"/>
                  <w:kern w:val="0"/>
                  <w:sz w:val="24"/>
                  <w:szCs w:val="24"/>
                </w:rPr>
                <m:t>ρ</m:t>
              </w:ins>
            </m:r>
          </m:e>
          <m:sub>
            <m:r>
              <w:ins w:id="3588" w:author="Zhang Li" w:date="2022-06-12T15:14:00Z">
                <w:rPr>
                  <w:rFonts w:ascii="Cambria Math" w:eastAsia="宋体" w:hAnsi="Cambria Math" w:cs="Times New Roman"/>
                  <w:kern w:val="0"/>
                  <w:sz w:val="24"/>
                  <w:szCs w:val="24"/>
                </w:rPr>
                <m:t>A</m:t>
              </w:ins>
            </m:r>
          </m:sub>
          <m:sup>
            <m:r>
              <w:ins w:id="3589" w:author="Zhang Li" w:date="2022-06-12T15:14:00Z">
                <w:rPr>
                  <w:rFonts w:ascii="Cambria Math" w:eastAsia="宋体" w:hAnsi="Cambria Math" w:cs="Times New Roman"/>
                  <w:kern w:val="0"/>
                  <w:sz w:val="24"/>
                  <w:szCs w:val="24"/>
                </w:rPr>
                <m:t>m</m:t>
              </w:ins>
            </m:r>
          </m:sup>
        </m:sSubSup>
        <m:r>
          <w:ins w:id="3590" w:author="Zhang Li" w:date="2022-06-12T15:14:00Z">
            <w:rPr>
              <w:rFonts w:ascii="Cambria Math" w:eastAsia="宋体" w:hAnsi="Cambria Math" w:cs="Times New Roman"/>
              <w:kern w:val="0"/>
              <w:sz w:val="24"/>
              <w:szCs w:val="24"/>
            </w:rPr>
            <m:t>+b</m:t>
          </w:ins>
        </m:r>
        <m:sSubSup>
          <m:sSubSupPr>
            <m:ctrlPr>
              <w:ins w:id="3591" w:author="Zhang Li" w:date="2022-06-12T15:14:00Z">
                <w:rPr>
                  <w:rFonts w:ascii="Cambria Math" w:eastAsia="宋体" w:hAnsi="Cambria Math" w:cs="Times New Roman"/>
                  <w:i/>
                  <w:kern w:val="0"/>
                  <w:sz w:val="24"/>
                  <w:szCs w:val="24"/>
                </w:rPr>
              </w:ins>
            </m:ctrlPr>
          </m:sSubSupPr>
          <m:e>
            <m:r>
              <w:ins w:id="3592" w:author="Zhang Li" w:date="2022-06-12T15:14:00Z">
                <w:rPr>
                  <w:rFonts w:ascii="Cambria Math" w:eastAsia="宋体" w:hAnsi="Cambria Math" w:cs="Times New Roman"/>
                  <w:kern w:val="0"/>
                  <w:sz w:val="24"/>
                  <w:szCs w:val="24"/>
                </w:rPr>
                <m:t>r</m:t>
              </w:ins>
            </m:r>
          </m:e>
          <m:sub>
            <m:r>
              <w:ins w:id="3593" w:author="Zhang Li" w:date="2022-06-12T15:14:00Z">
                <w:rPr>
                  <w:rFonts w:ascii="Cambria Math" w:eastAsia="宋体" w:hAnsi="Cambria Math" w:cs="Times New Roman"/>
                  <w:kern w:val="0"/>
                  <w:sz w:val="24"/>
                  <w:szCs w:val="24"/>
                </w:rPr>
                <m:t>A</m:t>
              </w:ins>
            </m:r>
          </m:sub>
          <m:sup>
            <m:r>
              <w:ins w:id="3594" w:author="Zhang Li" w:date="2022-06-12T15:14:00Z">
                <w:rPr>
                  <w:rFonts w:ascii="Cambria Math" w:eastAsia="宋体" w:hAnsi="Cambria Math" w:cs="Times New Roman"/>
                  <w:kern w:val="0"/>
                  <w:sz w:val="24"/>
                  <w:szCs w:val="24"/>
                </w:rPr>
                <m:t>m</m:t>
              </w:ins>
            </m:r>
          </m:sup>
        </m:sSubSup>
        <m:r>
          <w:ins w:id="3595" w:author="Zhang Li" w:date="2022-06-12T15:14:00Z">
            <w:rPr>
              <w:rFonts w:ascii="Cambria Math" w:eastAsia="宋体" w:hAnsi="Cambria Math" w:cs="Times New Roman"/>
              <w:kern w:val="0"/>
              <w:sz w:val="24"/>
              <w:szCs w:val="24"/>
            </w:rPr>
            <m:t>(</m:t>
          </w:ins>
        </m:r>
        <m:nary>
          <m:naryPr>
            <m:chr m:val="∑"/>
            <m:ctrlPr>
              <w:ins w:id="3596" w:author="Zhang Li" w:date="2022-06-12T15:14:00Z">
                <w:rPr>
                  <w:rFonts w:ascii="Cambria Math" w:eastAsia="宋体" w:hAnsi="Cambria Math" w:cs="Times New Roman"/>
                  <w:kern w:val="0"/>
                  <w:sz w:val="24"/>
                  <w:szCs w:val="24"/>
                </w:rPr>
              </w:ins>
            </m:ctrlPr>
          </m:naryPr>
          <m:sub>
            <m:r>
              <w:ins w:id="3597" w:author="Zhang Li" w:date="2022-06-12T15:14:00Z">
                <w:rPr>
                  <w:rFonts w:ascii="Cambria Math" w:eastAsia="宋体" w:hAnsi="Cambria Math" w:cs="Times New Roman"/>
                  <w:kern w:val="0"/>
                  <w:sz w:val="24"/>
                  <w:szCs w:val="24"/>
                </w:rPr>
                <m:t>k</m:t>
              </w:ins>
            </m:r>
            <m:r>
              <w:ins w:id="3598" w:author="Zhang Li" w:date="2022-06-12T15:14:00Z">
                <m:rPr>
                  <m:sty m:val="p"/>
                </m:rPr>
                <w:rPr>
                  <w:rFonts w:ascii="Cambria Math" w:eastAsia="宋体" w:hAnsi="Cambria Math" w:cs="Times New Roman"/>
                  <w:kern w:val="0"/>
                  <w:sz w:val="24"/>
                  <w:szCs w:val="24"/>
                </w:rPr>
                <m:t>=1</m:t>
              </w:ins>
            </m:r>
          </m:sub>
          <m:sup>
            <m:r>
              <w:ins w:id="3599" w:author="Zhang Li" w:date="2022-06-12T15:14:00Z">
                <w:rPr>
                  <w:rFonts w:ascii="Cambria Math" w:eastAsia="宋体" w:hAnsi="Cambria Math" w:cs="Times New Roman"/>
                  <w:kern w:val="0"/>
                  <w:sz w:val="24"/>
                  <w:szCs w:val="24"/>
                </w:rPr>
                <m:t>m</m:t>
              </w:ins>
            </m:r>
          </m:sup>
          <m:e>
            <m:sSubSup>
              <m:sSubSupPr>
                <m:ctrlPr>
                  <w:ins w:id="3600" w:author="Zhang Li" w:date="2022-06-12T15:14:00Z">
                    <w:rPr>
                      <w:rFonts w:ascii="Cambria Math" w:eastAsia="宋体" w:hAnsi="Cambria Math" w:cs="Times New Roman"/>
                      <w:i/>
                      <w:kern w:val="0"/>
                      <w:sz w:val="24"/>
                      <w:szCs w:val="24"/>
                    </w:rPr>
                  </w:ins>
                </m:ctrlPr>
              </m:sSubSupPr>
              <m:e>
                <m:r>
                  <w:ins w:id="3601" w:author="Zhang Li" w:date="2022-06-12T15:14:00Z">
                    <w:rPr>
                      <w:rFonts w:ascii="Cambria Math" w:eastAsia="宋体" w:hAnsi="Cambria Math" w:cs="Times New Roman"/>
                      <w:kern w:val="0"/>
                      <w:sz w:val="24"/>
                      <w:szCs w:val="24"/>
                    </w:rPr>
                    <m:t>p</m:t>
                  </w:ins>
                </m:r>
              </m:e>
              <m:sub>
                <m:r>
                  <w:ins w:id="3602" w:author="Zhang Li" w:date="2022-06-12T15:14:00Z">
                    <w:rPr>
                      <w:rFonts w:ascii="Cambria Math" w:eastAsia="宋体" w:hAnsi="Cambria Math" w:cs="Times New Roman"/>
                      <w:kern w:val="0"/>
                      <w:sz w:val="24"/>
                      <w:szCs w:val="24"/>
                    </w:rPr>
                    <m:t>A</m:t>
                  </w:ins>
                </m:r>
              </m:sub>
              <m:sup>
                <m:r>
                  <w:ins w:id="3603" w:author="Zhang Li" w:date="2022-06-12T15:14:00Z">
                    <w:rPr>
                      <w:rFonts w:ascii="Cambria Math" w:eastAsia="宋体" w:hAnsi="Cambria Math" w:cs="Times New Roman"/>
                      <w:kern w:val="0"/>
                      <w:sz w:val="24"/>
                      <w:szCs w:val="24"/>
                    </w:rPr>
                    <m:t>k</m:t>
                  </w:ins>
                </m:r>
              </m:sup>
            </m:sSubSup>
          </m:e>
        </m:nary>
        <m:r>
          <w:ins w:id="3604" w:author="Zhang Li" w:date="2022-06-12T15:14:00Z">
            <m:rPr>
              <m:sty m:val="p"/>
            </m:rPr>
            <w:rPr>
              <w:rFonts w:ascii="Cambria Math" w:eastAsia="宋体" w:hAnsi="Cambria Math" w:cs="Times New Roman"/>
              <w:kern w:val="0"/>
              <w:sz w:val="24"/>
              <w:szCs w:val="24"/>
            </w:rPr>
            <m:t>=</m:t>
          </w:ins>
        </m:r>
        <m:sSub>
          <m:sSubPr>
            <m:ctrlPr>
              <w:ins w:id="3605" w:author="Zhang Li" w:date="2022-06-12T15:14:00Z">
                <w:rPr>
                  <w:rFonts w:ascii="Cambria Math" w:eastAsia="宋体" w:hAnsi="Cambria Math" w:cs="Times New Roman"/>
                  <w:kern w:val="0"/>
                  <w:sz w:val="24"/>
                  <w:szCs w:val="24"/>
                </w:rPr>
              </w:ins>
            </m:ctrlPr>
          </m:sSubPr>
          <m:e>
            <m:r>
              <w:ins w:id="3606" w:author="Zhang Li" w:date="2022-06-12T15:14:00Z">
                <w:rPr>
                  <w:rFonts w:ascii="Cambria Math" w:eastAsia="宋体" w:hAnsi="Cambria Math" w:cs="Times New Roman"/>
                  <w:kern w:val="0"/>
                  <w:sz w:val="24"/>
                  <w:szCs w:val="24"/>
                </w:rPr>
                <m:t>p</m:t>
              </w:ins>
            </m:r>
          </m:e>
          <m:sub>
            <m:r>
              <w:ins w:id="3607" w:author="Zhang Li" w:date="2022-06-12T15:14:00Z">
                <w:rPr>
                  <w:rFonts w:ascii="Cambria Math" w:eastAsia="宋体" w:hAnsi="Cambria Math" w:cs="Times New Roman"/>
                  <w:kern w:val="0"/>
                  <w:sz w:val="24"/>
                  <w:szCs w:val="24"/>
                </w:rPr>
                <m:t>A</m:t>
              </w:ins>
            </m:r>
          </m:sub>
        </m:sSub>
        <m:r>
          <w:ins w:id="3608" w:author="Zhang Li" w:date="2022-06-12T15:14:00Z">
            <w:rPr>
              <w:rFonts w:ascii="Cambria Math" w:eastAsia="宋体" w:hAnsi="Cambria Math" w:cs="Times New Roman"/>
              <w:kern w:val="0"/>
              <w:sz w:val="24"/>
              <w:szCs w:val="24"/>
            </w:rPr>
            <m:t xml:space="preserve">, </m:t>
          </w:ins>
        </m:r>
        <m:nary>
          <m:naryPr>
            <m:chr m:val="∑"/>
            <m:ctrlPr>
              <w:ins w:id="3609" w:author="Zhang Li" w:date="2022-06-12T15:14:00Z">
                <w:rPr>
                  <w:rFonts w:ascii="Cambria Math" w:eastAsia="宋体" w:hAnsi="Cambria Math" w:cs="Times New Roman"/>
                  <w:kern w:val="0"/>
                  <w:sz w:val="24"/>
                  <w:szCs w:val="24"/>
                </w:rPr>
              </w:ins>
            </m:ctrlPr>
          </m:naryPr>
          <m:sub>
            <m:r>
              <w:ins w:id="3610" w:author="Zhang Li" w:date="2022-06-12T15:14:00Z">
                <w:rPr>
                  <w:rFonts w:ascii="Cambria Math" w:eastAsia="宋体" w:hAnsi="Cambria Math" w:cs="Times New Roman"/>
                  <w:kern w:val="0"/>
                  <w:sz w:val="24"/>
                  <w:szCs w:val="24"/>
                </w:rPr>
                <m:t>k</m:t>
              </w:ins>
            </m:r>
            <m:r>
              <w:ins w:id="3611" w:author="Zhang Li" w:date="2022-06-12T15:14:00Z">
                <m:rPr>
                  <m:sty m:val="p"/>
                </m:rPr>
                <w:rPr>
                  <w:rFonts w:ascii="Cambria Math" w:eastAsia="宋体" w:hAnsi="Cambria Math" w:cs="Times New Roman"/>
                  <w:kern w:val="0"/>
                  <w:sz w:val="24"/>
                  <w:szCs w:val="24"/>
                </w:rPr>
                <m:t>=1</m:t>
              </w:ins>
            </m:r>
          </m:sub>
          <m:sup>
            <m:r>
              <w:ins w:id="3612" w:author="Zhang Li" w:date="2022-06-12T15:14:00Z">
                <w:rPr>
                  <w:rFonts w:ascii="Cambria Math" w:eastAsia="宋体" w:hAnsi="Cambria Math" w:cs="Times New Roman"/>
                  <w:kern w:val="0"/>
                  <w:sz w:val="24"/>
                  <w:szCs w:val="24"/>
                </w:rPr>
                <m:t>m</m:t>
              </w:ins>
            </m:r>
          </m:sup>
          <m:e>
            <m:sSubSup>
              <m:sSubSupPr>
                <m:ctrlPr>
                  <w:ins w:id="3613" w:author="Zhang Li" w:date="2022-06-12T15:14:00Z">
                    <w:rPr>
                      <w:rFonts w:ascii="Cambria Math" w:eastAsia="宋体" w:hAnsi="Cambria Math" w:cs="Times New Roman"/>
                      <w:kern w:val="0"/>
                      <w:sz w:val="24"/>
                      <w:szCs w:val="24"/>
                    </w:rPr>
                  </w:ins>
                </m:ctrlPr>
              </m:sSubSupPr>
              <m:e>
                <m:r>
                  <w:ins w:id="3614" w:author="Zhang Li" w:date="2022-06-12T15:14:00Z">
                    <m:rPr>
                      <m:sty m:val="p"/>
                    </m:rPr>
                    <w:rPr>
                      <w:rFonts w:ascii="Cambria Math" w:eastAsia="宋体" w:hAnsi="Cambria Math" w:cs="Times New Roman"/>
                      <w:kern w:val="0"/>
                      <w:sz w:val="24"/>
                      <w:szCs w:val="24"/>
                    </w:rPr>
                    <m:t>r</m:t>
                  </w:ins>
                </m:r>
              </m:e>
              <m:sub>
                <m:r>
                  <w:ins w:id="3615" w:author="Zhang Li" w:date="2022-06-12T15:14:00Z">
                    <m:rPr>
                      <m:sty m:val="p"/>
                    </m:rPr>
                    <w:rPr>
                      <w:rFonts w:ascii="Cambria Math" w:eastAsia="宋体" w:hAnsi="Cambria Math" w:cs="Times New Roman"/>
                      <w:kern w:val="0"/>
                      <w:sz w:val="24"/>
                      <w:szCs w:val="24"/>
                    </w:rPr>
                    <m:t>A</m:t>
                  </w:ins>
                </m:r>
              </m:sub>
              <m:sup>
                <m:r>
                  <w:ins w:id="3616" w:author="Zhang Li" w:date="2022-06-12T15:14:00Z">
                    <m:rPr>
                      <m:sty m:val="p"/>
                    </m:rPr>
                    <w:rPr>
                      <w:rFonts w:ascii="Cambria Math" w:eastAsia="宋体" w:hAnsi="Cambria Math" w:cs="Times New Roman"/>
                      <w:kern w:val="0"/>
                      <w:sz w:val="24"/>
                      <w:szCs w:val="24"/>
                    </w:rPr>
                    <m:t>k</m:t>
                  </w:ins>
                </m:r>
              </m:sup>
            </m:sSubSup>
          </m:e>
        </m:nary>
        <m:r>
          <w:ins w:id="3617" w:author="Zhang Li" w:date="2022-06-12T15:14:00Z">
            <m:rPr>
              <m:sty m:val="p"/>
            </m:rPr>
            <w:rPr>
              <w:rFonts w:ascii="Cambria Math" w:eastAsia="宋体" w:hAnsi="Cambria Math" w:cs="Times New Roman"/>
              <w:kern w:val="0"/>
              <w:sz w:val="24"/>
              <w:szCs w:val="24"/>
            </w:rPr>
            <m:t>=</m:t>
          </w:ins>
        </m:r>
        <m:sSub>
          <m:sSubPr>
            <m:ctrlPr>
              <w:ins w:id="3618" w:author="Zhang Li" w:date="2022-06-12T15:14:00Z">
                <w:rPr>
                  <w:rFonts w:ascii="Cambria Math" w:eastAsia="宋体" w:hAnsi="Cambria Math" w:cs="Times New Roman"/>
                  <w:kern w:val="0"/>
                  <w:sz w:val="24"/>
                  <w:szCs w:val="24"/>
                </w:rPr>
              </w:ins>
            </m:ctrlPr>
          </m:sSubPr>
          <m:e>
            <m:r>
              <w:ins w:id="3619" w:author="Zhang Li" w:date="2022-06-12T15:14:00Z">
                <m:rPr>
                  <m:sty m:val="p"/>
                </m:rPr>
                <w:rPr>
                  <w:rFonts w:ascii="Cambria Math" w:eastAsia="宋体" w:hAnsi="Cambria Math" w:cs="Times New Roman"/>
                  <w:kern w:val="0"/>
                  <w:sz w:val="24"/>
                  <w:szCs w:val="24"/>
                </w:rPr>
                <m:t>r</m:t>
              </w:ins>
            </m:r>
          </m:e>
          <m:sub>
            <m:r>
              <w:ins w:id="3620" w:author="Zhang Li" w:date="2022-06-12T15:14:00Z">
                <m:rPr>
                  <m:sty m:val="p"/>
                </m:rPr>
                <w:rPr>
                  <w:rFonts w:ascii="Cambria Math" w:eastAsia="宋体" w:hAnsi="Cambria Math" w:cs="Times New Roman"/>
                  <w:kern w:val="0"/>
                  <w:sz w:val="24"/>
                  <w:szCs w:val="24"/>
                </w:rPr>
                <m:t>A</m:t>
              </w:ins>
            </m:r>
          </m:sub>
        </m:sSub>
        <m:r>
          <w:ins w:id="3621" w:author="Zhang Li" w:date="2022-06-12T15:14:00Z">
            <w:rPr>
              <w:rFonts w:ascii="Cambria Math" w:eastAsia="宋体" w:hAnsi="Cambria Math" w:cs="Times New Roman"/>
              <w:kern w:val="0"/>
              <w:sz w:val="24"/>
              <w:szCs w:val="24"/>
            </w:rPr>
            <m:t>)</m:t>
          </w:ins>
        </m:r>
      </m:oMath>
      <w:ins w:id="3622"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w:ins>
      <m:oMath>
        <m:r>
          <w:ins w:id="3623" w:author="Zhang Li" w:date="2022-06-12T15:14:00Z">
            <w:rPr>
              <w:rFonts w:ascii="Cambria Math" w:eastAsia="宋体" w:hAnsi="Cambria Math" w:cs="Times New Roman"/>
              <w:kern w:val="0"/>
              <w:sz w:val="24"/>
              <w:szCs w:val="24"/>
            </w:rPr>
            <m:t>m</m:t>
          </w:ins>
        </m:r>
      </m:oMath>
      <w:ins w:id="3624"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3625" w:author="Zhang Li" w:date="2022-06-12T15:14:00Z">
                <w:rPr>
                  <w:rFonts w:ascii="Cambria Math" w:eastAsia="宋体" w:hAnsi="Cambria Math" w:cs="Times New Roman"/>
                  <w:i/>
                  <w:kern w:val="0"/>
                  <w:sz w:val="24"/>
                  <w:szCs w:val="24"/>
                </w:rPr>
              </w:ins>
            </m:ctrlPr>
          </m:naryPr>
          <m:sub>
            <m:r>
              <w:ins w:id="3626" w:author="Zhang Li" w:date="2022-06-12T15:14:00Z">
                <w:rPr>
                  <w:rFonts w:ascii="Cambria Math" w:eastAsia="宋体" w:hAnsi="Cambria Math" w:cs="Times New Roman"/>
                  <w:kern w:val="0"/>
                  <w:sz w:val="24"/>
                  <w:szCs w:val="24"/>
                </w:rPr>
                <m:t>k=1</m:t>
              </w:ins>
            </m:r>
          </m:sub>
          <m:sup>
            <m:r>
              <w:ins w:id="3627" w:author="Zhang Li" w:date="2022-06-12T15:14:00Z">
                <w:rPr>
                  <w:rFonts w:ascii="Cambria Math" w:eastAsia="宋体" w:hAnsi="Cambria Math" w:cs="Times New Roman"/>
                  <w:kern w:val="0"/>
                  <w:sz w:val="24"/>
                  <w:szCs w:val="24"/>
                </w:rPr>
                <m:t>m</m:t>
              </w:ins>
            </m:r>
          </m:sup>
          <m:e>
            <m:f>
              <m:fPr>
                <m:ctrlPr>
                  <w:ins w:id="3628" w:author="Zhang Li" w:date="2022-06-12T15:14:00Z">
                    <w:rPr>
                      <w:rFonts w:ascii="Cambria Math" w:eastAsia="宋体" w:hAnsi="Cambria Math" w:cs="Times New Roman"/>
                      <w:i/>
                      <w:kern w:val="0"/>
                      <w:sz w:val="24"/>
                      <w:szCs w:val="24"/>
                    </w:rPr>
                  </w:ins>
                </m:ctrlPr>
              </m:fPr>
              <m:num>
                <m:sSubSup>
                  <m:sSubSupPr>
                    <m:ctrlPr>
                      <w:ins w:id="3629" w:author="Zhang Li" w:date="2022-06-12T15:14:00Z">
                        <w:rPr>
                          <w:rFonts w:ascii="Cambria Math" w:eastAsia="宋体" w:hAnsi="Cambria Math" w:cs="Times New Roman"/>
                          <w:i/>
                          <w:kern w:val="0"/>
                          <w:sz w:val="24"/>
                          <w:szCs w:val="24"/>
                        </w:rPr>
                      </w:ins>
                    </m:ctrlPr>
                  </m:sSubSupPr>
                  <m:e>
                    <m:r>
                      <w:ins w:id="3630" w:author="Zhang Li" w:date="2022-06-12T15:14:00Z">
                        <w:rPr>
                          <w:rFonts w:ascii="Cambria Math" w:eastAsia="宋体" w:hAnsi="Cambria Math" w:cs="Times New Roman"/>
                          <w:kern w:val="0"/>
                          <w:sz w:val="24"/>
                          <w:szCs w:val="24"/>
                        </w:rPr>
                        <m:t>s</m:t>
                      </w:ins>
                    </m:r>
                  </m:e>
                  <m:sub>
                    <m:r>
                      <w:ins w:id="3631" w:author="Zhang Li" w:date="2022-06-12T15:14:00Z">
                        <w:rPr>
                          <w:rFonts w:ascii="Cambria Math" w:eastAsia="宋体" w:hAnsi="Cambria Math" w:cs="Times New Roman"/>
                          <w:kern w:val="0"/>
                          <w:sz w:val="24"/>
                          <w:szCs w:val="24"/>
                        </w:rPr>
                        <m:t>A</m:t>
                      </w:ins>
                    </m:r>
                  </m:sub>
                  <m:sup>
                    <m:r>
                      <w:ins w:id="3632" w:author="Zhang Li" w:date="2022-06-12T15:14:00Z">
                        <w:rPr>
                          <w:rFonts w:ascii="Cambria Math" w:eastAsia="宋体" w:hAnsi="Cambria Math" w:cs="Times New Roman"/>
                          <w:kern w:val="0"/>
                          <w:sz w:val="24"/>
                          <w:szCs w:val="24"/>
                        </w:rPr>
                        <m:t>k</m:t>
                      </w:ins>
                    </m:r>
                  </m:sup>
                </m:sSubSup>
              </m:num>
              <m:den>
                <m:r>
                  <w:ins w:id="3633" w:author="Zhang Li" w:date="2022-06-12T15:14:00Z">
                    <w:rPr>
                      <w:rFonts w:ascii="Cambria Math" w:eastAsia="宋体" w:hAnsi="Cambria Math" w:cs="Times New Roman"/>
                      <w:kern w:val="0"/>
                      <w:sz w:val="24"/>
                      <w:szCs w:val="24"/>
                    </w:rPr>
                    <m:t>S</m:t>
                  </w:ins>
                </m:r>
              </m:den>
            </m:f>
            <m:r>
              <w:ins w:id="3634" w:author="Zhang Li" w:date="2022-06-12T15:14:00Z">
                <w:rPr>
                  <w:rFonts w:ascii="Cambria Math" w:eastAsia="宋体" w:hAnsi="Cambria Math" w:cs="Times New Roman"/>
                  <w:kern w:val="0"/>
                  <w:sz w:val="24"/>
                  <w:szCs w:val="24"/>
                </w:rPr>
                <m:t xml:space="preserve">= </m:t>
              </w:ins>
            </m:r>
            <m:f>
              <m:fPr>
                <m:ctrlPr>
                  <w:ins w:id="3635" w:author="Zhang Li" w:date="2022-06-12T15:14:00Z">
                    <w:rPr>
                      <w:rFonts w:ascii="Cambria Math" w:eastAsia="宋体" w:hAnsi="Cambria Math" w:cs="Times New Roman"/>
                      <w:i/>
                      <w:kern w:val="0"/>
                      <w:sz w:val="24"/>
                      <w:szCs w:val="24"/>
                    </w:rPr>
                  </w:ins>
                </m:ctrlPr>
              </m:fPr>
              <m:num>
                <m:nary>
                  <m:naryPr>
                    <m:chr m:val="∑"/>
                    <m:ctrlPr>
                      <w:ins w:id="3636" w:author="Zhang Li" w:date="2022-06-12T15:14:00Z">
                        <w:rPr>
                          <w:rFonts w:ascii="Cambria Math" w:eastAsia="宋体" w:hAnsi="Cambria Math" w:cs="Times New Roman"/>
                          <w:kern w:val="0"/>
                          <w:sz w:val="24"/>
                          <w:szCs w:val="24"/>
                        </w:rPr>
                      </w:ins>
                    </m:ctrlPr>
                  </m:naryPr>
                  <m:sub>
                    <m:r>
                      <w:ins w:id="3637" w:author="Zhang Li" w:date="2022-06-12T15:14:00Z">
                        <w:rPr>
                          <w:rFonts w:ascii="Cambria Math" w:eastAsia="宋体" w:hAnsi="Cambria Math" w:cs="Times New Roman"/>
                          <w:kern w:val="0"/>
                          <w:sz w:val="24"/>
                          <w:szCs w:val="24"/>
                        </w:rPr>
                        <m:t>k</m:t>
                      </w:ins>
                    </m:r>
                    <m:r>
                      <w:ins w:id="3638" w:author="Zhang Li" w:date="2022-06-12T15:14:00Z">
                        <m:rPr>
                          <m:sty m:val="p"/>
                        </m:rPr>
                        <w:rPr>
                          <w:rFonts w:ascii="Cambria Math" w:eastAsia="宋体" w:hAnsi="Cambria Math" w:cs="Times New Roman"/>
                          <w:kern w:val="0"/>
                          <w:sz w:val="24"/>
                          <w:szCs w:val="24"/>
                        </w:rPr>
                        <m:t>=1</m:t>
                      </w:ins>
                    </m:r>
                  </m:sub>
                  <m:sup>
                    <m:r>
                      <w:ins w:id="3639" w:author="Zhang Li" w:date="2022-06-12T15:14:00Z">
                        <w:rPr>
                          <w:rFonts w:ascii="Cambria Math" w:eastAsia="宋体" w:hAnsi="Cambria Math" w:cs="Times New Roman"/>
                          <w:kern w:val="0"/>
                          <w:sz w:val="24"/>
                          <w:szCs w:val="24"/>
                        </w:rPr>
                        <m:t>m</m:t>
                      </w:ins>
                    </m:r>
                  </m:sup>
                  <m:e>
                    <m:sSubSup>
                      <m:sSubSupPr>
                        <m:ctrlPr>
                          <w:ins w:id="3640" w:author="Zhang Li" w:date="2022-06-12T15:14:00Z">
                            <w:rPr>
                              <w:rFonts w:ascii="Cambria Math" w:eastAsia="宋体" w:hAnsi="Cambria Math" w:cs="Times New Roman"/>
                              <w:kern w:val="0"/>
                              <w:sz w:val="24"/>
                              <w:szCs w:val="24"/>
                            </w:rPr>
                          </w:ins>
                        </m:ctrlPr>
                      </m:sSubSupPr>
                      <m:e>
                        <m:r>
                          <w:ins w:id="3641" w:author="Zhang Li" w:date="2022-06-12T15:14:00Z">
                            <m:rPr>
                              <m:sty m:val="p"/>
                            </m:rPr>
                            <w:rPr>
                              <w:rFonts w:ascii="Cambria Math" w:eastAsia="宋体" w:hAnsi="Cambria Math" w:cs="Times New Roman"/>
                              <w:kern w:val="0"/>
                              <w:sz w:val="24"/>
                              <w:szCs w:val="24"/>
                            </w:rPr>
                            <m:t>S</m:t>
                          </w:ins>
                        </m:r>
                      </m:e>
                      <m:sub>
                        <m:r>
                          <w:ins w:id="3642" w:author="Zhang Li" w:date="2022-06-12T15:14:00Z">
                            <m:rPr>
                              <m:sty m:val="p"/>
                            </m:rPr>
                            <w:rPr>
                              <w:rFonts w:ascii="Cambria Math" w:eastAsia="宋体" w:hAnsi="Cambria Math" w:cs="Times New Roman"/>
                              <w:kern w:val="0"/>
                              <w:sz w:val="24"/>
                              <w:szCs w:val="24"/>
                            </w:rPr>
                            <m:t>A</m:t>
                          </w:ins>
                        </m:r>
                      </m:sub>
                      <m:sup>
                        <m:r>
                          <w:ins w:id="3643" w:author="Zhang Li" w:date="2022-06-12T15:14:00Z">
                            <m:rPr>
                              <m:sty m:val="p"/>
                            </m:rPr>
                            <w:rPr>
                              <w:rFonts w:ascii="Cambria Math" w:eastAsia="宋体" w:hAnsi="Cambria Math" w:cs="Times New Roman"/>
                              <w:kern w:val="0"/>
                              <w:sz w:val="24"/>
                              <w:szCs w:val="24"/>
                            </w:rPr>
                            <m:t>k</m:t>
                          </w:ins>
                        </m:r>
                      </m:sup>
                    </m:sSubSup>
                  </m:e>
                </m:nary>
              </m:num>
              <m:den>
                <m:r>
                  <w:ins w:id="3644" w:author="Zhang Li" w:date="2022-06-12T15:14:00Z">
                    <w:rPr>
                      <w:rFonts w:ascii="Cambria Math" w:eastAsia="宋体" w:hAnsi="Cambria Math" w:cs="Times New Roman"/>
                      <w:kern w:val="0"/>
                      <w:sz w:val="24"/>
                      <w:szCs w:val="24"/>
                    </w:rPr>
                    <m:t>S</m:t>
                  </w:ins>
                </m:r>
              </m:den>
            </m:f>
          </m:e>
        </m:nary>
        <m:r>
          <w:ins w:id="3645" w:author="Zhang Li" w:date="2022-06-12T15:14:00Z">
            <w:rPr>
              <w:rFonts w:ascii="Cambria Math" w:eastAsia="宋体" w:hAnsi="Cambria Math" w:cs="Times New Roman"/>
              <w:kern w:val="0"/>
              <w:sz w:val="24"/>
              <w:szCs w:val="24"/>
            </w:rPr>
            <m:t xml:space="preserve">= </m:t>
          </w:ins>
        </m:r>
        <m:f>
          <m:fPr>
            <m:ctrlPr>
              <w:ins w:id="3646" w:author="Zhang Li" w:date="2022-06-12T15:14:00Z">
                <w:rPr>
                  <w:rFonts w:ascii="Cambria Math" w:eastAsia="宋体" w:hAnsi="Cambria Math" w:cs="Times New Roman"/>
                  <w:i/>
                  <w:kern w:val="0"/>
                  <w:sz w:val="24"/>
                  <w:szCs w:val="24"/>
                </w:rPr>
              </w:ins>
            </m:ctrlPr>
          </m:fPr>
          <m:num>
            <m:nary>
              <m:naryPr>
                <m:chr m:val="∑"/>
                <m:ctrlPr>
                  <w:ins w:id="3647" w:author="Zhang Li" w:date="2022-06-12T15:14:00Z">
                    <w:rPr>
                      <w:rFonts w:ascii="Cambria Math" w:eastAsia="宋体" w:hAnsi="Cambria Math" w:cs="Times New Roman"/>
                      <w:kern w:val="0"/>
                      <w:sz w:val="24"/>
                      <w:szCs w:val="24"/>
                    </w:rPr>
                  </w:ins>
                </m:ctrlPr>
              </m:naryPr>
              <m:sub>
                <m:r>
                  <w:ins w:id="3648" w:author="Zhang Li" w:date="2022-06-12T15:14:00Z">
                    <w:rPr>
                      <w:rFonts w:ascii="Cambria Math" w:eastAsia="宋体" w:hAnsi="Cambria Math" w:cs="Times New Roman"/>
                      <w:kern w:val="0"/>
                      <w:sz w:val="24"/>
                      <w:szCs w:val="24"/>
                    </w:rPr>
                    <m:t>k</m:t>
                  </w:ins>
                </m:r>
                <m:r>
                  <w:ins w:id="3649" w:author="Zhang Li" w:date="2022-06-12T15:14:00Z">
                    <m:rPr>
                      <m:sty m:val="p"/>
                    </m:rPr>
                    <w:rPr>
                      <w:rFonts w:ascii="Cambria Math" w:eastAsia="宋体" w:hAnsi="Cambria Math" w:cs="Times New Roman"/>
                      <w:kern w:val="0"/>
                      <w:sz w:val="24"/>
                      <w:szCs w:val="24"/>
                    </w:rPr>
                    <m:t>=1</m:t>
                  </w:ins>
                </m:r>
              </m:sub>
              <m:sup>
                <m:r>
                  <w:ins w:id="3650" w:author="Zhang Li" w:date="2022-06-12T15:14:00Z">
                    <w:rPr>
                      <w:rFonts w:ascii="Cambria Math" w:eastAsia="宋体" w:hAnsi="Cambria Math" w:cs="Times New Roman"/>
                      <w:kern w:val="0"/>
                      <w:sz w:val="24"/>
                      <w:szCs w:val="24"/>
                    </w:rPr>
                    <m:t>m</m:t>
                  </w:ins>
                </m:r>
              </m:sup>
              <m:e>
                <m:r>
                  <w:ins w:id="3651" w:author="Zhang Li" w:date="2022-06-12T15:14:00Z">
                    <w:rPr>
                      <w:rFonts w:ascii="Cambria Math" w:eastAsia="宋体" w:hAnsi="Cambria Math" w:cs="Times New Roman"/>
                      <w:kern w:val="0"/>
                      <w:sz w:val="24"/>
                      <w:szCs w:val="24"/>
                    </w:rPr>
                    <m:t>a</m:t>
                  </w:ins>
                </m:r>
                <m:sSubSup>
                  <m:sSubSupPr>
                    <m:ctrlPr>
                      <w:ins w:id="3652" w:author="Zhang Li" w:date="2022-06-12T15:14:00Z">
                        <w:rPr>
                          <w:rFonts w:ascii="Cambria Math" w:eastAsia="宋体" w:hAnsi="Cambria Math" w:cs="Times New Roman"/>
                          <w:i/>
                          <w:kern w:val="0"/>
                          <w:sz w:val="24"/>
                          <w:szCs w:val="24"/>
                        </w:rPr>
                      </w:ins>
                    </m:ctrlPr>
                  </m:sSubSupPr>
                  <m:e>
                    <m:r>
                      <w:ins w:id="3653" w:author="Zhang Li" w:date="2022-06-12T15:14:00Z">
                        <w:rPr>
                          <w:rFonts w:ascii="Cambria Math" w:eastAsia="宋体" w:hAnsi="Cambria Math" w:cs="Times New Roman"/>
                          <w:kern w:val="0"/>
                          <w:sz w:val="24"/>
                          <w:szCs w:val="24"/>
                        </w:rPr>
                        <m:t>ρ</m:t>
                      </w:ins>
                    </m:r>
                  </m:e>
                  <m:sub>
                    <m:r>
                      <w:ins w:id="3654" w:author="Zhang Li" w:date="2022-06-12T15:14:00Z">
                        <w:rPr>
                          <w:rFonts w:ascii="Cambria Math" w:eastAsia="宋体" w:hAnsi="Cambria Math" w:cs="Times New Roman"/>
                          <w:kern w:val="0"/>
                          <w:sz w:val="24"/>
                          <w:szCs w:val="24"/>
                        </w:rPr>
                        <m:t>A</m:t>
                      </w:ins>
                    </m:r>
                  </m:sub>
                  <m:sup>
                    <m:r>
                      <w:ins w:id="3655" w:author="Zhang Li" w:date="2022-06-12T15:14:00Z">
                        <w:rPr>
                          <w:rFonts w:ascii="Cambria Math" w:eastAsia="宋体" w:hAnsi="Cambria Math" w:cs="Times New Roman"/>
                          <w:kern w:val="0"/>
                          <w:sz w:val="24"/>
                          <w:szCs w:val="24"/>
                        </w:rPr>
                        <m:t>k</m:t>
                      </w:ins>
                    </m:r>
                  </m:sup>
                </m:sSubSup>
                <m:r>
                  <w:ins w:id="3656" w:author="Zhang Li" w:date="2022-06-12T15:14:00Z">
                    <w:rPr>
                      <w:rFonts w:ascii="Cambria Math" w:eastAsia="宋体" w:hAnsi="Cambria Math" w:cs="Times New Roman"/>
                      <w:kern w:val="0"/>
                      <w:sz w:val="24"/>
                      <w:szCs w:val="24"/>
                    </w:rPr>
                    <m:t>+b</m:t>
                  </w:ins>
                </m:r>
                <m:sSubSup>
                  <m:sSubSupPr>
                    <m:ctrlPr>
                      <w:ins w:id="3657" w:author="Zhang Li" w:date="2022-06-12T15:14:00Z">
                        <w:rPr>
                          <w:rFonts w:ascii="Cambria Math" w:eastAsia="宋体" w:hAnsi="Cambria Math" w:cs="Times New Roman"/>
                          <w:i/>
                          <w:kern w:val="0"/>
                          <w:sz w:val="24"/>
                          <w:szCs w:val="24"/>
                        </w:rPr>
                      </w:ins>
                    </m:ctrlPr>
                  </m:sSubSupPr>
                  <m:e>
                    <m:r>
                      <w:ins w:id="3658" w:author="Zhang Li" w:date="2022-06-12T15:14:00Z">
                        <w:rPr>
                          <w:rFonts w:ascii="Cambria Math" w:eastAsia="宋体" w:hAnsi="Cambria Math" w:cs="Times New Roman"/>
                          <w:kern w:val="0"/>
                          <w:sz w:val="24"/>
                          <w:szCs w:val="24"/>
                        </w:rPr>
                        <m:t>r</m:t>
                      </w:ins>
                    </m:r>
                  </m:e>
                  <m:sub>
                    <m:r>
                      <w:ins w:id="3659" w:author="Zhang Li" w:date="2022-06-12T15:14:00Z">
                        <w:rPr>
                          <w:rFonts w:ascii="Cambria Math" w:eastAsia="宋体" w:hAnsi="Cambria Math" w:cs="Times New Roman"/>
                          <w:kern w:val="0"/>
                          <w:sz w:val="24"/>
                          <w:szCs w:val="24"/>
                        </w:rPr>
                        <m:t>A</m:t>
                      </w:ins>
                    </m:r>
                  </m:sub>
                  <m:sup>
                    <m:r>
                      <w:ins w:id="3660" w:author="Zhang Li" w:date="2022-06-12T15:14:00Z">
                        <w:rPr>
                          <w:rFonts w:ascii="Cambria Math" w:eastAsia="宋体" w:hAnsi="Cambria Math" w:cs="Times New Roman"/>
                          <w:kern w:val="0"/>
                          <w:sz w:val="24"/>
                          <w:szCs w:val="24"/>
                        </w:rPr>
                        <m:t>k</m:t>
                      </w:ins>
                    </m:r>
                  </m:sup>
                </m:sSubSup>
              </m:e>
            </m:nary>
          </m:num>
          <m:den>
            <m:r>
              <w:ins w:id="3661" w:author="Zhang Li" w:date="2022-06-12T15:14:00Z">
                <w:rPr>
                  <w:rFonts w:ascii="Cambria Math" w:eastAsia="宋体" w:hAnsi="Cambria Math" w:cs="Times New Roman"/>
                  <w:kern w:val="0"/>
                  <w:sz w:val="24"/>
                  <w:szCs w:val="24"/>
                </w:rPr>
                <m:t>S</m:t>
              </w:ins>
            </m:r>
          </m:den>
        </m:f>
        <m:r>
          <w:ins w:id="3662" w:author="Zhang Li" w:date="2022-06-12T15:14:00Z">
            <w:rPr>
              <w:rFonts w:ascii="Cambria Math" w:eastAsia="宋体" w:hAnsi="Cambria Math" w:cs="Times New Roman"/>
              <w:kern w:val="0"/>
              <w:sz w:val="24"/>
              <w:szCs w:val="24"/>
            </w:rPr>
            <m:t xml:space="preserve">= </m:t>
          </w:ins>
        </m:r>
        <m:f>
          <m:fPr>
            <m:ctrlPr>
              <w:ins w:id="3663" w:author="Zhang Li" w:date="2022-06-12T15:14:00Z">
                <w:rPr>
                  <w:rFonts w:ascii="Cambria Math" w:eastAsia="宋体" w:hAnsi="Cambria Math" w:cs="Times New Roman"/>
                  <w:i/>
                  <w:kern w:val="0"/>
                  <w:sz w:val="24"/>
                  <w:szCs w:val="24"/>
                </w:rPr>
              </w:ins>
            </m:ctrlPr>
          </m:fPr>
          <m:num>
            <m:r>
              <w:ins w:id="3664" w:author="Zhang Li" w:date="2022-06-12T15:14:00Z">
                <w:rPr>
                  <w:rFonts w:ascii="Cambria Math" w:eastAsia="宋体" w:hAnsi="Cambria Math" w:cs="Times New Roman"/>
                  <w:kern w:val="0"/>
                  <w:sz w:val="24"/>
                  <w:szCs w:val="24"/>
                </w:rPr>
                <m:t>a</m:t>
              </w:ins>
            </m:r>
            <m:nary>
              <m:naryPr>
                <m:chr m:val="∑"/>
                <m:ctrlPr>
                  <w:ins w:id="3665" w:author="Zhang Li" w:date="2022-06-12T15:14:00Z">
                    <w:rPr>
                      <w:rFonts w:ascii="Cambria Math" w:eastAsia="宋体" w:hAnsi="Cambria Math" w:cs="Times New Roman"/>
                      <w:kern w:val="0"/>
                      <w:sz w:val="24"/>
                      <w:szCs w:val="24"/>
                    </w:rPr>
                  </w:ins>
                </m:ctrlPr>
              </m:naryPr>
              <m:sub>
                <m:r>
                  <w:ins w:id="3666" w:author="Zhang Li" w:date="2022-06-12T15:14:00Z">
                    <w:rPr>
                      <w:rFonts w:ascii="Cambria Math" w:eastAsia="宋体" w:hAnsi="Cambria Math" w:cs="Times New Roman"/>
                      <w:kern w:val="0"/>
                      <w:sz w:val="24"/>
                      <w:szCs w:val="24"/>
                    </w:rPr>
                    <m:t>k</m:t>
                  </w:ins>
                </m:r>
                <m:r>
                  <w:ins w:id="3667" w:author="Zhang Li" w:date="2022-06-12T15:14:00Z">
                    <m:rPr>
                      <m:sty m:val="p"/>
                    </m:rPr>
                    <w:rPr>
                      <w:rFonts w:ascii="Cambria Math" w:eastAsia="宋体" w:hAnsi="Cambria Math" w:cs="Times New Roman"/>
                      <w:kern w:val="0"/>
                      <w:sz w:val="24"/>
                      <w:szCs w:val="24"/>
                    </w:rPr>
                    <m:t>=1</m:t>
                  </w:ins>
                </m:r>
              </m:sub>
              <m:sup>
                <m:r>
                  <w:ins w:id="3668" w:author="Zhang Li" w:date="2022-06-12T15:14:00Z">
                    <w:rPr>
                      <w:rFonts w:ascii="Cambria Math" w:eastAsia="宋体" w:hAnsi="Cambria Math" w:cs="Times New Roman"/>
                      <w:kern w:val="0"/>
                      <w:sz w:val="24"/>
                      <w:szCs w:val="24"/>
                    </w:rPr>
                    <m:t>m</m:t>
                  </w:ins>
                </m:r>
              </m:sup>
              <m:e>
                <m:sSubSup>
                  <m:sSubSupPr>
                    <m:ctrlPr>
                      <w:ins w:id="3669" w:author="Zhang Li" w:date="2022-06-12T15:14:00Z">
                        <w:rPr>
                          <w:rFonts w:ascii="Cambria Math" w:eastAsia="宋体" w:hAnsi="Cambria Math" w:cs="Times New Roman"/>
                          <w:i/>
                          <w:kern w:val="0"/>
                          <w:sz w:val="24"/>
                          <w:szCs w:val="24"/>
                        </w:rPr>
                      </w:ins>
                    </m:ctrlPr>
                  </m:sSubSupPr>
                  <m:e>
                    <m:r>
                      <w:ins w:id="3670" w:author="Zhang Li" w:date="2022-06-12T15:14:00Z">
                        <w:rPr>
                          <w:rFonts w:ascii="Cambria Math" w:eastAsia="宋体" w:hAnsi="Cambria Math" w:cs="Times New Roman"/>
                          <w:kern w:val="0"/>
                          <w:sz w:val="24"/>
                          <w:szCs w:val="24"/>
                        </w:rPr>
                        <m:t>ρ</m:t>
                      </w:ins>
                    </m:r>
                  </m:e>
                  <m:sub>
                    <m:r>
                      <w:ins w:id="3671" w:author="Zhang Li" w:date="2022-06-12T15:14:00Z">
                        <w:rPr>
                          <w:rFonts w:ascii="Cambria Math" w:eastAsia="宋体" w:hAnsi="Cambria Math" w:cs="Times New Roman"/>
                          <w:kern w:val="0"/>
                          <w:sz w:val="24"/>
                          <w:szCs w:val="24"/>
                        </w:rPr>
                        <m:t>A</m:t>
                      </w:ins>
                    </m:r>
                  </m:sub>
                  <m:sup>
                    <m:r>
                      <w:ins w:id="3672" w:author="Zhang Li" w:date="2022-06-12T15:14:00Z">
                        <w:rPr>
                          <w:rFonts w:ascii="Cambria Math" w:eastAsia="宋体" w:hAnsi="Cambria Math" w:cs="Times New Roman"/>
                          <w:kern w:val="0"/>
                          <w:sz w:val="24"/>
                          <w:szCs w:val="24"/>
                        </w:rPr>
                        <m:t>k</m:t>
                      </w:ins>
                    </m:r>
                  </m:sup>
                </m:sSubSup>
                <m:r>
                  <w:ins w:id="3673" w:author="Zhang Li" w:date="2022-06-12T15:14:00Z">
                    <w:rPr>
                      <w:rFonts w:ascii="Cambria Math" w:eastAsia="宋体" w:hAnsi="Cambria Math" w:cs="Times New Roman"/>
                      <w:kern w:val="0"/>
                      <w:sz w:val="24"/>
                      <w:szCs w:val="24"/>
                    </w:rPr>
                    <m:t>+b</m:t>
                  </w:ins>
                </m:r>
                <m:nary>
                  <m:naryPr>
                    <m:chr m:val="∑"/>
                    <m:ctrlPr>
                      <w:ins w:id="3674" w:author="Zhang Li" w:date="2022-06-12T15:14:00Z">
                        <w:rPr>
                          <w:rFonts w:ascii="Cambria Math" w:eastAsia="宋体" w:hAnsi="Cambria Math" w:cs="Times New Roman"/>
                          <w:kern w:val="0"/>
                          <w:sz w:val="24"/>
                          <w:szCs w:val="24"/>
                        </w:rPr>
                      </w:ins>
                    </m:ctrlPr>
                  </m:naryPr>
                  <m:sub>
                    <m:r>
                      <w:ins w:id="3675" w:author="Zhang Li" w:date="2022-06-12T15:14:00Z">
                        <w:rPr>
                          <w:rFonts w:ascii="Cambria Math" w:eastAsia="宋体" w:hAnsi="Cambria Math" w:cs="Times New Roman"/>
                          <w:kern w:val="0"/>
                          <w:sz w:val="24"/>
                          <w:szCs w:val="24"/>
                        </w:rPr>
                        <m:t>k</m:t>
                      </w:ins>
                    </m:r>
                    <m:r>
                      <w:ins w:id="3676" w:author="Zhang Li" w:date="2022-06-12T15:14:00Z">
                        <m:rPr>
                          <m:sty m:val="p"/>
                        </m:rPr>
                        <w:rPr>
                          <w:rFonts w:ascii="Cambria Math" w:eastAsia="宋体" w:hAnsi="Cambria Math" w:cs="Times New Roman"/>
                          <w:kern w:val="0"/>
                          <w:sz w:val="24"/>
                          <w:szCs w:val="24"/>
                        </w:rPr>
                        <m:t>=1</m:t>
                      </w:ins>
                    </m:r>
                  </m:sub>
                  <m:sup>
                    <m:r>
                      <w:ins w:id="3677" w:author="Zhang Li" w:date="2022-06-12T15:14:00Z">
                        <w:rPr>
                          <w:rFonts w:ascii="Cambria Math" w:eastAsia="宋体" w:hAnsi="Cambria Math" w:cs="Times New Roman"/>
                          <w:kern w:val="0"/>
                          <w:sz w:val="24"/>
                          <w:szCs w:val="24"/>
                        </w:rPr>
                        <m:t>m</m:t>
                      </w:ins>
                    </m:r>
                  </m:sup>
                  <m:e>
                    <m:sSubSup>
                      <m:sSubSupPr>
                        <m:ctrlPr>
                          <w:ins w:id="3678" w:author="Zhang Li" w:date="2022-06-12T15:14:00Z">
                            <w:rPr>
                              <w:rFonts w:ascii="Cambria Math" w:eastAsia="宋体" w:hAnsi="Cambria Math" w:cs="Times New Roman"/>
                              <w:i/>
                              <w:kern w:val="0"/>
                              <w:sz w:val="24"/>
                              <w:szCs w:val="24"/>
                            </w:rPr>
                          </w:ins>
                        </m:ctrlPr>
                      </m:sSubSupPr>
                      <m:e>
                        <m:r>
                          <w:ins w:id="3679" w:author="Zhang Li" w:date="2022-06-12T15:14:00Z">
                            <w:rPr>
                              <w:rFonts w:ascii="Cambria Math" w:eastAsia="宋体" w:hAnsi="Cambria Math" w:cs="Times New Roman"/>
                              <w:kern w:val="0"/>
                              <w:sz w:val="24"/>
                              <w:szCs w:val="24"/>
                            </w:rPr>
                            <m:t>r</m:t>
                          </w:ins>
                        </m:r>
                      </m:e>
                      <m:sub>
                        <m:r>
                          <w:ins w:id="3680" w:author="Zhang Li" w:date="2022-06-12T15:14:00Z">
                            <w:rPr>
                              <w:rFonts w:ascii="Cambria Math" w:eastAsia="宋体" w:hAnsi="Cambria Math" w:cs="Times New Roman"/>
                              <w:kern w:val="0"/>
                              <w:sz w:val="24"/>
                              <w:szCs w:val="24"/>
                            </w:rPr>
                            <m:t>A</m:t>
                          </w:ins>
                        </m:r>
                      </m:sub>
                      <m:sup>
                        <m:r>
                          <w:ins w:id="3681" w:author="Zhang Li" w:date="2022-06-12T15:14:00Z">
                            <w:rPr>
                              <w:rFonts w:ascii="Cambria Math" w:eastAsia="宋体" w:hAnsi="Cambria Math" w:cs="Times New Roman"/>
                              <w:kern w:val="0"/>
                              <w:sz w:val="24"/>
                              <w:szCs w:val="24"/>
                            </w:rPr>
                            <m:t>k</m:t>
                          </w:ins>
                        </m:r>
                      </m:sup>
                    </m:sSubSup>
                  </m:e>
                </m:nary>
              </m:e>
            </m:nary>
          </m:num>
          <m:den>
            <m:r>
              <w:ins w:id="3682" w:author="Zhang Li" w:date="2022-06-12T15:14:00Z">
                <w:rPr>
                  <w:rFonts w:ascii="Cambria Math" w:eastAsia="宋体" w:hAnsi="Cambria Math" w:cs="Times New Roman"/>
                  <w:kern w:val="0"/>
                  <w:sz w:val="24"/>
                  <w:szCs w:val="24"/>
                </w:rPr>
                <m:t>S</m:t>
              </w:ins>
            </m:r>
          </m:den>
        </m:f>
        <m:r>
          <w:ins w:id="3683" w:author="Zhang Li" w:date="2022-06-12T15:14:00Z">
            <w:rPr>
              <w:rFonts w:ascii="Cambria Math" w:eastAsia="宋体" w:hAnsi="Cambria Math" w:cs="Times New Roman"/>
              <w:kern w:val="0"/>
              <w:sz w:val="24"/>
              <w:szCs w:val="24"/>
            </w:rPr>
            <m:t xml:space="preserve">= </m:t>
          </w:ins>
        </m:r>
        <m:f>
          <m:fPr>
            <m:ctrlPr>
              <w:ins w:id="3684" w:author="Zhang Li" w:date="2022-06-12T15:14:00Z">
                <w:rPr>
                  <w:rFonts w:ascii="Cambria Math" w:eastAsia="宋体" w:hAnsi="Cambria Math" w:cs="Times New Roman"/>
                  <w:i/>
                  <w:kern w:val="0"/>
                  <w:sz w:val="24"/>
                  <w:szCs w:val="24"/>
                </w:rPr>
              </w:ins>
            </m:ctrlPr>
          </m:fPr>
          <m:num>
            <m:r>
              <w:ins w:id="3685" w:author="Zhang Li" w:date="2022-06-12T15:14:00Z">
                <w:rPr>
                  <w:rFonts w:ascii="Cambria Math" w:eastAsia="宋体" w:hAnsi="Cambria Math" w:cs="Times New Roman"/>
                  <w:kern w:val="0"/>
                  <w:sz w:val="24"/>
                  <w:szCs w:val="24"/>
                </w:rPr>
                <m:t>a</m:t>
              </w:ins>
            </m:r>
            <m:sSub>
              <m:sSubPr>
                <m:ctrlPr>
                  <w:ins w:id="3686" w:author="Zhang Li" w:date="2022-06-12T15:14:00Z">
                    <w:rPr>
                      <w:rFonts w:ascii="Cambria Math" w:eastAsia="宋体" w:hAnsi="Cambria Math" w:cs="Times New Roman"/>
                      <w:kern w:val="0"/>
                      <w:sz w:val="24"/>
                      <w:szCs w:val="24"/>
                    </w:rPr>
                  </w:ins>
                </m:ctrlPr>
              </m:sSubPr>
              <m:e>
                <m:r>
                  <w:ins w:id="3687" w:author="Zhang Li" w:date="2022-06-12T15:14:00Z">
                    <m:rPr>
                      <m:sty m:val="p"/>
                    </m:rPr>
                    <w:rPr>
                      <w:rFonts w:ascii="Cambria Math" w:eastAsia="宋体" w:hAnsi="Cambria Math" w:cs="Times New Roman"/>
                      <w:kern w:val="0"/>
                      <w:sz w:val="24"/>
                      <w:szCs w:val="24"/>
                    </w:rPr>
                    <m:t>ρ</m:t>
                  </w:ins>
                </m:r>
              </m:e>
              <m:sub>
                <m:r>
                  <w:ins w:id="3688" w:author="Zhang Li" w:date="2022-06-12T15:14:00Z">
                    <m:rPr>
                      <m:sty m:val="p"/>
                    </m:rPr>
                    <w:rPr>
                      <w:rFonts w:ascii="Cambria Math" w:eastAsia="宋体" w:hAnsi="Cambria Math" w:cs="Times New Roman"/>
                      <w:kern w:val="0"/>
                      <w:sz w:val="24"/>
                      <w:szCs w:val="24"/>
                    </w:rPr>
                    <m:t>A</m:t>
                  </w:ins>
                </m:r>
              </m:sub>
            </m:sSub>
            <m:r>
              <w:ins w:id="3689" w:author="Zhang Li" w:date="2022-06-12T15:14:00Z">
                <w:rPr>
                  <w:rFonts w:ascii="Cambria Math" w:eastAsia="宋体" w:hAnsi="Cambria Math" w:cs="Times New Roman"/>
                  <w:kern w:val="0"/>
                  <w:sz w:val="24"/>
                  <w:szCs w:val="24"/>
                </w:rPr>
                <m:t>+b</m:t>
              </w:ins>
            </m:r>
            <m:sSub>
              <m:sSubPr>
                <m:ctrlPr>
                  <w:ins w:id="3690" w:author="Zhang Li" w:date="2022-06-12T15:14:00Z">
                    <w:rPr>
                      <w:rFonts w:ascii="Cambria Math" w:eastAsia="宋体" w:hAnsi="Cambria Math" w:cs="Times New Roman"/>
                      <w:i/>
                      <w:kern w:val="0"/>
                      <w:sz w:val="24"/>
                      <w:szCs w:val="24"/>
                    </w:rPr>
                  </w:ins>
                </m:ctrlPr>
              </m:sSubPr>
              <m:e>
                <m:r>
                  <w:ins w:id="3691" w:author="Zhang Li" w:date="2022-06-12T15:14:00Z">
                    <w:rPr>
                      <w:rFonts w:ascii="Cambria Math" w:eastAsia="宋体" w:hAnsi="Cambria Math" w:cs="Times New Roman"/>
                      <w:kern w:val="0"/>
                      <w:sz w:val="24"/>
                      <w:szCs w:val="24"/>
                    </w:rPr>
                    <m:t>r</m:t>
                  </w:ins>
                </m:r>
              </m:e>
              <m:sub>
                <m:r>
                  <w:ins w:id="3692" w:author="Zhang Li" w:date="2022-06-12T15:14:00Z">
                    <w:rPr>
                      <w:rFonts w:ascii="Cambria Math" w:eastAsia="宋体" w:hAnsi="Cambria Math" w:cs="Times New Roman"/>
                      <w:kern w:val="0"/>
                      <w:sz w:val="24"/>
                      <w:szCs w:val="24"/>
                    </w:rPr>
                    <m:t>A</m:t>
                  </w:ins>
                </m:r>
              </m:sub>
            </m:sSub>
          </m:num>
          <m:den>
            <m:r>
              <w:ins w:id="3693" w:author="Zhang Li" w:date="2022-06-12T15:14:00Z">
                <w:rPr>
                  <w:rFonts w:ascii="Cambria Math" w:eastAsia="宋体" w:hAnsi="Cambria Math" w:cs="Times New Roman"/>
                  <w:kern w:val="0"/>
                  <w:sz w:val="24"/>
                  <w:szCs w:val="24"/>
                </w:rPr>
                <m:t>S</m:t>
              </w:ins>
            </m:r>
          </m:den>
        </m:f>
        <m:r>
          <w:ins w:id="3694" w:author="Zhang Li" w:date="2022-06-12T15:14:00Z">
            <w:rPr>
              <w:rFonts w:ascii="Cambria Math" w:eastAsia="宋体" w:hAnsi="Cambria Math" w:cs="Times New Roman"/>
              <w:kern w:val="0"/>
              <w:sz w:val="24"/>
              <w:szCs w:val="24"/>
            </w:rPr>
            <m:t xml:space="preserve">= </m:t>
          </w:ins>
        </m:r>
        <m:f>
          <m:fPr>
            <m:ctrlPr>
              <w:ins w:id="3695" w:author="Zhang Li" w:date="2022-06-12T15:14:00Z">
                <w:rPr>
                  <w:rFonts w:ascii="Cambria Math" w:eastAsia="宋体" w:hAnsi="Cambria Math" w:cs="Times New Roman"/>
                  <w:i/>
                  <w:kern w:val="0"/>
                  <w:sz w:val="24"/>
                  <w:szCs w:val="24"/>
                </w:rPr>
              </w:ins>
            </m:ctrlPr>
          </m:fPr>
          <m:num>
            <m:sSub>
              <m:sSubPr>
                <m:ctrlPr>
                  <w:ins w:id="3696" w:author="Zhang Li" w:date="2022-06-12T15:14:00Z">
                    <w:rPr>
                      <w:rFonts w:ascii="Cambria Math" w:eastAsia="宋体" w:hAnsi="Cambria Math" w:cs="Times New Roman"/>
                      <w:i/>
                      <w:kern w:val="0"/>
                      <w:sz w:val="24"/>
                      <w:szCs w:val="24"/>
                    </w:rPr>
                  </w:ins>
                </m:ctrlPr>
              </m:sSubPr>
              <m:e>
                <m:r>
                  <w:ins w:id="3697" w:author="Zhang Li" w:date="2022-06-12T15:14:00Z">
                    <w:rPr>
                      <w:rFonts w:ascii="Cambria Math" w:eastAsia="宋体" w:hAnsi="Cambria Math" w:cs="Times New Roman"/>
                      <w:kern w:val="0"/>
                      <w:sz w:val="24"/>
                      <w:szCs w:val="24"/>
                    </w:rPr>
                    <m:t>S</m:t>
                  </w:ins>
                </m:r>
              </m:e>
              <m:sub>
                <m:r>
                  <w:ins w:id="3698" w:author="Zhang Li" w:date="2022-06-12T15:14:00Z">
                    <w:rPr>
                      <w:rFonts w:ascii="Cambria Math" w:eastAsia="宋体" w:hAnsi="Cambria Math" w:cs="Times New Roman"/>
                      <w:kern w:val="0"/>
                      <w:sz w:val="24"/>
                      <w:szCs w:val="24"/>
                    </w:rPr>
                    <m:t>A</m:t>
                  </w:ins>
                </m:r>
              </m:sub>
            </m:sSub>
          </m:num>
          <m:den>
            <m:r>
              <w:ins w:id="3699" w:author="Zhang Li" w:date="2022-06-12T15:14:00Z">
                <w:rPr>
                  <w:rFonts w:ascii="Cambria Math" w:eastAsia="宋体" w:hAnsi="Cambria Math" w:cs="Times New Roman"/>
                  <w:kern w:val="0"/>
                  <w:sz w:val="24"/>
                  <w:szCs w:val="24"/>
                </w:rPr>
                <m:t>S</m:t>
              </w:ins>
            </m:r>
          </m:den>
        </m:f>
      </m:oMath>
      <w:ins w:id="3700"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3701"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3702" w:author="Zhang Li" w:date="2022-06-12T15:14:00Z">
                <w:rPr>
                  <w:rFonts w:ascii="Cambria Math" w:eastAsia="宋体" w:hAnsi="Cambria Math" w:cs="Times New Roman"/>
                  <w:kern w:val="0"/>
                  <w:sz w:val="24"/>
                  <w:szCs w:val="24"/>
                </w:rPr>
              </w:del>
            </m:ctrlPr>
          </m:sSubPr>
          <m:e>
            <m:r>
              <w:del w:id="3703" w:author="Zhang Li" w:date="2022-06-12T15:14:00Z">
                <w:rPr>
                  <w:rFonts w:ascii="Cambria Math" w:eastAsia="宋体" w:hAnsi="Cambria Math" w:cs="Times New Roman" w:hint="eastAsia"/>
                  <w:kern w:val="0"/>
                  <w:sz w:val="24"/>
                  <w:szCs w:val="24"/>
                </w:rPr>
                <m:t>p</m:t>
              </w:del>
            </m:r>
            <m:ctrlPr>
              <w:del w:id="3704" w:author="Zhang Li" w:date="2022-06-12T15:14:00Z">
                <w:rPr>
                  <w:rFonts w:ascii="Cambria Math" w:eastAsia="宋体" w:hAnsi="Cambria Math" w:cs="Times New Roman" w:hint="eastAsia"/>
                  <w:kern w:val="0"/>
                  <w:sz w:val="24"/>
                  <w:szCs w:val="24"/>
                </w:rPr>
              </w:del>
            </m:ctrlPr>
          </m:e>
          <m:sub>
            <m:r>
              <w:del w:id="3705" w:author="Zhang Li" w:date="2022-06-12T15:14:00Z">
                <w:rPr>
                  <w:rFonts w:ascii="Cambria Math" w:eastAsia="宋体" w:hAnsi="Cambria Math" w:cs="Times New Roman"/>
                  <w:kern w:val="0"/>
                  <w:sz w:val="24"/>
                  <w:szCs w:val="24"/>
                </w:rPr>
                <m:t>A</m:t>
              </w:del>
            </m:r>
          </m:sub>
        </m:sSub>
      </m:oMath>
      <w:del w:id="3706"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3707" w:author="Zhang Li" w:date="2022-06-12T15:14:00Z">
            <w:rPr>
              <w:rFonts w:ascii="Cambria Math" w:eastAsia="宋体" w:hAnsi="Cambria Math" w:cs="Times New Roman"/>
              <w:kern w:val="0"/>
              <w:sz w:val="24"/>
              <w:szCs w:val="24"/>
            </w:rPr>
            <m:t>m</m:t>
          </w:del>
        </m:r>
      </m:oMath>
      <w:del w:id="3708"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3709" w:author="Zhang Li" w:date="2022-06-12T15:14:00Z">
                <w:rPr>
                  <w:rFonts w:ascii="Cambria Math" w:eastAsia="宋体" w:hAnsi="Cambria Math" w:cs="Times New Roman"/>
                  <w:kern w:val="0"/>
                  <w:sz w:val="24"/>
                  <w:szCs w:val="24"/>
                </w:rPr>
              </w:del>
            </m:ctrlPr>
          </m:sSubPr>
          <m:e>
            <m:r>
              <w:del w:id="3710" w:author="Zhang Li" w:date="2022-06-12T15:14:00Z">
                <w:rPr>
                  <w:rFonts w:ascii="Cambria Math" w:eastAsia="宋体" w:hAnsi="Cambria Math" w:cs="Times New Roman"/>
                  <w:kern w:val="0"/>
                  <w:sz w:val="24"/>
                  <w:szCs w:val="24"/>
                </w:rPr>
                <m:t>p</m:t>
              </w:del>
            </m:r>
          </m:e>
          <m:sub>
            <m:r>
              <w:del w:id="3711" w:author="Zhang Li" w:date="2022-06-12T15:14:00Z">
                <m:rPr>
                  <m:sty m:val="p"/>
                </m:rPr>
                <w:rPr>
                  <w:rFonts w:ascii="Cambria Math" w:eastAsia="宋体" w:hAnsi="Cambria Math" w:cs="Times New Roman"/>
                  <w:kern w:val="0"/>
                  <w:sz w:val="24"/>
                  <w:szCs w:val="24"/>
                </w:rPr>
                <m:t>1</m:t>
              </w:del>
            </m:r>
          </m:sub>
        </m:sSub>
        <m:r>
          <w:del w:id="3712" w:author="Zhang Li" w:date="2022-06-12T15:14:00Z">
            <m:rPr>
              <m:sty m:val="p"/>
            </m:rPr>
            <w:rPr>
              <w:rFonts w:ascii="Cambria Math" w:eastAsia="宋体" w:hAnsi="Cambria Math" w:cs="Times New Roman"/>
              <w:kern w:val="0"/>
              <w:sz w:val="24"/>
              <w:szCs w:val="24"/>
            </w:rPr>
            <m:t>,</m:t>
          </w:del>
        </m:r>
        <m:sSub>
          <m:sSubPr>
            <m:ctrlPr>
              <w:del w:id="3713" w:author="Zhang Li" w:date="2022-06-12T15:14:00Z">
                <w:rPr>
                  <w:rFonts w:ascii="Cambria Math" w:eastAsia="宋体" w:hAnsi="Cambria Math" w:cs="Times New Roman"/>
                  <w:kern w:val="0"/>
                  <w:sz w:val="24"/>
                  <w:szCs w:val="24"/>
                </w:rPr>
              </w:del>
            </m:ctrlPr>
          </m:sSubPr>
          <m:e>
            <m:r>
              <w:del w:id="3714" w:author="Zhang Li" w:date="2022-06-12T15:14:00Z">
                <w:rPr>
                  <w:rFonts w:ascii="Cambria Math" w:eastAsia="宋体" w:hAnsi="Cambria Math" w:cs="Times New Roman"/>
                  <w:kern w:val="0"/>
                  <w:sz w:val="24"/>
                  <w:szCs w:val="24"/>
                </w:rPr>
                <m:t>p</m:t>
              </w:del>
            </m:r>
          </m:e>
          <m:sub>
            <m:r>
              <w:del w:id="3715" w:author="Zhang Li" w:date="2022-06-12T15:14:00Z">
                <m:rPr>
                  <m:sty m:val="p"/>
                </m:rPr>
                <w:rPr>
                  <w:rFonts w:ascii="Cambria Math" w:eastAsia="宋体" w:hAnsi="Cambria Math" w:cs="Times New Roman"/>
                  <w:kern w:val="0"/>
                  <w:sz w:val="24"/>
                  <w:szCs w:val="24"/>
                </w:rPr>
                <m:t>2</m:t>
              </w:del>
            </m:r>
          </m:sub>
        </m:sSub>
        <m:r>
          <w:del w:id="3716" w:author="Zhang Li" w:date="2022-06-12T15:14:00Z">
            <m:rPr>
              <m:sty m:val="p"/>
            </m:rPr>
            <w:rPr>
              <w:rFonts w:ascii="Cambria Math" w:eastAsia="宋体" w:hAnsi="Cambria Math" w:cs="Times New Roman"/>
              <w:kern w:val="0"/>
              <w:sz w:val="24"/>
              <w:szCs w:val="24"/>
            </w:rPr>
            <m:t>,⋯,</m:t>
          </w:del>
        </m:r>
        <m:sSub>
          <m:sSubPr>
            <m:ctrlPr>
              <w:del w:id="3717" w:author="Zhang Li" w:date="2022-06-12T15:14:00Z">
                <w:rPr>
                  <w:rFonts w:ascii="Cambria Math" w:eastAsia="宋体" w:hAnsi="Cambria Math" w:cs="Times New Roman"/>
                  <w:kern w:val="0"/>
                  <w:sz w:val="24"/>
                  <w:szCs w:val="24"/>
                </w:rPr>
              </w:del>
            </m:ctrlPr>
          </m:sSubPr>
          <m:e>
            <m:r>
              <w:del w:id="3718" w:author="Zhang Li" w:date="2022-06-12T15:14:00Z">
                <w:rPr>
                  <w:rFonts w:ascii="Cambria Math" w:eastAsia="宋体" w:hAnsi="Cambria Math" w:cs="Times New Roman"/>
                  <w:kern w:val="0"/>
                  <w:sz w:val="24"/>
                  <w:szCs w:val="24"/>
                </w:rPr>
                <m:t>p</m:t>
              </w:del>
            </m:r>
          </m:e>
          <m:sub>
            <m:r>
              <w:del w:id="3719" w:author="Zhang Li" w:date="2022-06-12T15:14:00Z">
                <w:rPr>
                  <w:rFonts w:ascii="Cambria Math" w:eastAsia="宋体" w:hAnsi="Cambria Math" w:cs="Times New Roman"/>
                  <w:kern w:val="0"/>
                  <w:sz w:val="24"/>
                  <w:szCs w:val="24"/>
                </w:rPr>
                <m:t>m</m:t>
              </w:del>
            </m:r>
          </m:sub>
        </m:sSub>
        <m:d>
          <m:dPr>
            <m:ctrlPr>
              <w:del w:id="3720" w:author="Zhang Li" w:date="2022-06-12T15:14:00Z">
                <w:rPr>
                  <w:rFonts w:ascii="Cambria Math" w:eastAsia="宋体" w:hAnsi="Cambria Math" w:cs="Times New Roman"/>
                  <w:kern w:val="0"/>
                  <w:sz w:val="24"/>
                  <w:szCs w:val="24"/>
                </w:rPr>
              </w:del>
            </m:ctrlPr>
          </m:dPr>
          <m:e>
            <m:nary>
              <m:naryPr>
                <m:chr m:val="∑"/>
                <m:ctrlPr>
                  <w:del w:id="3721" w:author="Zhang Li" w:date="2022-06-12T15:14:00Z">
                    <w:rPr>
                      <w:rFonts w:ascii="Cambria Math" w:eastAsia="宋体" w:hAnsi="Cambria Math" w:cs="Times New Roman"/>
                      <w:kern w:val="0"/>
                      <w:sz w:val="24"/>
                      <w:szCs w:val="24"/>
                    </w:rPr>
                  </w:del>
                </m:ctrlPr>
              </m:naryPr>
              <m:sub>
                <m:r>
                  <w:del w:id="3722" w:author="Zhang Li" w:date="2022-06-12T15:14:00Z">
                    <w:rPr>
                      <w:rFonts w:ascii="Cambria Math" w:eastAsia="宋体" w:hAnsi="Cambria Math" w:cs="Times New Roman"/>
                      <w:kern w:val="0"/>
                      <w:sz w:val="24"/>
                      <w:szCs w:val="24"/>
                    </w:rPr>
                    <m:t>k</m:t>
                  </w:del>
                </m:r>
                <m:r>
                  <w:del w:id="3723" w:author="Zhang Li" w:date="2022-06-12T15:14:00Z">
                    <m:rPr>
                      <m:sty m:val="p"/>
                    </m:rPr>
                    <w:rPr>
                      <w:rFonts w:ascii="Cambria Math" w:eastAsia="宋体" w:hAnsi="Cambria Math" w:cs="Times New Roman"/>
                      <w:kern w:val="0"/>
                      <w:sz w:val="24"/>
                      <w:szCs w:val="24"/>
                    </w:rPr>
                    <m:t>=1</m:t>
                  </w:del>
                </m:r>
              </m:sub>
              <m:sup>
                <m:r>
                  <w:del w:id="3724" w:author="Zhang Li" w:date="2022-06-12T15:14:00Z">
                    <w:rPr>
                      <w:rFonts w:ascii="Cambria Math" w:eastAsia="宋体" w:hAnsi="Cambria Math" w:cs="Times New Roman"/>
                      <w:kern w:val="0"/>
                      <w:sz w:val="24"/>
                      <w:szCs w:val="24"/>
                    </w:rPr>
                    <m:t>m</m:t>
                  </w:del>
                </m:r>
              </m:sup>
              <m:e>
                <m:sSub>
                  <m:sSubPr>
                    <m:ctrlPr>
                      <w:del w:id="3725" w:author="Zhang Li" w:date="2022-06-12T15:14:00Z">
                        <w:rPr>
                          <w:rFonts w:ascii="Cambria Math" w:eastAsia="宋体" w:hAnsi="Cambria Math" w:cs="Times New Roman"/>
                          <w:kern w:val="0"/>
                          <w:sz w:val="24"/>
                          <w:szCs w:val="24"/>
                        </w:rPr>
                      </w:del>
                    </m:ctrlPr>
                  </m:sSubPr>
                  <m:e>
                    <m:r>
                      <w:del w:id="3726" w:author="Zhang Li" w:date="2022-06-12T15:14:00Z">
                        <w:rPr>
                          <w:rFonts w:ascii="Cambria Math" w:eastAsia="宋体" w:hAnsi="Cambria Math" w:cs="Times New Roman"/>
                          <w:kern w:val="0"/>
                          <w:sz w:val="24"/>
                          <w:szCs w:val="24"/>
                        </w:rPr>
                        <m:t>p</m:t>
                      </w:del>
                    </m:r>
                  </m:e>
                  <m:sub>
                    <m:r>
                      <w:del w:id="3727" w:author="Zhang Li" w:date="2022-06-12T15:14:00Z">
                        <w:rPr>
                          <w:rFonts w:ascii="Cambria Math" w:eastAsia="宋体" w:hAnsi="Cambria Math" w:cs="Times New Roman"/>
                          <w:kern w:val="0"/>
                          <w:sz w:val="24"/>
                          <w:szCs w:val="24"/>
                        </w:rPr>
                        <m:t>k</m:t>
                      </w:del>
                    </m:r>
                  </m:sub>
                </m:sSub>
              </m:e>
            </m:nary>
            <m:r>
              <w:del w:id="3728" w:author="Zhang Li" w:date="2022-06-12T15:14:00Z">
                <m:rPr>
                  <m:sty m:val="p"/>
                </m:rPr>
                <w:rPr>
                  <w:rFonts w:ascii="Cambria Math" w:eastAsia="宋体" w:hAnsi="Cambria Math" w:cs="Times New Roman"/>
                  <w:kern w:val="0"/>
                  <w:sz w:val="24"/>
                  <w:szCs w:val="24"/>
                </w:rPr>
                <m:t>=</m:t>
              </w:del>
            </m:r>
            <m:sSub>
              <m:sSubPr>
                <m:ctrlPr>
                  <w:del w:id="3729" w:author="Zhang Li" w:date="2022-06-12T15:14:00Z">
                    <w:rPr>
                      <w:rFonts w:ascii="Cambria Math" w:eastAsia="宋体" w:hAnsi="Cambria Math" w:cs="Times New Roman"/>
                      <w:kern w:val="0"/>
                      <w:sz w:val="24"/>
                      <w:szCs w:val="24"/>
                    </w:rPr>
                  </w:del>
                </m:ctrlPr>
              </m:sSubPr>
              <m:e>
                <m:r>
                  <w:del w:id="3730" w:author="Zhang Li" w:date="2022-06-12T15:14:00Z">
                    <w:rPr>
                      <w:rFonts w:ascii="Cambria Math" w:eastAsia="宋体" w:hAnsi="Cambria Math" w:cs="Times New Roman"/>
                      <w:kern w:val="0"/>
                      <w:sz w:val="24"/>
                      <w:szCs w:val="24"/>
                    </w:rPr>
                    <m:t>p</m:t>
                  </w:del>
                </m:r>
              </m:e>
              <m:sub>
                <m:r>
                  <w:del w:id="3731" w:author="Zhang Li" w:date="2022-06-12T15:14:00Z">
                    <w:rPr>
                      <w:rFonts w:ascii="Cambria Math" w:eastAsia="宋体" w:hAnsi="Cambria Math" w:cs="Times New Roman"/>
                      <w:kern w:val="0"/>
                      <w:sz w:val="24"/>
                      <w:szCs w:val="24"/>
                    </w:rPr>
                    <m:t>A</m:t>
                  </w:del>
                </m:r>
              </m:sub>
            </m:sSub>
          </m:e>
        </m:d>
      </m:oMath>
      <w:del w:id="3732"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3733" w:author="Zhang Li" w:date="2022-06-12T15:14:00Z">
                <w:rPr>
                  <w:rFonts w:ascii="Cambria Math" w:eastAsia="宋体" w:hAnsi="Cambria Math" w:cs="Times New Roman"/>
                  <w:kern w:val="0"/>
                  <w:sz w:val="24"/>
                  <w:szCs w:val="24"/>
                </w:rPr>
              </w:del>
            </m:ctrlPr>
          </m:fPr>
          <m:num>
            <m:r>
              <w:del w:id="3734" w:author="Zhang Li" w:date="2022-06-12T15:14:00Z">
                <m:rPr>
                  <m:sty m:val="p"/>
                </m:rPr>
                <w:rPr>
                  <w:rFonts w:ascii="Cambria Math" w:eastAsia="宋体" w:hAnsi="Cambria Math" w:cs="Times New Roman"/>
                  <w:kern w:val="0"/>
                  <w:sz w:val="24"/>
                  <w:szCs w:val="24"/>
                </w:rPr>
                <m:t>1</m:t>
              </w:del>
            </m:r>
          </m:num>
          <m:den>
            <m:r>
              <w:del w:id="3735" w:author="Zhang Li" w:date="2022-06-12T15:14:00Z">
                <w:rPr>
                  <w:rFonts w:ascii="Cambria Math" w:eastAsia="宋体" w:hAnsi="Cambria Math" w:cs="Times New Roman"/>
                  <w:kern w:val="0"/>
                  <w:sz w:val="24"/>
                  <w:szCs w:val="24"/>
                </w:rPr>
                <m:t>m</m:t>
              </w:del>
            </m:r>
          </m:den>
        </m:f>
        <m:nary>
          <m:naryPr>
            <m:chr m:val="∑"/>
            <m:ctrlPr>
              <w:del w:id="3736" w:author="Zhang Li" w:date="2022-06-12T15:14:00Z">
                <w:rPr>
                  <w:rFonts w:ascii="Cambria Math" w:eastAsia="宋体" w:hAnsi="Cambria Math" w:cs="Times New Roman"/>
                  <w:kern w:val="0"/>
                  <w:sz w:val="24"/>
                  <w:szCs w:val="24"/>
                </w:rPr>
              </w:del>
            </m:ctrlPr>
          </m:naryPr>
          <m:sub>
            <m:r>
              <w:del w:id="3737" w:author="Zhang Li" w:date="2022-06-12T15:14:00Z">
                <w:rPr>
                  <w:rFonts w:ascii="Cambria Math" w:eastAsia="宋体" w:hAnsi="Cambria Math" w:cs="Times New Roman"/>
                  <w:kern w:val="0"/>
                  <w:sz w:val="24"/>
                  <w:szCs w:val="24"/>
                </w:rPr>
                <m:t>k</m:t>
              </w:del>
            </m:r>
            <m:r>
              <w:del w:id="3738" w:author="Zhang Li" w:date="2022-06-12T15:14:00Z">
                <m:rPr>
                  <m:sty m:val="p"/>
                </m:rPr>
                <w:rPr>
                  <w:rFonts w:ascii="Cambria Math" w:eastAsia="宋体" w:hAnsi="Cambria Math" w:cs="Times New Roman"/>
                  <w:kern w:val="0"/>
                  <w:sz w:val="24"/>
                  <w:szCs w:val="24"/>
                </w:rPr>
                <m:t>=1</m:t>
              </w:del>
            </m:r>
          </m:sub>
          <m:sup>
            <m:r>
              <w:del w:id="3739" w:author="Zhang Li" w:date="2022-06-12T15:14:00Z">
                <w:rPr>
                  <w:rFonts w:ascii="Cambria Math" w:eastAsia="宋体" w:hAnsi="Cambria Math" w:cs="Times New Roman"/>
                  <w:kern w:val="0"/>
                  <w:sz w:val="24"/>
                  <w:szCs w:val="24"/>
                </w:rPr>
                <m:t>m</m:t>
              </w:del>
            </m:r>
          </m:sup>
          <m:e>
            <m:r>
              <w:del w:id="3740" w:author="Zhang Li" w:date="2022-06-12T15:14:00Z">
                <w:rPr>
                  <w:rFonts w:ascii="Cambria Math" w:eastAsia="宋体" w:hAnsi="Cambria Math" w:cs="Times New Roman"/>
                  <w:kern w:val="0"/>
                  <w:sz w:val="24"/>
                  <w:szCs w:val="24"/>
                </w:rPr>
                <m:t>k</m:t>
              </w:del>
            </m:r>
            <m:r>
              <w:del w:id="3741" w:author="Zhang Li" w:date="2022-06-12T15:14:00Z">
                <m:rPr>
                  <m:sty m:val="p"/>
                </m:rPr>
                <w:rPr>
                  <w:rFonts w:ascii="Cambria Math" w:eastAsia="宋体" w:hAnsi="Cambria Math" w:cs="Times New Roman"/>
                  <w:kern w:val="0"/>
                  <w:sz w:val="24"/>
                  <w:szCs w:val="24"/>
                </w:rPr>
                <m:t>⋅</m:t>
              </w:del>
            </m:r>
            <m:sSub>
              <m:sSubPr>
                <m:ctrlPr>
                  <w:del w:id="3742" w:author="Zhang Li" w:date="2022-06-12T15:14:00Z">
                    <w:rPr>
                      <w:rFonts w:ascii="Cambria Math" w:eastAsia="宋体" w:hAnsi="Cambria Math" w:cs="Times New Roman"/>
                      <w:kern w:val="0"/>
                      <w:sz w:val="24"/>
                      <w:szCs w:val="24"/>
                    </w:rPr>
                  </w:del>
                </m:ctrlPr>
              </m:sSubPr>
              <m:e>
                <m:r>
                  <w:del w:id="3743" w:author="Zhang Li" w:date="2022-06-12T15:14:00Z">
                    <w:rPr>
                      <w:rFonts w:ascii="Cambria Math" w:eastAsia="宋体" w:hAnsi="Cambria Math" w:cs="Times New Roman"/>
                      <w:kern w:val="0"/>
                      <w:sz w:val="24"/>
                      <w:szCs w:val="24"/>
                    </w:rPr>
                    <m:t>p</m:t>
                  </w:del>
                </m:r>
              </m:e>
              <m:sub>
                <m:r>
                  <w:del w:id="3744" w:author="Zhang Li" w:date="2022-06-12T15:14:00Z">
                    <w:rPr>
                      <w:rFonts w:ascii="Cambria Math" w:eastAsia="宋体" w:hAnsi="Cambria Math" w:cs="Times New Roman"/>
                      <w:kern w:val="0"/>
                      <w:sz w:val="24"/>
                      <w:szCs w:val="24"/>
                    </w:rPr>
                    <m:t>k</m:t>
                  </w:del>
                </m:r>
              </m:sub>
            </m:sSub>
            <m:r>
              <w:del w:id="3745" w:author="Zhang Li" w:date="2022-06-12T15:14:00Z">
                <m:rPr>
                  <m:sty m:val="p"/>
                </m:rPr>
                <w:rPr>
                  <w:rFonts w:ascii="Cambria Math" w:eastAsia="宋体" w:hAnsi="Cambria Math" w:cs="Times New Roman"/>
                  <w:kern w:val="0"/>
                  <w:sz w:val="24"/>
                  <w:szCs w:val="24"/>
                </w:rPr>
                <m:t>&lt;</m:t>
              </w:del>
            </m:r>
            <m:sSub>
              <m:sSubPr>
                <m:ctrlPr>
                  <w:del w:id="3746" w:author="Zhang Li" w:date="2022-06-12T15:14:00Z">
                    <w:rPr>
                      <w:rFonts w:ascii="Cambria Math" w:eastAsia="宋体" w:hAnsi="Cambria Math" w:cs="Times New Roman"/>
                      <w:kern w:val="0"/>
                      <w:sz w:val="24"/>
                      <w:szCs w:val="24"/>
                    </w:rPr>
                  </w:del>
                </m:ctrlPr>
              </m:sSubPr>
              <m:e>
                <m:r>
                  <w:del w:id="3747" w:author="Zhang Li" w:date="2022-06-12T15:14:00Z">
                    <w:rPr>
                      <w:rFonts w:ascii="Cambria Math" w:eastAsia="宋体" w:hAnsi="Cambria Math" w:cs="Times New Roman"/>
                      <w:kern w:val="0"/>
                      <w:sz w:val="24"/>
                      <w:szCs w:val="24"/>
                    </w:rPr>
                    <m:t>p</m:t>
                  </w:del>
                </m:r>
              </m:e>
              <m:sub>
                <m:r>
                  <w:del w:id="3748" w:author="Zhang Li" w:date="2022-06-12T15:14:00Z">
                    <w:rPr>
                      <w:rFonts w:ascii="Cambria Math" w:eastAsia="宋体" w:hAnsi="Cambria Math" w:cs="Times New Roman"/>
                      <w:kern w:val="0"/>
                      <w:sz w:val="24"/>
                      <w:szCs w:val="24"/>
                    </w:rPr>
                    <m:t>A</m:t>
                  </w:del>
                </m:r>
              </m:sub>
            </m:sSub>
          </m:e>
        </m:nary>
      </m:oMath>
      <w:del w:id="3749"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 result, </w:t>
      </w:r>
      <w:ins w:id="3750" w:author="Zhang Li" w:date="2022-06-12T15:15:00Z">
        <w:r>
          <w:rPr>
            <w:rFonts w:ascii="Times New Roman" w:eastAsia="宋体" w:hAnsi="Times New Roman" w:cs="Times New Roman"/>
            <w:kern w:val="0"/>
            <w:sz w:val="24"/>
            <w:szCs w:val="24"/>
          </w:rPr>
          <w:t>our protocol can resistant Sybil attacks in block election process.</w:t>
        </w:r>
      </w:ins>
      <w:del w:id="3751"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02A7FE94" w:rsidR="00CA5769" w:rsidRDefault="0091161A" w:rsidP="0091161A">
      <w:pPr>
        <w:spacing w:afterLines="50" w:after="156"/>
        <w:ind w:firstLineChars="200" w:firstLine="480"/>
        <w:rPr>
          <w:rFonts w:ascii="Times New Roman" w:eastAsia="宋体" w:hAnsi="Times New Roman" w:cs="Times New Roman"/>
          <w:kern w:val="0"/>
          <w:sz w:val="24"/>
          <w:szCs w:val="24"/>
        </w:rPr>
      </w:pPr>
      <w:ins w:id="3752" w:author="Zhang Li" w:date="2022-06-12T15:17:00Z">
        <w:r>
          <w:rPr>
            <w:rFonts w:ascii="Times New Roman" w:eastAsia="宋体" w:hAnsi="Times New Roman" w:cs="Times New Roman"/>
            <w:kern w:val="0"/>
            <w:sz w:val="24"/>
            <w:szCs w:val="24"/>
          </w:rPr>
          <w:t>SWIB can normaly</w:t>
        </w:r>
      </w:ins>
      <w:del w:id="3753"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issuing jamming </w:t>
      </w:r>
      <w:r w:rsidR="00CA5769">
        <w:rPr>
          <w:rFonts w:ascii="Times New Roman" w:eastAsia="宋体" w:hAnsi="Times New Roman" w:cs="Times New Roman"/>
          <w:kern w:val="0"/>
          <w:sz w:val="24"/>
          <w:szCs w:val="24"/>
        </w:rPr>
        <w:lastRenderedPageBreak/>
        <w:t>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w:t>
      </w:r>
      <w:ins w:id="3754"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Such design can ensure the liveness of blockchain system under adversary issuing jamming attack</w:t>
      </w:r>
      <w:ins w:id="3755"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77D21DF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52D48D02" w14:textId="686EF8DA" w:rsidR="00D04290" w:rsidDel="00D04290" w:rsidRDefault="00D04290" w:rsidP="00D04290">
      <w:pPr>
        <w:spacing w:afterLines="50" w:after="156"/>
        <w:rPr>
          <w:del w:id="3756" w:author="Zhang Li" w:date="2022-06-12T15:20:00Z"/>
          <w:rFonts w:ascii="Times New Roman" w:eastAsia="宋体" w:hAnsi="Times New Roman" w:cs="Times New Roman"/>
          <w:kern w:val="0"/>
          <w:sz w:val="24"/>
          <w:szCs w:val="24"/>
        </w:rPr>
      </w:pPr>
      <w:del w:id="3757"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3758" w:author="Zhang Li" w:date="2022-06-12T15:20:00Z">
                <w:rPr>
                  <w:rFonts w:ascii="Cambria Math" w:eastAsia="宋体" w:hAnsi="Cambria Math" w:cs="Times New Roman"/>
                  <w:i/>
                  <w:kern w:val="0"/>
                  <w:sz w:val="24"/>
                  <w:szCs w:val="24"/>
                </w:rPr>
              </w:del>
            </m:ctrlPr>
          </m:sSubSupPr>
          <m:e>
            <m:r>
              <w:del w:id="3759" w:author="Zhang Li" w:date="2022-06-12T15:20:00Z">
                <w:rPr>
                  <w:rFonts w:ascii="Cambria Math" w:eastAsia="宋体" w:hAnsi="Cambria Math" w:cs="Times New Roman"/>
                  <w:kern w:val="0"/>
                  <w:sz w:val="24"/>
                  <w:szCs w:val="24"/>
                </w:rPr>
                <m:t>T</m:t>
              </w:del>
            </m:r>
          </m:e>
          <m:sub>
            <m:r>
              <w:del w:id="3760" w:author="Zhang Li" w:date="2022-06-12T15:20:00Z">
                <w:rPr>
                  <w:rFonts w:ascii="Cambria Math" w:eastAsia="宋体" w:hAnsi="Cambria Math" w:cs="Times New Roman"/>
                  <w:kern w:val="0"/>
                  <w:sz w:val="24"/>
                  <w:szCs w:val="24"/>
                </w:rPr>
                <m:t>C</m:t>
              </w:del>
            </m:r>
          </m:sub>
          <m:sup>
            <m:r>
              <w:del w:id="3761" w:author="Zhang Li" w:date="2022-06-12T15:20:00Z">
                <w:rPr>
                  <w:rFonts w:ascii="Cambria Math" w:eastAsia="宋体" w:hAnsi="Cambria Math" w:cs="Times New Roman"/>
                  <w:kern w:val="0"/>
                  <w:sz w:val="24"/>
                  <w:szCs w:val="24"/>
                </w:rPr>
                <m:t>max</m:t>
              </w:del>
            </m:r>
          </m:sup>
        </m:sSubSup>
      </m:oMath>
      <w:del w:id="3762"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3763" w:author="Zhang Li" w:date="2022-06-12T15:20:00Z">
            <w:rPr>
              <w:rFonts w:ascii="Cambria Math" w:eastAsia="宋体" w:hAnsi="Cambria Math" w:cs="Times New Roman"/>
              <w:kern w:val="0"/>
              <w:sz w:val="24"/>
              <w:szCs w:val="24"/>
            </w:rPr>
            <m:t>p</m:t>
          </w:del>
        </m:r>
      </m:oMath>
      <w:del w:id="3764"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3765" w:author="Zhang Li" w:date="2022-06-12T15:20:00Z">
            <w:rPr>
              <w:rFonts w:ascii="Cambria Math" w:eastAsia="宋体" w:hAnsi="Cambria Math" w:cs="Times New Roman"/>
              <w:kern w:val="0"/>
              <w:sz w:val="24"/>
              <w:szCs w:val="24"/>
            </w:rPr>
            <m:t>F= T⋅</m:t>
          </w:del>
        </m:r>
        <m:sSubSup>
          <m:sSubSupPr>
            <m:ctrlPr>
              <w:del w:id="3766" w:author="Zhang Li" w:date="2022-06-12T15:20:00Z">
                <w:rPr>
                  <w:rFonts w:ascii="Cambria Math" w:eastAsia="宋体" w:hAnsi="Cambria Math" w:cs="Times New Roman"/>
                  <w:i/>
                  <w:kern w:val="0"/>
                  <w:sz w:val="24"/>
                  <w:szCs w:val="24"/>
                </w:rPr>
              </w:del>
            </m:ctrlPr>
          </m:sSubSupPr>
          <m:e>
            <m:r>
              <w:del w:id="3767" w:author="Zhang Li" w:date="2022-06-12T15:20:00Z">
                <w:rPr>
                  <w:rFonts w:ascii="Cambria Math" w:eastAsia="宋体" w:hAnsi="Cambria Math" w:cs="Times New Roman"/>
                  <w:kern w:val="0"/>
                  <w:sz w:val="24"/>
                  <w:szCs w:val="24"/>
                </w:rPr>
                <m:t>T</m:t>
              </w:del>
            </m:r>
          </m:e>
          <m:sub>
            <m:r>
              <w:del w:id="3768" w:author="Zhang Li" w:date="2022-06-12T15:20:00Z">
                <w:rPr>
                  <w:rFonts w:ascii="Cambria Math" w:eastAsia="宋体" w:hAnsi="Cambria Math" w:cs="Times New Roman"/>
                  <w:kern w:val="0"/>
                  <w:sz w:val="24"/>
                  <w:szCs w:val="24"/>
                </w:rPr>
                <m:t>C</m:t>
              </w:del>
            </m:r>
          </m:sub>
          <m:sup>
            <m:r>
              <w:del w:id="3769" w:author="Zhang Li" w:date="2022-06-12T15:20:00Z">
                <w:rPr>
                  <w:rFonts w:ascii="Cambria Math" w:eastAsia="宋体" w:hAnsi="Cambria Math" w:cs="Times New Roman"/>
                  <w:kern w:val="0"/>
                  <w:sz w:val="24"/>
                  <w:szCs w:val="24"/>
                </w:rPr>
                <m:t>max</m:t>
              </w:del>
            </m:r>
          </m:sup>
        </m:sSubSup>
        <m:r>
          <w:del w:id="3770" w:author="Zhang Li" w:date="2022-06-12T15:20:00Z">
            <w:rPr>
              <w:rFonts w:ascii="Cambria Math" w:eastAsia="宋体" w:hAnsi="Cambria Math" w:cs="Times New Roman"/>
              <w:kern w:val="0"/>
              <w:sz w:val="24"/>
              <w:szCs w:val="24"/>
            </w:rPr>
            <m:t>⋅</m:t>
          </w:del>
        </m:r>
        <m:d>
          <m:dPr>
            <m:begChr m:val="⌈"/>
            <m:endChr m:val="⌉"/>
            <m:ctrlPr>
              <w:del w:id="3771" w:author="Zhang Li" w:date="2022-06-12T15:20:00Z">
                <w:rPr>
                  <w:rFonts w:ascii="Cambria Math" w:eastAsia="宋体" w:hAnsi="Cambria Math" w:cs="Times New Roman"/>
                  <w:i/>
                  <w:kern w:val="0"/>
                  <w:sz w:val="24"/>
                  <w:szCs w:val="24"/>
                </w:rPr>
              </w:del>
            </m:ctrlPr>
          </m:dPr>
          <m:e>
            <m:f>
              <m:fPr>
                <m:ctrlPr>
                  <w:del w:id="3772" w:author="Zhang Li" w:date="2022-06-12T15:20:00Z">
                    <w:rPr>
                      <w:rFonts w:ascii="Cambria Math" w:eastAsia="宋体" w:hAnsi="Cambria Math" w:cs="Times New Roman"/>
                      <w:i/>
                      <w:kern w:val="0"/>
                      <w:sz w:val="24"/>
                      <w:szCs w:val="24"/>
                    </w:rPr>
                  </w:del>
                </m:ctrlPr>
              </m:fPr>
              <m:num>
                <m:func>
                  <m:funcPr>
                    <m:ctrlPr>
                      <w:del w:id="3773" w:author="Zhang Li" w:date="2022-06-12T15:20:00Z">
                        <w:rPr>
                          <w:rFonts w:ascii="Cambria Math" w:eastAsia="宋体" w:hAnsi="Cambria Math" w:cs="Times New Roman"/>
                          <w:i/>
                          <w:kern w:val="0"/>
                          <w:sz w:val="24"/>
                          <w:szCs w:val="24"/>
                        </w:rPr>
                      </w:del>
                    </m:ctrlPr>
                  </m:funcPr>
                  <m:fName>
                    <m:r>
                      <w:del w:id="3774" w:author="Zhang Li" w:date="2022-06-12T15:20:00Z">
                        <m:rPr>
                          <m:sty m:val="p"/>
                        </m:rPr>
                        <w:rPr>
                          <w:rFonts w:ascii="Cambria Math" w:eastAsia="宋体" w:hAnsi="Cambria Math" w:cs="Times New Roman"/>
                          <w:kern w:val="0"/>
                          <w:sz w:val="24"/>
                          <w:szCs w:val="24"/>
                        </w:rPr>
                        <m:t>log</m:t>
                      </w:del>
                    </m:r>
                  </m:fName>
                  <m:e>
                    <m:d>
                      <m:dPr>
                        <m:ctrlPr>
                          <w:del w:id="3775" w:author="Zhang Li" w:date="2022-06-12T15:20:00Z">
                            <w:rPr>
                              <w:rFonts w:ascii="Cambria Math" w:eastAsia="宋体" w:hAnsi="Cambria Math" w:cs="Times New Roman"/>
                              <w:i/>
                              <w:kern w:val="0"/>
                              <w:sz w:val="24"/>
                              <w:szCs w:val="24"/>
                            </w:rPr>
                          </w:del>
                        </m:ctrlPr>
                      </m:dPr>
                      <m:e>
                        <m:r>
                          <w:del w:id="3776" w:author="Zhang Li" w:date="2022-06-12T15:20:00Z">
                            <w:rPr>
                              <w:rFonts w:ascii="Cambria Math" w:eastAsia="宋体" w:hAnsi="Cambria Math" w:cs="Times New Roman"/>
                              <w:kern w:val="0"/>
                              <w:sz w:val="24"/>
                              <w:szCs w:val="24"/>
                            </w:rPr>
                            <m:t>1-ς</m:t>
                          </w:del>
                        </m:r>
                      </m:e>
                    </m:d>
                  </m:e>
                </m:func>
              </m:num>
              <m:den>
                <m:func>
                  <m:funcPr>
                    <m:ctrlPr>
                      <w:del w:id="3777" w:author="Zhang Li" w:date="2022-06-12T15:20:00Z">
                        <w:rPr>
                          <w:rFonts w:ascii="Cambria Math" w:eastAsia="宋体" w:hAnsi="Cambria Math" w:cs="Times New Roman"/>
                          <w:i/>
                          <w:kern w:val="0"/>
                          <w:sz w:val="24"/>
                          <w:szCs w:val="24"/>
                        </w:rPr>
                      </w:del>
                    </m:ctrlPr>
                  </m:funcPr>
                  <m:fName>
                    <m:r>
                      <w:del w:id="3778" w:author="Zhang Li" w:date="2022-06-12T15:20:00Z">
                        <m:rPr>
                          <m:sty m:val="p"/>
                        </m:rPr>
                        <w:rPr>
                          <w:rFonts w:ascii="Cambria Math" w:eastAsia="宋体" w:hAnsi="Cambria Math" w:cs="Times New Roman"/>
                          <w:kern w:val="0"/>
                          <w:sz w:val="24"/>
                          <w:szCs w:val="24"/>
                        </w:rPr>
                        <m:t>δ⋅log</m:t>
                      </w:del>
                    </m:r>
                  </m:fName>
                  <m:e>
                    <m:d>
                      <m:dPr>
                        <m:ctrlPr>
                          <w:del w:id="3779" w:author="Zhang Li" w:date="2022-06-12T15:20:00Z">
                            <w:rPr>
                              <w:rFonts w:ascii="Cambria Math" w:eastAsia="宋体" w:hAnsi="Cambria Math" w:cs="Times New Roman"/>
                              <w:i/>
                              <w:kern w:val="0"/>
                              <w:sz w:val="24"/>
                              <w:szCs w:val="24"/>
                            </w:rPr>
                          </w:del>
                        </m:ctrlPr>
                      </m:dPr>
                      <m:e>
                        <m:r>
                          <w:del w:id="3780" w:author="Zhang Li" w:date="2022-06-12T15:20:00Z">
                            <w:rPr>
                              <w:rFonts w:ascii="Cambria Math" w:eastAsia="宋体" w:hAnsi="Cambria Math" w:cs="Times New Roman"/>
                              <w:kern w:val="0"/>
                              <w:sz w:val="24"/>
                              <w:szCs w:val="24"/>
                            </w:rPr>
                            <m:t>1-</m:t>
                          </w:del>
                        </m:r>
                        <m:r>
                          <w:del w:id="3781" w:author="Zhang Li" w:date="2022-06-12T15:20:00Z">
                            <w:rPr>
                              <w:rFonts w:ascii="Cambria Math" w:eastAsia="宋体" w:hAnsi="Cambria Math" w:cs="Times New Roman" w:hint="eastAsia"/>
                              <w:kern w:val="0"/>
                              <w:sz w:val="24"/>
                              <w:szCs w:val="24"/>
                            </w:rPr>
                            <m:t>N</m:t>
                          </w:del>
                        </m:r>
                        <m:r>
                          <w:del w:id="3782" w:author="Zhang Li" w:date="2022-06-12T15:20:00Z">
                            <w:rPr>
                              <w:rFonts w:ascii="Cambria Math" w:eastAsia="宋体" w:hAnsi="Cambria Math" w:cs="Times New Roman"/>
                              <w:kern w:val="0"/>
                              <w:sz w:val="24"/>
                              <w:szCs w:val="24"/>
                            </w:rPr>
                            <m:t>⋅p⋅</m:t>
                          </w:del>
                        </m:r>
                        <m:sSup>
                          <m:sSupPr>
                            <m:ctrlPr>
                              <w:del w:id="3783" w:author="Zhang Li" w:date="2022-06-12T15:20:00Z">
                                <w:rPr>
                                  <w:rFonts w:ascii="Cambria Math" w:eastAsia="宋体" w:hAnsi="Cambria Math" w:cs="Times New Roman"/>
                                  <w:i/>
                                  <w:kern w:val="0"/>
                                  <w:sz w:val="24"/>
                                  <w:szCs w:val="24"/>
                                </w:rPr>
                              </w:del>
                            </m:ctrlPr>
                          </m:sSupPr>
                          <m:e>
                            <m:d>
                              <m:dPr>
                                <m:ctrlPr>
                                  <w:del w:id="3784" w:author="Zhang Li" w:date="2022-06-12T15:20:00Z">
                                    <w:rPr>
                                      <w:rFonts w:ascii="Cambria Math" w:eastAsia="宋体" w:hAnsi="Cambria Math" w:cs="Times New Roman"/>
                                      <w:i/>
                                      <w:kern w:val="0"/>
                                      <w:sz w:val="24"/>
                                      <w:szCs w:val="24"/>
                                    </w:rPr>
                                  </w:del>
                                </m:ctrlPr>
                              </m:dPr>
                              <m:e>
                                <m:r>
                                  <w:del w:id="3785" w:author="Zhang Li" w:date="2022-06-12T15:20:00Z">
                                    <w:rPr>
                                      <w:rFonts w:ascii="Cambria Math" w:eastAsia="宋体" w:hAnsi="Cambria Math" w:cs="Times New Roman"/>
                                      <w:kern w:val="0"/>
                                      <w:sz w:val="24"/>
                                      <w:szCs w:val="24"/>
                                    </w:rPr>
                                    <m:t>1-p</m:t>
                                  </w:del>
                                </m:r>
                              </m:e>
                            </m:d>
                          </m:e>
                          <m:sup>
                            <m:r>
                              <w:del w:id="3786" w:author="Zhang Li" w:date="2022-06-12T15:20:00Z">
                                <w:rPr>
                                  <w:rFonts w:ascii="Cambria Math" w:eastAsia="宋体" w:hAnsi="Cambria Math" w:cs="Times New Roman"/>
                                  <w:kern w:val="0"/>
                                  <w:sz w:val="24"/>
                                  <w:szCs w:val="24"/>
                                </w:rPr>
                                <m:t>N-1</m:t>
                              </w:del>
                            </m:r>
                          </m:sup>
                        </m:sSup>
                      </m:e>
                    </m:d>
                  </m:e>
                </m:func>
              </m:den>
            </m:f>
          </m:e>
        </m:d>
      </m:oMath>
      <w:del w:id="3787"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3788" w:author="Zhang Li" w:date="2022-06-12T15:20:00Z">
            <w:rPr>
              <w:rFonts w:ascii="Cambria Math" w:eastAsia="宋体" w:hAnsi="Cambria Math" w:cs="Times New Roman"/>
              <w:kern w:val="0"/>
              <w:sz w:val="24"/>
              <w:szCs w:val="24"/>
            </w:rPr>
            <m:t>δ</m:t>
          </w:del>
        </m:r>
      </m:oMath>
      <w:del w:id="3789" w:author="Zhang Li" w:date="2022-06-12T15:20:00Z">
        <w:r w:rsidDel="00D04290">
          <w:rPr>
            <w:rFonts w:ascii="Times New Roman" w:eastAsia="宋体" w:hAnsi="Times New Roman" w:cs="Times New Roman"/>
            <w:kern w:val="0"/>
            <w:sz w:val="24"/>
            <w:szCs w:val="24"/>
          </w:rPr>
          <w:delText xml:space="preserve"> against any </w:delText>
        </w:r>
      </w:del>
      <m:oMath>
        <m:d>
          <m:dPr>
            <m:ctrlPr>
              <w:del w:id="3790" w:author="Zhang Li" w:date="2022-06-12T15:20:00Z">
                <w:rPr>
                  <w:rFonts w:ascii="Cambria Math" w:eastAsia="宋体" w:hAnsi="Cambria Math" w:cs="Times New Roman"/>
                  <w:kern w:val="0"/>
                  <w:sz w:val="24"/>
                  <w:szCs w:val="24"/>
                </w:rPr>
              </w:del>
            </m:ctrlPr>
          </m:dPr>
          <m:e>
            <m:r>
              <w:del w:id="3791" w:author="Zhang Li" w:date="2022-06-12T15:20:00Z">
                <m:rPr>
                  <m:sty m:val="p"/>
                </m:rPr>
                <w:rPr>
                  <w:rFonts w:ascii="Cambria Math" w:eastAsia="宋体" w:hAnsi="Cambria Math" w:cs="Times New Roman"/>
                  <w:kern w:val="0"/>
                  <w:sz w:val="24"/>
                  <w:szCs w:val="24"/>
                </w:rPr>
                <m:t>1-</m:t>
              </w:del>
            </m:r>
            <m:r>
              <w:del w:id="3792" w:author="Zhang Li" w:date="2022-06-12T15:20:00Z">
                <w:rPr>
                  <w:rFonts w:ascii="Cambria Math" w:eastAsia="宋体" w:hAnsi="Cambria Math" w:cs="Times New Roman"/>
                  <w:kern w:val="0"/>
                  <w:sz w:val="24"/>
                  <w:szCs w:val="24"/>
                </w:rPr>
                <m:t>δ</m:t>
              </w:del>
            </m:r>
            <m:r>
              <w:del w:id="3793" w:author="Zhang Li" w:date="2022-06-12T15:20:00Z">
                <m:rPr>
                  <m:sty m:val="p"/>
                </m:rPr>
                <w:rPr>
                  <w:rFonts w:ascii="Cambria Math" w:eastAsia="宋体" w:hAnsi="Cambria Math" w:cs="Times New Roman"/>
                  <w:kern w:val="0"/>
                  <w:sz w:val="24"/>
                  <w:szCs w:val="24"/>
                </w:rPr>
                <m:t xml:space="preserve">, </m:t>
              </w:del>
            </m:r>
            <m:r>
              <w:del w:id="3794" w:author="Zhang Li" w:date="2022-06-12T15:20:00Z">
                <w:rPr>
                  <w:rFonts w:ascii="Cambria Math" w:eastAsia="宋体" w:hAnsi="Cambria Math" w:cs="Times New Roman"/>
                  <w:kern w:val="0"/>
                  <w:sz w:val="24"/>
                  <w:szCs w:val="24"/>
                </w:rPr>
                <m:t>T</m:t>
              </w:del>
            </m:r>
          </m:e>
        </m:d>
      </m:oMath>
      <w:del w:id="3795"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3796" w:author="Zhang Li" w:date="2022-06-12T15:20:00Z">
            <w:rPr>
              <w:rFonts w:ascii="Cambria Math" w:eastAsia="宋体" w:hAnsi="Cambria Math" w:cs="Times New Roman"/>
              <w:kern w:val="0"/>
              <w:sz w:val="24"/>
              <w:szCs w:val="24"/>
            </w:rPr>
            <m:t>0≤ς&lt;1</m:t>
          </w:del>
        </m:r>
      </m:oMath>
      <w:del w:id="3797"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7777777" w:rsidR="00D04290" w:rsidRDefault="00D04290" w:rsidP="00D04290">
      <w:pPr>
        <w:spacing w:afterLines="50" w:after="156"/>
        <w:rPr>
          <w:ins w:id="3798" w:author="Zhang Li" w:date="2022-06-12T15:21:00Z"/>
          <w:rFonts w:ascii="Times New Roman" w:eastAsia="宋体" w:hAnsi="Times New Roman" w:cs="Times New Roman"/>
          <w:kern w:val="0"/>
          <w:sz w:val="24"/>
          <w:szCs w:val="24"/>
        </w:rPr>
      </w:pPr>
      <w:ins w:id="3799"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3800" w:author="Zhang Li" w:date="2022-06-12T15:21:00Z">
                <w:rPr>
                  <w:rFonts w:ascii="Cambria Math" w:eastAsia="宋体" w:hAnsi="Cambria Math" w:cs="Times New Roman"/>
                  <w:i/>
                  <w:kern w:val="0"/>
                  <w:sz w:val="24"/>
                  <w:szCs w:val="24"/>
                </w:rPr>
              </w:ins>
            </m:ctrlPr>
          </m:sSubSupPr>
          <m:e>
            <m:r>
              <w:ins w:id="3801" w:author="Zhang Li" w:date="2022-06-12T15:21:00Z">
                <w:rPr>
                  <w:rFonts w:ascii="Cambria Math" w:eastAsia="宋体" w:hAnsi="Cambria Math" w:cs="Times New Roman"/>
                  <w:kern w:val="0"/>
                  <w:sz w:val="24"/>
                  <w:szCs w:val="24"/>
                </w:rPr>
                <m:t>T</m:t>
              </w:ins>
            </m:r>
          </m:e>
          <m:sub>
            <m:r>
              <w:ins w:id="3802" w:author="Zhang Li" w:date="2022-06-12T15:21:00Z">
                <w:rPr>
                  <w:rFonts w:ascii="Cambria Math" w:eastAsia="宋体" w:hAnsi="Cambria Math" w:cs="Times New Roman"/>
                  <w:kern w:val="0"/>
                  <w:sz w:val="24"/>
                  <w:szCs w:val="24"/>
                </w:rPr>
                <m:t>C</m:t>
              </w:ins>
            </m:r>
          </m:sub>
          <m:sup>
            <m:r>
              <w:ins w:id="3803" w:author="Zhang Li" w:date="2022-06-12T15:21:00Z">
                <w:rPr>
                  <w:rFonts w:ascii="Cambria Math" w:eastAsia="宋体" w:hAnsi="Cambria Math" w:cs="Times New Roman"/>
                  <w:kern w:val="0"/>
                  <w:sz w:val="24"/>
                  <w:szCs w:val="24"/>
                </w:rPr>
                <m:t>max</m:t>
              </w:ins>
            </m:r>
          </m:sup>
        </m:sSubSup>
        <m:r>
          <w:ins w:id="3804" w:author="Zhang Li" w:date="2022-06-12T15:21:00Z">
            <w:rPr>
              <w:rFonts w:ascii="Cambria Math" w:eastAsia="宋体" w:hAnsi="Cambria Math" w:cs="Times New Roman"/>
              <w:kern w:val="0"/>
              <w:sz w:val="24"/>
              <w:szCs w:val="24"/>
            </w:rPr>
            <m:t xml:space="preserve">= </m:t>
          </w:ins>
        </m:r>
        <m:sSubSup>
          <m:sSubSupPr>
            <m:ctrlPr>
              <w:ins w:id="3805" w:author="Zhang Li" w:date="2022-06-12T15:21:00Z">
                <w:rPr>
                  <w:rFonts w:ascii="Cambria Math" w:eastAsia="宋体" w:hAnsi="Cambria Math" w:cs="Times New Roman"/>
                  <w:i/>
                  <w:kern w:val="0"/>
                  <w:sz w:val="24"/>
                  <w:szCs w:val="24"/>
                </w:rPr>
              </w:ins>
            </m:ctrlPr>
          </m:sSubSupPr>
          <m:e>
            <m:r>
              <w:ins w:id="3806" w:author="Zhang Li" w:date="2022-06-12T15:21:00Z">
                <w:rPr>
                  <w:rFonts w:ascii="Cambria Math" w:eastAsia="宋体" w:hAnsi="Cambria Math" w:cs="Times New Roman"/>
                  <w:kern w:val="0"/>
                  <w:sz w:val="24"/>
                  <w:szCs w:val="24"/>
                </w:rPr>
                <m:t>T</m:t>
              </w:ins>
            </m:r>
          </m:e>
          <m:sub>
            <m:r>
              <w:ins w:id="3807" w:author="Zhang Li" w:date="2022-06-12T15:21:00Z">
                <w:rPr>
                  <w:rFonts w:ascii="Cambria Math" w:eastAsia="宋体" w:hAnsi="Cambria Math" w:cs="Times New Roman"/>
                  <w:kern w:val="0"/>
                  <w:sz w:val="24"/>
                  <w:szCs w:val="24"/>
                </w:rPr>
                <m:t>B</m:t>
              </w:ins>
            </m:r>
          </m:sub>
          <m:sup>
            <m:r>
              <w:ins w:id="3808" w:author="Zhang Li" w:date="2022-06-12T15:21:00Z">
                <w:rPr>
                  <w:rFonts w:ascii="Cambria Math" w:eastAsia="宋体" w:hAnsi="Cambria Math" w:cs="Times New Roman"/>
                  <w:kern w:val="0"/>
                  <w:sz w:val="24"/>
                  <w:szCs w:val="24"/>
                </w:rPr>
                <m:t>max</m:t>
              </w:ins>
            </m:r>
          </m:sup>
        </m:sSubSup>
        <m:r>
          <w:ins w:id="3809" w:author="Zhang Li" w:date="2022-06-12T15:21:00Z">
            <w:rPr>
              <w:rFonts w:ascii="Cambria Math" w:eastAsia="宋体" w:hAnsi="Cambria Math" w:cs="Times New Roman"/>
              <w:kern w:val="0"/>
              <w:sz w:val="24"/>
              <w:szCs w:val="24"/>
            </w:rPr>
            <m:t>+N⋅</m:t>
          </w:ins>
        </m:r>
        <m:sSub>
          <m:sSubPr>
            <m:ctrlPr>
              <w:ins w:id="3810" w:author="Zhang Li" w:date="2022-06-12T15:21:00Z">
                <w:rPr>
                  <w:rFonts w:ascii="Cambria Math" w:eastAsia="宋体" w:hAnsi="Cambria Math" w:cs="Times New Roman"/>
                  <w:i/>
                  <w:kern w:val="0"/>
                  <w:sz w:val="24"/>
                  <w:szCs w:val="24"/>
                </w:rPr>
              </w:ins>
            </m:ctrlPr>
          </m:sSubPr>
          <m:e>
            <m:r>
              <w:ins w:id="3811" w:author="Zhang Li" w:date="2022-06-12T15:21:00Z">
                <w:rPr>
                  <w:rFonts w:ascii="Cambria Math" w:eastAsia="宋体" w:hAnsi="Cambria Math" w:cs="Times New Roman"/>
                  <w:kern w:val="0"/>
                  <w:sz w:val="24"/>
                  <w:szCs w:val="24"/>
                </w:rPr>
                <m:t>T</m:t>
              </w:ins>
            </m:r>
          </m:e>
          <m:sub>
            <m:r>
              <w:ins w:id="3812" w:author="Zhang Li" w:date="2022-06-12T15:21:00Z">
                <w:rPr>
                  <w:rFonts w:ascii="Cambria Math" w:eastAsia="宋体" w:hAnsi="Cambria Math" w:cs="Times New Roman"/>
                  <w:kern w:val="0"/>
                  <w:sz w:val="24"/>
                  <w:szCs w:val="24"/>
                </w:rPr>
                <m:t>sig</m:t>
              </w:ins>
            </m:r>
          </m:sub>
        </m:sSub>
      </m:oMath>
      <w:ins w:id="381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w:ins>
      <m:oMath>
        <m:r>
          <w:ins w:id="3814" w:author="Zhang Li" w:date="2022-06-12T15:21:00Z">
            <w:rPr>
              <w:rFonts w:ascii="Cambria Math" w:eastAsia="宋体" w:hAnsi="Cambria Math" w:cs="Times New Roman"/>
              <w:kern w:val="0"/>
              <w:sz w:val="24"/>
              <w:szCs w:val="24"/>
            </w:rPr>
            <m:t>p</m:t>
          </w:ins>
        </m:r>
      </m:oMath>
      <w:ins w:id="381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w:ins>
      <m:oMath>
        <m:r>
          <w:ins w:id="3816" w:author="Zhang Li" w:date="2022-06-12T15:21:00Z">
            <w:rPr>
              <w:rFonts w:ascii="Cambria Math" w:eastAsia="宋体" w:hAnsi="Cambria Math" w:cs="Times New Roman"/>
              <w:kern w:val="0"/>
              <w:sz w:val="24"/>
              <w:szCs w:val="24"/>
            </w:rPr>
            <m:t>F= T⋅</m:t>
          </w:ins>
        </m:r>
        <m:sSubSup>
          <m:sSubSupPr>
            <m:ctrlPr>
              <w:ins w:id="3817" w:author="Zhang Li" w:date="2022-06-12T15:21:00Z">
                <w:rPr>
                  <w:rFonts w:ascii="Cambria Math" w:eastAsia="宋体" w:hAnsi="Cambria Math" w:cs="Times New Roman"/>
                  <w:i/>
                  <w:kern w:val="0"/>
                  <w:sz w:val="24"/>
                  <w:szCs w:val="24"/>
                </w:rPr>
              </w:ins>
            </m:ctrlPr>
          </m:sSubSupPr>
          <m:e>
            <m:r>
              <w:ins w:id="3818" w:author="Zhang Li" w:date="2022-06-12T15:21:00Z">
                <w:rPr>
                  <w:rFonts w:ascii="Cambria Math" w:eastAsia="宋体" w:hAnsi="Cambria Math" w:cs="Times New Roman"/>
                  <w:kern w:val="0"/>
                  <w:sz w:val="24"/>
                  <w:szCs w:val="24"/>
                </w:rPr>
                <m:t>T</m:t>
              </w:ins>
            </m:r>
          </m:e>
          <m:sub>
            <m:r>
              <w:ins w:id="3819" w:author="Zhang Li" w:date="2022-06-12T15:21:00Z">
                <w:rPr>
                  <w:rFonts w:ascii="Cambria Math" w:eastAsia="宋体" w:hAnsi="Cambria Math" w:cs="Times New Roman"/>
                  <w:kern w:val="0"/>
                  <w:sz w:val="24"/>
                  <w:szCs w:val="24"/>
                </w:rPr>
                <m:t>C</m:t>
              </w:ins>
            </m:r>
          </m:sub>
          <m:sup>
            <m:r>
              <w:ins w:id="3820" w:author="Zhang Li" w:date="2022-06-12T15:21:00Z">
                <w:rPr>
                  <w:rFonts w:ascii="Cambria Math" w:eastAsia="宋体" w:hAnsi="Cambria Math" w:cs="Times New Roman"/>
                  <w:kern w:val="0"/>
                  <w:sz w:val="24"/>
                  <w:szCs w:val="24"/>
                </w:rPr>
                <m:t>max</m:t>
              </w:ins>
            </m:r>
          </m:sup>
        </m:sSubSup>
        <m:r>
          <w:ins w:id="3821" w:author="Zhang Li" w:date="2022-06-12T15:21:00Z">
            <w:rPr>
              <w:rFonts w:ascii="Cambria Math" w:eastAsia="宋体" w:hAnsi="Cambria Math" w:cs="Times New Roman"/>
              <w:kern w:val="0"/>
              <w:sz w:val="24"/>
              <w:szCs w:val="24"/>
            </w:rPr>
            <m:t>⋅</m:t>
          </w:ins>
        </m:r>
        <m:d>
          <m:dPr>
            <m:begChr m:val="⌈"/>
            <m:endChr m:val="⌉"/>
            <m:ctrlPr>
              <w:ins w:id="3822" w:author="Zhang Li" w:date="2022-06-12T15:21:00Z">
                <w:rPr>
                  <w:rFonts w:ascii="Cambria Math" w:eastAsia="宋体" w:hAnsi="Cambria Math" w:cs="Times New Roman"/>
                  <w:i/>
                  <w:kern w:val="0"/>
                  <w:sz w:val="24"/>
                  <w:szCs w:val="24"/>
                </w:rPr>
              </w:ins>
            </m:ctrlPr>
          </m:dPr>
          <m:e>
            <m:f>
              <m:fPr>
                <m:ctrlPr>
                  <w:ins w:id="3823" w:author="Zhang Li" w:date="2022-06-12T15:21:00Z">
                    <w:rPr>
                      <w:rFonts w:ascii="Cambria Math" w:eastAsia="宋体" w:hAnsi="Cambria Math" w:cs="Times New Roman"/>
                      <w:i/>
                      <w:kern w:val="0"/>
                      <w:sz w:val="24"/>
                      <w:szCs w:val="24"/>
                    </w:rPr>
                  </w:ins>
                </m:ctrlPr>
              </m:fPr>
              <m:num>
                <m:func>
                  <m:funcPr>
                    <m:ctrlPr>
                      <w:ins w:id="3824" w:author="Zhang Li" w:date="2022-06-12T15:21:00Z">
                        <w:rPr>
                          <w:rFonts w:ascii="Cambria Math" w:eastAsia="宋体" w:hAnsi="Cambria Math" w:cs="Times New Roman"/>
                          <w:i/>
                          <w:kern w:val="0"/>
                          <w:sz w:val="24"/>
                          <w:szCs w:val="24"/>
                        </w:rPr>
                      </w:ins>
                    </m:ctrlPr>
                  </m:funcPr>
                  <m:fName>
                    <m:r>
                      <w:ins w:id="3825" w:author="Zhang Li" w:date="2022-06-12T15:21:00Z">
                        <m:rPr>
                          <m:sty m:val="p"/>
                        </m:rPr>
                        <w:rPr>
                          <w:rFonts w:ascii="Cambria Math" w:eastAsia="宋体" w:hAnsi="Cambria Math" w:cs="Times New Roman"/>
                          <w:kern w:val="0"/>
                          <w:sz w:val="24"/>
                          <w:szCs w:val="24"/>
                        </w:rPr>
                        <m:t>log</m:t>
                      </w:ins>
                    </m:r>
                  </m:fName>
                  <m:e>
                    <m:d>
                      <m:dPr>
                        <m:ctrlPr>
                          <w:ins w:id="3826" w:author="Zhang Li" w:date="2022-06-12T15:21:00Z">
                            <w:rPr>
                              <w:rFonts w:ascii="Cambria Math" w:eastAsia="宋体" w:hAnsi="Cambria Math" w:cs="Times New Roman"/>
                              <w:i/>
                              <w:kern w:val="0"/>
                              <w:sz w:val="24"/>
                              <w:szCs w:val="24"/>
                            </w:rPr>
                          </w:ins>
                        </m:ctrlPr>
                      </m:dPr>
                      <m:e>
                        <m:r>
                          <w:ins w:id="3827" w:author="Zhang Li" w:date="2022-06-12T15:21:00Z">
                            <w:rPr>
                              <w:rFonts w:ascii="Cambria Math" w:eastAsia="宋体" w:hAnsi="Cambria Math" w:cs="Times New Roman"/>
                              <w:kern w:val="0"/>
                              <w:sz w:val="24"/>
                              <w:szCs w:val="24"/>
                            </w:rPr>
                            <m:t>1-ς</m:t>
                          </w:ins>
                        </m:r>
                      </m:e>
                    </m:d>
                  </m:e>
                </m:func>
              </m:num>
              <m:den>
                <m:func>
                  <m:funcPr>
                    <m:ctrlPr>
                      <w:ins w:id="3828" w:author="Zhang Li" w:date="2022-06-12T15:21:00Z">
                        <w:rPr>
                          <w:rFonts w:ascii="Cambria Math" w:eastAsia="宋体" w:hAnsi="Cambria Math" w:cs="Times New Roman"/>
                          <w:i/>
                          <w:kern w:val="0"/>
                          <w:sz w:val="24"/>
                          <w:szCs w:val="24"/>
                        </w:rPr>
                      </w:ins>
                    </m:ctrlPr>
                  </m:funcPr>
                  <m:fName>
                    <m:r>
                      <w:ins w:id="3829" w:author="Zhang Li" w:date="2022-06-12T15:21:00Z">
                        <m:rPr>
                          <m:sty m:val="p"/>
                        </m:rPr>
                        <w:rPr>
                          <w:rFonts w:ascii="Cambria Math" w:eastAsia="宋体" w:hAnsi="Cambria Math" w:cs="Times New Roman"/>
                          <w:kern w:val="0"/>
                          <w:sz w:val="24"/>
                          <w:szCs w:val="24"/>
                        </w:rPr>
                        <m:t>δ⋅log</m:t>
                      </w:ins>
                    </m:r>
                  </m:fName>
                  <m:e>
                    <m:d>
                      <m:dPr>
                        <m:ctrlPr>
                          <w:ins w:id="3830" w:author="Zhang Li" w:date="2022-06-12T15:21:00Z">
                            <w:rPr>
                              <w:rFonts w:ascii="Cambria Math" w:eastAsia="宋体" w:hAnsi="Cambria Math" w:cs="Times New Roman"/>
                              <w:i/>
                              <w:kern w:val="0"/>
                              <w:sz w:val="24"/>
                              <w:szCs w:val="24"/>
                            </w:rPr>
                          </w:ins>
                        </m:ctrlPr>
                      </m:dPr>
                      <m:e>
                        <m:r>
                          <w:ins w:id="3831" w:author="Zhang Li" w:date="2022-06-12T15:21:00Z">
                            <w:rPr>
                              <w:rFonts w:ascii="Cambria Math" w:eastAsia="宋体" w:hAnsi="Cambria Math" w:cs="Times New Roman"/>
                              <w:kern w:val="0"/>
                              <w:sz w:val="24"/>
                              <w:szCs w:val="24"/>
                            </w:rPr>
                            <m:t>1-</m:t>
                          </w:ins>
                        </m:r>
                        <m:r>
                          <w:ins w:id="3832" w:author="Zhang Li" w:date="2022-06-12T15:21:00Z">
                            <w:rPr>
                              <w:rFonts w:ascii="Cambria Math" w:eastAsia="宋体" w:hAnsi="Cambria Math" w:cs="Times New Roman" w:hint="eastAsia"/>
                              <w:kern w:val="0"/>
                              <w:sz w:val="24"/>
                              <w:szCs w:val="24"/>
                            </w:rPr>
                            <m:t>N</m:t>
                          </w:ins>
                        </m:r>
                        <m:r>
                          <w:ins w:id="3833" w:author="Zhang Li" w:date="2022-06-12T15:21:00Z">
                            <w:rPr>
                              <w:rFonts w:ascii="Cambria Math" w:eastAsia="宋体" w:hAnsi="Cambria Math" w:cs="Times New Roman"/>
                              <w:kern w:val="0"/>
                              <w:sz w:val="24"/>
                              <w:szCs w:val="24"/>
                            </w:rPr>
                            <m:t>⋅p⋅</m:t>
                          </w:ins>
                        </m:r>
                        <m:sSup>
                          <m:sSupPr>
                            <m:ctrlPr>
                              <w:ins w:id="3834" w:author="Zhang Li" w:date="2022-06-12T15:21:00Z">
                                <w:rPr>
                                  <w:rFonts w:ascii="Cambria Math" w:eastAsia="宋体" w:hAnsi="Cambria Math" w:cs="Times New Roman"/>
                                  <w:i/>
                                  <w:kern w:val="0"/>
                                  <w:sz w:val="24"/>
                                  <w:szCs w:val="24"/>
                                </w:rPr>
                              </w:ins>
                            </m:ctrlPr>
                          </m:sSupPr>
                          <m:e>
                            <m:d>
                              <m:dPr>
                                <m:ctrlPr>
                                  <w:ins w:id="3835" w:author="Zhang Li" w:date="2022-06-12T15:21:00Z">
                                    <w:rPr>
                                      <w:rFonts w:ascii="Cambria Math" w:eastAsia="宋体" w:hAnsi="Cambria Math" w:cs="Times New Roman"/>
                                      <w:i/>
                                      <w:kern w:val="0"/>
                                      <w:sz w:val="24"/>
                                      <w:szCs w:val="24"/>
                                    </w:rPr>
                                  </w:ins>
                                </m:ctrlPr>
                              </m:dPr>
                              <m:e>
                                <m:r>
                                  <w:ins w:id="3836" w:author="Zhang Li" w:date="2022-06-12T15:21:00Z">
                                    <w:rPr>
                                      <w:rFonts w:ascii="Cambria Math" w:eastAsia="宋体" w:hAnsi="Cambria Math" w:cs="Times New Roman"/>
                                      <w:kern w:val="0"/>
                                      <w:sz w:val="24"/>
                                      <w:szCs w:val="24"/>
                                    </w:rPr>
                                    <m:t>1-p</m:t>
                                  </w:ins>
                                </m:r>
                              </m:e>
                            </m:d>
                          </m:e>
                          <m:sup>
                            <m:r>
                              <w:ins w:id="3837" w:author="Zhang Li" w:date="2022-06-12T15:21:00Z">
                                <w:rPr>
                                  <w:rFonts w:ascii="Cambria Math" w:eastAsia="宋体" w:hAnsi="Cambria Math" w:cs="Times New Roman"/>
                                  <w:kern w:val="0"/>
                                  <w:sz w:val="24"/>
                                  <w:szCs w:val="24"/>
                                </w:rPr>
                                <m:t>N-1</m:t>
                              </w:ins>
                            </m:r>
                          </m:sup>
                        </m:sSup>
                      </m:e>
                    </m:d>
                  </m:e>
                </m:func>
              </m:den>
            </m:f>
          </m:e>
        </m:d>
      </m:oMath>
      <w:ins w:id="383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w:ins>
      <m:oMath>
        <m:d>
          <m:dPr>
            <m:ctrlPr>
              <w:ins w:id="3839" w:author="Zhang Li" w:date="2022-06-12T15:21:00Z">
                <w:rPr>
                  <w:rFonts w:ascii="Cambria Math" w:eastAsia="宋体" w:hAnsi="Cambria Math" w:cs="Times New Roman"/>
                  <w:kern w:val="0"/>
                  <w:sz w:val="24"/>
                  <w:szCs w:val="24"/>
                </w:rPr>
              </w:ins>
            </m:ctrlPr>
          </m:dPr>
          <m:e>
            <m:r>
              <w:ins w:id="3840" w:author="Zhang Li" w:date="2022-06-12T15:21:00Z">
                <m:rPr>
                  <m:sty m:val="p"/>
                </m:rPr>
                <w:rPr>
                  <w:rFonts w:ascii="Cambria Math" w:eastAsia="宋体" w:hAnsi="Cambria Math" w:cs="Times New Roman"/>
                  <w:kern w:val="0"/>
                  <w:sz w:val="24"/>
                  <w:szCs w:val="24"/>
                </w:rPr>
                <m:t>1-</m:t>
              </w:ins>
            </m:r>
            <m:r>
              <w:ins w:id="3841" w:author="Zhang Li" w:date="2022-06-12T15:21:00Z">
                <w:rPr>
                  <w:rFonts w:ascii="Cambria Math" w:eastAsia="宋体" w:hAnsi="Cambria Math" w:cs="Times New Roman"/>
                  <w:kern w:val="0"/>
                  <w:sz w:val="24"/>
                  <w:szCs w:val="24"/>
                </w:rPr>
                <m:t>δ</m:t>
              </w:ins>
            </m:r>
            <m:r>
              <w:ins w:id="3842" w:author="Zhang Li" w:date="2022-06-12T15:21:00Z">
                <m:rPr>
                  <m:sty m:val="p"/>
                </m:rPr>
                <w:rPr>
                  <w:rFonts w:ascii="Cambria Math" w:eastAsia="宋体" w:hAnsi="Cambria Math" w:cs="Times New Roman"/>
                  <w:kern w:val="0"/>
                  <w:sz w:val="24"/>
                  <w:szCs w:val="24"/>
                </w:rPr>
                <m:t xml:space="preserve">, </m:t>
              </w:ins>
            </m:r>
            <m:r>
              <w:ins w:id="3843" w:author="Zhang Li" w:date="2022-06-12T15:21:00Z">
                <w:rPr>
                  <w:rFonts w:ascii="Cambria Math" w:eastAsia="宋体" w:hAnsi="Cambria Math" w:cs="Times New Roman"/>
                  <w:kern w:val="0"/>
                  <w:sz w:val="24"/>
                  <w:szCs w:val="24"/>
                </w:rPr>
                <m:t>T</m:t>
              </w:ins>
            </m:r>
          </m:e>
        </m:d>
      </m:oMath>
      <w:ins w:id="3844"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w:ins>
      <m:oMath>
        <m:r>
          <w:ins w:id="3845" w:author="Zhang Li" w:date="2022-06-12T15:21:00Z">
            <w:rPr>
              <w:rFonts w:ascii="Cambria Math" w:eastAsia="宋体" w:hAnsi="Cambria Math" w:cs="Times New Roman"/>
              <w:kern w:val="0"/>
              <w:sz w:val="24"/>
              <w:szCs w:val="24"/>
            </w:rPr>
            <m:t>0≤ς&lt;1</m:t>
          </w:ins>
        </m:r>
      </m:oMath>
      <w:ins w:id="384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384B5000" w:rsidR="00D04290" w:rsidRPr="00D04290" w:rsidRDefault="00D04290" w:rsidP="00D04290">
      <w:pPr>
        <w:spacing w:afterLines="50" w:after="156"/>
        <w:rPr>
          <w:ins w:id="3847" w:author="Zhang Li" w:date="2022-06-12T15:21:00Z"/>
          <w:rFonts w:ascii="Times New Roman" w:eastAsia="宋体" w:hAnsi="Times New Roman" w:cs="Times New Roman"/>
          <w:kern w:val="0"/>
          <w:sz w:val="24"/>
          <w:szCs w:val="24"/>
        </w:rPr>
      </w:pPr>
      <w:ins w:id="3848"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w:ins>
      <m:oMath>
        <m:sSub>
          <m:sSubPr>
            <m:ctrlPr>
              <w:ins w:id="3849" w:author="Zhang Li" w:date="2022-06-12T15:21:00Z">
                <w:rPr>
                  <w:rFonts w:ascii="Cambria Math" w:eastAsia="宋体" w:hAnsi="Cambria Math" w:cs="Times New Roman"/>
                  <w:i/>
                  <w:kern w:val="0"/>
                  <w:sz w:val="24"/>
                  <w:szCs w:val="24"/>
                </w:rPr>
              </w:ins>
            </m:ctrlPr>
          </m:sSubPr>
          <m:e>
            <m:r>
              <w:ins w:id="3850" w:author="Zhang Li" w:date="2022-06-12T15:21:00Z">
                <w:rPr>
                  <w:rFonts w:ascii="Cambria Math" w:eastAsia="宋体" w:hAnsi="Cambria Math" w:cs="Times New Roman"/>
                  <w:kern w:val="0"/>
                  <w:sz w:val="24"/>
                  <w:szCs w:val="24"/>
                </w:rPr>
                <m:t>p</m:t>
              </w:ins>
            </m:r>
          </m:e>
          <m:sub>
            <m:r>
              <w:ins w:id="3851" w:author="Zhang Li" w:date="2022-06-12T15:21:00Z">
                <w:rPr>
                  <w:rFonts w:ascii="Cambria Math" w:eastAsia="宋体" w:hAnsi="Cambria Math" w:cs="Times New Roman"/>
                  <w:kern w:val="0"/>
                  <w:sz w:val="24"/>
                  <w:szCs w:val="24"/>
                </w:rPr>
                <m:t>s</m:t>
              </w:ins>
            </m:r>
          </m:sub>
        </m:sSub>
        <m:r>
          <w:ins w:id="3852" w:author="Zhang Li" w:date="2022-06-12T15:21:00Z">
            <w:rPr>
              <w:rFonts w:ascii="Cambria Math" w:eastAsia="宋体" w:hAnsi="Cambria Math" w:cs="Times New Roman"/>
              <w:kern w:val="0"/>
              <w:sz w:val="24"/>
              <w:szCs w:val="24"/>
            </w:rPr>
            <m:t xml:space="preserve">= </m:t>
          </w:ins>
        </m:r>
        <m:d>
          <m:dPr>
            <m:ctrlPr>
              <w:ins w:id="3853" w:author="Zhang Li" w:date="2022-06-12T15:21:00Z">
                <w:rPr>
                  <w:rFonts w:ascii="Cambria Math" w:eastAsia="宋体" w:hAnsi="Cambria Math" w:cs="Times New Roman"/>
                  <w:i/>
                  <w:kern w:val="0"/>
                  <w:sz w:val="24"/>
                  <w:szCs w:val="24"/>
                </w:rPr>
              </w:ins>
            </m:ctrlPr>
          </m:dPr>
          <m:e>
            <m:f>
              <m:fPr>
                <m:type m:val="noBar"/>
                <m:ctrlPr>
                  <w:ins w:id="3854" w:author="Zhang Li" w:date="2022-06-12T15:21:00Z">
                    <w:rPr>
                      <w:rFonts w:ascii="Cambria Math" w:eastAsia="宋体" w:hAnsi="Cambria Math" w:cs="Times New Roman"/>
                      <w:i/>
                      <w:kern w:val="0"/>
                      <w:sz w:val="24"/>
                      <w:szCs w:val="24"/>
                    </w:rPr>
                  </w:ins>
                </m:ctrlPr>
              </m:fPr>
              <m:num>
                <m:r>
                  <w:ins w:id="3855" w:author="Zhang Li" w:date="2022-06-12T15:21:00Z">
                    <w:rPr>
                      <w:rFonts w:ascii="Cambria Math" w:eastAsia="宋体" w:hAnsi="Cambria Math" w:cs="Times New Roman"/>
                      <w:kern w:val="0"/>
                      <w:sz w:val="24"/>
                      <w:szCs w:val="24"/>
                    </w:rPr>
                    <m:t>N</m:t>
                  </w:ins>
                </m:r>
              </m:num>
              <m:den>
                <m:r>
                  <w:ins w:id="3856" w:author="Zhang Li" w:date="2022-06-12T15:21:00Z">
                    <w:rPr>
                      <w:rFonts w:ascii="Cambria Math" w:eastAsia="宋体" w:hAnsi="Cambria Math" w:cs="Times New Roman"/>
                      <w:kern w:val="0"/>
                      <w:sz w:val="24"/>
                      <w:szCs w:val="24"/>
                    </w:rPr>
                    <m:t>1</m:t>
                  </w:ins>
                </m:r>
              </m:den>
            </m:f>
          </m:e>
        </m:d>
        <m:r>
          <w:ins w:id="3857" w:author="Zhang Li" w:date="2022-06-12T15:21:00Z">
            <w:rPr>
              <w:rFonts w:ascii="Cambria Math" w:eastAsia="宋体" w:hAnsi="Cambria Math" w:cs="Times New Roman"/>
              <w:kern w:val="0"/>
              <w:sz w:val="24"/>
              <w:szCs w:val="24"/>
            </w:rPr>
            <m:t>p⋅</m:t>
          </w:ins>
        </m:r>
        <m:sSup>
          <m:sSupPr>
            <m:ctrlPr>
              <w:ins w:id="3858" w:author="Zhang Li" w:date="2022-06-12T15:21:00Z">
                <w:rPr>
                  <w:rFonts w:ascii="Cambria Math" w:eastAsia="宋体" w:hAnsi="Cambria Math" w:cs="Times New Roman"/>
                  <w:i/>
                  <w:kern w:val="0"/>
                  <w:sz w:val="24"/>
                  <w:szCs w:val="24"/>
                </w:rPr>
              </w:ins>
            </m:ctrlPr>
          </m:sSupPr>
          <m:e>
            <m:d>
              <m:dPr>
                <m:ctrlPr>
                  <w:ins w:id="3859" w:author="Zhang Li" w:date="2022-06-12T15:21:00Z">
                    <w:rPr>
                      <w:rFonts w:ascii="Cambria Math" w:eastAsia="宋体" w:hAnsi="Cambria Math" w:cs="Times New Roman"/>
                      <w:i/>
                      <w:kern w:val="0"/>
                      <w:sz w:val="24"/>
                      <w:szCs w:val="24"/>
                    </w:rPr>
                  </w:ins>
                </m:ctrlPr>
              </m:dPr>
              <m:e>
                <m:r>
                  <w:ins w:id="3860" w:author="Zhang Li" w:date="2022-06-12T15:21:00Z">
                    <w:rPr>
                      <w:rFonts w:ascii="Cambria Math" w:eastAsia="宋体" w:hAnsi="Cambria Math" w:cs="Times New Roman"/>
                      <w:kern w:val="0"/>
                      <w:sz w:val="24"/>
                      <w:szCs w:val="24"/>
                    </w:rPr>
                    <m:t>1-p</m:t>
                  </w:ins>
                </m:r>
              </m:e>
            </m:d>
          </m:e>
          <m:sup>
            <m:r>
              <w:ins w:id="3861" w:author="Zhang Li" w:date="2022-06-12T15:21:00Z">
                <w:rPr>
                  <w:rFonts w:ascii="Cambria Math" w:eastAsia="宋体" w:hAnsi="Cambria Math" w:cs="Times New Roman"/>
                  <w:kern w:val="0"/>
                  <w:sz w:val="24"/>
                  <w:szCs w:val="24"/>
                </w:rPr>
                <m:t>N-1</m:t>
              </w:ins>
            </m:r>
          </m:sup>
        </m:sSup>
      </m:oMath>
      <w:ins w:id="386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w:ins>
      <m:oMath>
        <m:r>
          <w:ins w:id="3863" w:author="Zhang Li" w:date="2022-06-12T15:21:00Z">
            <w:rPr>
              <w:rFonts w:ascii="Cambria Math" w:eastAsia="宋体" w:hAnsi="Cambria Math" w:cs="Times New Roman"/>
              <w:kern w:val="0"/>
              <w:sz w:val="24"/>
              <w:szCs w:val="24"/>
            </w:rPr>
            <m:t>0≤ς&lt;1</m:t>
          </w:ins>
        </m:r>
      </m:oMath>
      <w:ins w:id="386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3865" w:author="Zhang Li" w:date="2022-06-12T15:21:00Z">
            <w:rPr>
              <w:rFonts w:ascii="Cambria Math" w:eastAsia="宋体" w:hAnsi="Cambria Math" w:cs="Times New Roman"/>
              <w:kern w:val="0"/>
              <w:sz w:val="24"/>
              <w:szCs w:val="24"/>
            </w:rPr>
            <m:t>x=⌈</m:t>
          </w:ins>
        </m:r>
        <m:f>
          <m:fPr>
            <m:ctrlPr>
              <w:ins w:id="3866" w:author="Zhang Li" w:date="2022-06-12T15:21:00Z">
                <w:rPr>
                  <w:rFonts w:ascii="Cambria Math" w:eastAsia="宋体" w:hAnsi="Cambria Math" w:cs="Times New Roman"/>
                  <w:i/>
                  <w:kern w:val="0"/>
                  <w:sz w:val="24"/>
                  <w:szCs w:val="24"/>
                </w:rPr>
              </w:ins>
            </m:ctrlPr>
          </m:fPr>
          <m:num>
            <m:func>
              <m:funcPr>
                <m:ctrlPr>
                  <w:ins w:id="3867" w:author="Zhang Li" w:date="2022-06-12T15:21:00Z">
                    <w:rPr>
                      <w:rFonts w:ascii="Cambria Math" w:eastAsia="宋体" w:hAnsi="Cambria Math" w:cs="Times New Roman"/>
                      <w:i/>
                      <w:kern w:val="0"/>
                      <w:sz w:val="24"/>
                      <w:szCs w:val="24"/>
                    </w:rPr>
                  </w:ins>
                </m:ctrlPr>
              </m:funcPr>
              <m:fName>
                <m:r>
                  <w:ins w:id="3868" w:author="Zhang Li" w:date="2022-06-12T15:21:00Z">
                    <m:rPr>
                      <m:sty m:val="p"/>
                    </m:rPr>
                    <w:rPr>
                      <w:rFonts w:ascii="Cambria Math" w:eastAsia="宋体" w:hAnsi="Cambria Math" w:cs="Times New Roman"/>
                      <w:kern w:val="0"/>
                      <w:sz w:val="24"/>
                      <w:szCs w:val="24"/>
                    </w:rPr>
                    <m:t>log</m:t>
                  </w:ins>
                </m:r>
              </m:fName>
              <m:e>
                <m:r>
                  <w:ins w:id="3869" w:author="Zhang Li" w:date="2022-06-12T15:21:00Z">
                    <w:rPr>
                      <w:rFonts w:ascii="Cambria Math" w:eastAsia="宋体" w:hAnsi="Cambria Math" w:cs="Times New Roman"/>
                      <w:kern w:val="0"/>
                      <w:sz w:val="24"/>
                      <w:szCs w:val="24"/>
                    </w:rPr>
                    <m:t>(1-ς)</m:t>
                  </w:ins>
                </m:r>
              </m:e>
            </m:func>
          </m:num>
          <m:den>
            <m:func>
              <m:funcPr>
                <m:ctrlPr>
                  <w:ins w:id="3870" w:author="Zhang Li" w:date="2022-06-12T15:21:00Z">
                    <w:rPr>
                      <w:rFonts w:ascii="Cambria Math" w:eastAsia="宋体" w:hAnsi="Cambria Math" w:cs="Times New Roman"/>
                      <w:i/>
                      <w:kern w:val="0"/>
                      <w:sz w:val="24"/>
                      <w:szCs w:val="24"/>
                    </w:rPr>
                  </w:ins>
                </m:ctrlPr>
              </m:funcPr>
              <m:fName>
                <m:r>
                  <w:ins w:id="3871" w:author="Zhang Li" w:date="2022-06-12T15:21:00Z">
                    <m:rPr>
                      <m:sty m:val="p"/>
                    </m:rPr>
                    <w:rPr>
                      <w:rFonts w:ascii="Cambria Math" w:eastAsia="宋体" w:hAnsi="Cambria Math" w:cs="Times New Roman"/>
                      <w:kern w:val="0"/>
                      <w:sz w:val="24"/>
                      <w:szCs w:val="24"/>
                    </w:rPr>
                    <m:t>log</m:t>
                  </w:ins>
                </m:r>
              </m:fName>
              <m:e>
                <m:r>
                  <w:ins w:id="3872" w:author="Zhang Li" w:date="2022-06-12T15:21:00Z">
                    <w:rPr>
                      <w:rFonts w:ascii="Cambria Math" w:eastAsia="宋体" w:hAnsi="Cambria Math" w:cs="Times New Roman"/>
                      <w:kern w:val="0"/>
                      <w:sz w:val="24"/>
                      <w:szCs w:val="24"/>
                    </w:rPr>
                    <m:t>(1-</m:t>
                  </w:ins>
                </m:r>
                <m:sSub>
                  <m:sSubPr>
                    <m:ctrlPr>
                      <w:ins w:id="3873" w:author="Zhang Li" w:date="2022-06-12T15:21:00Z">
                        <w:rPr>
                          <w:rFonts w:ascii="Cambria Math" w:eastAsia="宋体" w:hAnsi="Cambria Math" w:cs="Times New Roman"/>
                          <w:i/>
                          <w:kern w:val="0"/>
                          <w:sz w:val="24"/>
                          <w:szCs w:val="24"/>
                        </w:rPr>
                      </w:ins>
                    </m:ctrlPr>
                  </m:sSubPr>
                  <m:e>
                    <m:r>
                      <w:ins w:id="3874" w:author="Zhang Li" w:date="2022-06-12T15:21:00Z">
                        <w:rPr>
                          <w:rFonts w:ascii="Cambria Math" w:eastAsia="宋体" w:hAnsi="Cambria Math" w:cs="Times New Roman"/>
                          <w:kern w:val="0"/>
                          <w:sz w:val="24"/>
                          <w:szCs w:val="24"/>
                        </w:rPr>
                        <m:t>p</m:t>
                      </w:ins>
                    </m:r>
                  </m:e>
                  <m:sub>
                    <m:r>
                      <w:ins w:id="3875" w:author="Zhang Li" w:date="2022-06-12T15:21:00Z">
                        <w:rPr>
                          <w:rFonts w:ascii="Cambria Math" w:eastAsia="宋体" w:hAnsi="Cambria Math" w:cs="Times New Roman"/>
                          <w:kern w:val="0"/>
                          <w:sz w:val="24"/>
                          <w:szCs w:val="24"/>
                        </w:rPr>
                        <m:t>s</m:t>
                      </w:ins>
                    </m:r>
                  </m:sub>
                </m:sSub>
                <m:r>
                  <w:ins w:id="3876" w:author="Zhang Li" w:date="2022-06-12T15:21:00Z">
                    <w:rPr>
                      <w:rFonts w:ascii="Cambria Math" w:eastAsia="宋体" w:hAnsi="Cambria Math" w:cs="Times New Roman"/>
                      <w:kern w:val="0"/>
                      <w:sz w:val="24"/>
                      <w:szCs w:val="24"/>
                    </w:rPr>
                    <m:t>)</m:t>
                  </w:ins>
                </m:r>
              </m:e>
            </m:func>
          </m:den>
        </m:f>
        <m:r>
          <w:ins w:id="3877" w:author="Zhang Li" w:date="2022-06-12T15:21:00Z">
            <w:rPr>
              <w:rFonts w:ascii="Cambria Math" w:eastAsia="宋体" w:hAnsi="Cambria Math" w:cs="Times New Roman"/>
              <w:kern w:val="0"/>
              <w:sz w:val="24"/>
              <w:szCs w:val="24"/>
            </w:rPr>
            <m:t>⌉</m:t>
          </w:ins>
        </m:r>
      </m:oMath>
      <w:ins w:id="387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3879" w:author="Zhang Li" w:date="2022-06-12T15:21:00Z">
            <w:rPr>
              <w:rFonts w:ascii="Cambria Math" w:eastAsia="宋体" w:hAnsi="Cambria Math" w:cs="Times New Roman"/>
              <w:kern w:val="0"/>
              <w:sz w:val="24"/>
              <w:szCs w:val="24"/>
            </w:rPr>
            <m:t>ς</m:t>
          </w:ins>
        </m:r>
      </m:oMath>
      <w:ins w:id="388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3881" w:author="Zhang Li" w:date="2022-06-12T15:21:00Z">
            <w:rPr>
              <w:rFonts w:ascii="Cambria Math" w:eastAsia="宋体" w:hAnsi="Cambria Math" w:cs="Times New Roman"/>
              <w:kern w:val="0"/>
              <w:sz w:val="24"/>
              <w:szCs w:val="24"/>
            </w:rPr>
            <m:t>T</m:t>
          </w:ins>
        </m:r>
        <m:r>
          <w:ins w:id="3882" w:author="Zhang Li" w:date="2022-06-12T15:21:00Z">
            <m:rPr>
              <m:sty m:val="p"/>
            </m:rPr>
            <w:rPr>
              <w:rFonts w:ascii="Cambria Math" w:eastAsia="宋体" w:hAnsi="Cambria Math" w:cs="Times New Roman"/>
              <w:kern w:val="0"/>
              <w:sz w:val="24"/>
              <w:szCs w:val="24"/>
            </w:rPr>
            <m:t xml:space="preserve"> </m:t>
          </w:ins>
        </m:r>
      </m:oMath>
      <w:ins w:id="3883"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3884" w:author="Zhang Li" w:date="2022-06-12T15:21:00Z">
            <m:rPr>
              <m:sty m:val="p"/>
            </m:rPr>
            <w:rPr>
              <w:rFonts w:ascii="Cambria Math" w:eastAsia="宋体" w:hAnsi="Cambria Math" w:cs="Times New Roman"/>
              <w:kern w:val="0"/>
              <w:sz w:val="24"/>
              <w:szCs w:val="24"/>
            </w:rPr>
            <m:t xml:space="preserve">(1- </m:t>
          </w:ins>
        </m:r>
        <m:r>
          <w:ins w:id="3885" w:author="Zhang Li" w:date="2022-06-12T15:21:00Z">
            <w:rPr>
              <w:rFonts w:ascii="Cambria Math" w:eastAsia="宋体" w:hAnsi="Cambria Math" w:cs="Times New Roman"/>
              <w:kern w:val="0"/>
              <w:sz w:val="24"/>
              <w:szCs w:val="24"/>
            </w:rPr>
            <m:t>δ</m:t>
          </w:ins>
        </m:r>
        <m:r>
          <w:ins w:id="3886" w:author="Zhang Li" w:date="2022-06-12T15:21:00Z">
            <m:rPr>
              <m:sty m:val="p"/>
            </m:rPr>
            <w:rPr>
              <w:rFonts w:ascii="Cambria Math" w:eastAsia="宋体" w:hAnsi="Cambria Math" w:cs="Times New Roman"/>
              <w:kern w:val="0"/>
              <w:sz w:val="24"/>
              <w:szCs w:val="24"/>
            </w:rPr>
            <m:t xml:space="preserve">) </m:t>
          </w:ins>
        </m:r>
        <m:r>
          <w:ins w:id="3887" w:author="Zhang Li" w:date="2022-06-12T15:21:00Z">
            <w:rPr>
              <w:rFonts w:ascii="Cambria Math" w:eastAsia="宋体" w:hAnsi="Cambria Math" w:cs="Times New Roman"/>
              <w:kern w:val="0"/>
              <w:sz w:val="24"/>
              <w:szCs w:val="24"/>
            </w:rPr>
            <m:t>T</m:t>
          </w:ins>
        </m:r>
      </m:oMath>
      <w:ins w:id="3888"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3889" w:author="Zhang Li" w:date="2022-06-12T15:21:00Z">
            <w:rPr>
              <w:rFonts w:ascii="Cambria Math" w:eastAsia="宋体" w:hAnsi="Cambria Math" w:cs="Times New Roman"/>
              <w:kern w:val="0"/>
              <w:sz w:val="24"/>
              <w:szCs w:val="24"/>
            </w:rPr>
            <m:t>T</m:t>
          </w:ins>
        </m:r>
        <m:r>
          <w:ins w:id="3890" w:author="Zhang Li" w:date="2022-06-12T15:21:00Z">
            <m:rPr>
              <m:scr m:val="double-struck"/>
              <m:sty m:val="p"/>
            </m:rPr>
            <w:rPr>
              <w:rFonts w:ascii="Cambria Math" w:eastAsia="宋体" w:hAnsi="Cambria Math" w:cs="Times New Roman"/>
              <w:kern w:val="0"/>
              <w:sz w:val="24"/>
              <w:szCs w:val="24"/>
            </w:rPr>
            <m:t>∈N</m:t>
          </w:ins>
        </m:r>
      </m:oMath>
      <w:ins w:id="389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3892" w:author="Zhang Li" w:date="2022-06-12T15:21:00Z">
            <w:rPr>
              <w:rFonts w:ascii="Cambria Math" w:eastAsia="宋体" w:hAnsi="Cambria Math" w:cs="Times New Roman"/>
              <w:kern w:val="0"/>
              <w:sz w:val="24"/>
              <w:szCs w:val="24"/>
            </w:rPr>
            <m:t>δ</m:t>
          </w:ins>
        </m:r>
      </m:oMath>
      <w:ins w:id="3893"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3894" w:author="Zhang Li" w:date="2022-06-12T15:21:00Z">
            <w:rPr>
              <w:rFonts w:ascii="Cambria Math" w:eastAsia="宋体" w:hAnsi="Cambria Math" w:cs="Times New Roman"/>
              <w:kern w:val="0"/>
              <w:sz w:val="24"/>
              <w:szCs w:val="24"/>
            </w:rPr>
            <m:t>δ</m:t>
          </w:ins>
        </m:r>
      </m:oMath>
      <w:ins w:id="3895"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w:ins>
      <m:oMath>
        <m:f>
          <m:fPr>
            <m:ctrlPr>
              <w:ins w:id="3896" w:author="Zhang Li" w:date="2022-06-12T15:21:00Z">
                <w:rPr>
                  <w:rFonts w:ascii="Cambria Math" w:eastAsia="宋体" w:hAnsi="Cambria Math" w:cs="Times New Roman"/>
                  <w:i/>
                  <w:kern w:val="0"/>
                  <w:sz w:val="24"/>
                  <w:szCs w:val="24"/>
                </w:rPr>
              </w:ins>
            </m:ctrlPr>
          </m:fPr>
          <m:num>
            <m:r>
              <w:ins w:id="3897" w:author="Zhang Li" w:date="2022-06-12T15:21:00Z">
                <w:rPr>
                  <w:rFonts w:ascii="Cambria Math" w:eastAsia="宋体" w:hAnsi="Cambria Math" w:cs="Times New Roman"/>
                  <w:kern w:val="0"/>
                  <w:sz w:val="24"/>
                  <w:szCs w:val="24"/>
                </w:rPr>
                <m:t>⌈</m:t>
              </w:ins>
            </m:r>
            <m:f>
              <m:fPr>
                <m:ctrlPr>
                  <w:ins w:id="3898" w:author="Zhang Li" w:date="2022-06-12T15:21:00Z">
                    <w:rPr>
                      <w:rFonts w:ascii="Cambria Math" w:eastAsia="宋体" w:hAnsi="Cambria Math" w:cs="Times New Roman"/>
                      <w:i/>
                      <w:kern w:val="0"/>
                      <w:sz w:val="24"/>
                      <w:szCs w:val="24"/>
                    </w:rPr>
                  </w:ins>
                </m:ctrlPr>
              </m:fPr>
              <m:num>
                <m:func>
                  <m:funcPr>
                    <m:ctrlPr>
                      <w:ins w:id="3899" w:author="Zhang Li" w:date="2022-06-12T15:21:00Z">
                        <w:rPr>
                          <w:rFonts w:ascii="Cambria Math" w:eastAsia="宋体" w:hAnsi="Cambria Math" w:cs="Times New Roman"/>
                          <w:i/>
                          <w:kern w:val="0"/>
                          <w:sz w:val="24"/>
                          <w:szCs w:val="24"/>
                        </w:rPr>
                      </w:ins>
                    </m:ctrlPr>
                  </m:funcPr>
                  <m:fName>
                    <m:r>
                      <w:ins w:id="3900" w:author="Zhang Li" w:date="2022-06-12T15:21:00Z">
                        <m:rPr>
                          <m:sty m:val="p"/>
                        </m:rPr>
                        <w:rPr>
                          <w:rFonts w:ascii="Cambria Math" w:eastAsia="宋体" w:hAnsi="Cambria Math" w:cs="Times New Roman"/>
                          <w:kern w:val="0"/>
                          <w:sz w:val="24"/>
                          <w:szCs w:val="24"/>
                        </w:rPr>
                        <m:t>log</m:t>
                      </w:ins>
                    </m:r>
                  </m:fName>
                  <m:e>
                    <m:r>
                      <w:ins w:id="3901" w:author="Zhang Li" w:date="2022-06-12T15:21:00Z">
                        <w:rPr>
                          <w:rFonts w:ascii="Cambria Math" w:eastAsia="宋体" w:hAnsi="Cambria Math" w:cs="Times New Roman"/>
                          <w:kern w:val="0"/>
                          <w:sz w:val="24"/>
                          <w:szCs w:val="24"/>
                        </w:rPr>
                        <m:t>(1-ς)</m:t>
                      </w:ins>
                    </m:r>
                  </m:e>
                </m:func>
              </m:num>
              <m:den>
                <m:func>
                  <m:funcPr>
                    <m:ctrlPr>
                      <w:ins w:id="3902" w:author="Zhang Li" w:date="2022-06-12T15:21:00Z">
                        <w:rPr>
                          <w:rFonts w:ascii="Cambria Math" w:eastAsia="宋体" w:hAnsi="Cambria Math" w:cs="Times New Roman"/>
                          <w:i/>
                          <w:kern w:val="0"/>
                          <w:sz w:val="24"/>
                          <w:szCs w:val="24"/>
                        </w:rPr>
                      </w:ins>
                    </m:ctrlPr>
                  </m:funcPr>
                  <m:fName>
                    <m:r>
                      <w:ins w:id="3903" w:author="Zhang Li" w:date="2022-06-12T15:21:00Z">
                        <m:rPr>
                          <m:sty m:val="p"/>
                        </m:rPr>
                        <w:rPr>
                          <w:rFonts w:ascii="Cambria Math" w:eastAsia="宋体" w:hAnsi="Cambria Math" w:cs="Times New Roman"/>
                          <w:kern w:val="0"/>
                          <w:sz w:val="24"/>
                          <w:szCs w:val="24"/>
                        </w:rPr>
                        <m:t>log</m:t>
                      </w:ins>
                    </m:r>
                  </m:fName>
                  <m:e>
                    <m:r>
                      <w:ins w:id="3904" w:author="Zhang Li" w:date="2022-06-12T15:21:00Z">
                        <w:rPr>
                          <w:rFonts w:ascii="Cambria Math" w:eastAsia="宋体" w:hAnsi="Cambria Math" w:cs="Times New Roman"/>
                          <w:kern w:val="0"/>
                          <w:sz w:val="24"/>
                          <w:szCs w:val="24"/>
                        </w:rPr>
                        <m:t>(1-</m:t>
                      </w:ins>
                    </m:r>
                    <m:sSub>
                      <m:sSubPr>
                        <m:ctrlPr>
                          <w:ins w:id="3905" w:author="Zhang Li" w:date="2022-06-12T15:21:00Z">
                            <w:rPr>
                              <w:rFonts w:ascii="Cambria Math" w:eastAsia="宋体" w:hAnsi="Cambria Math" w:cs="Times New Roman"/>
                              <w:i/>
                              <w:kern w:val="0"/>
                              <w:sz w:val="24"/>
                              <w:szCs w:val="24"/>
                            </w:rPr>
                          </w:ins>
                        </m:ctrlPr>
                      </m:sSubPr>
                      <m:e>
                        <m:r>
                          <w:ins w:id="3906" w:author="Zhang Li" w:date="2022-06-12T15:21:00Z">
                            <w:rPr>
                              <w:rFonts w:ascii="Cambria Math" w:eastAsia="宋体" w:hAnsi="Cambria Math" w:cs="Times New Roman"/>
                              <w:kern w:val="0"/>
                              <w:sz w:val="24"/>
                              <w:szCs w:val="24"/>
                            </w:rPr>
                            <m:t>p</m:t>
                          </w:ins>
                        </m:r>
                      </m:e>
                      <m:sub>
                        <m:r>
                          <w:ins w:id="3907" w:author="Zhang Li" w:date="2022-06-12T15:21:00Z">
                            <w:rPr>
                              <w:rFonts w:ascii="Cambria Math" w:eastAsia="宋体" w:hAnsi="Cambria Math" w:cs="Times New Roman"/>
                              <w:kern w:val="0"/>
                              <w:sz w:val="24"/>
                              <w:szCs w:val="24"/>
                            </w:rPr>
                            <m:t>s</m:t>
                          </w:ins>
                        </m:r>
                      </m:sub>
                    </m:sSub>
                    <m:r>
                      <w:ins w:id="3908" w:author="Zhang Li" w:date="2022-06-12T15:21:00Z">
                        <w:rPr>
                          <w:rFonts w:ascii="Cambria Math" w:eastAsia="宋体" w:hAnsi="Cambria Math" w:cs="Times New Roman"/>
                          <w:kern w:val="0"/>
                          <w:sz w:val="24"/>
                          <w:szCs w:val="24"/>
                        </w:rPr>
                        <m:t>)</m:t>
                      </w:ins>
                    </m:r>
                  </m:e>
                </m:func>
              </m:den>
            </m:f>
            <m:r>
              <w:ins w:id="3909" w:author="Zhang Li" w:date="2022-06-12T15:21:00Z">
                <w:rPr>
                  <w:rFonts w:ascii="Cambria Math" w:eastAsia="宋体" w:hAnsi="Cambria Math" w:cs="Times New Roman"/>
                  <w:kern w:val="0"/>
                  <w:sz w:val="24"/>
                  <w:szCs w:val="24"/>
                </w:rPr>
                <m:t>⌉</m:t>
              </w:ins>
            </m:r>
          </m:num>
          <m:den>
            <m:r>
              <w:ins w:id="3910" w:author="Zhang Li" w:date="2022-06-12T15:21:00Z">
                <w:rPr>
                  <w:rFonts w:ascii="Cambria Math" w:eastAsia="宋体" w:hAnsi="Cambria Math" w:cs="Times New Roman"/>
                  <w:kern w:val="0"/>
                  <w:sz w:val="24"/>
                  <w:szCs w:val="24"/>
                </w:rPr>
                <m:t>δ</m:t>
              </w:ins>
            </m:r>
          </m:den>
        </m:f>
      </m:oMath>
      <w:ins w:id="3911" w:author="Zhang Li" w:date="2022-06-12T15:21:00Z">
        <w:r>
          <w:rPr>
            <w:rFonts w:ascii="Times New Roman" w:eastAsia="宋体" w:hAnsi="Times New Roman" w:cs="Times New Roman"/>
            <w:kern w:val="0"/>
            <w:sz w:val="24"/>
            <w:szCs w:val="24"/>
          </w:rPr>
          <w:t xml:space="preserve"> time slots. A completed consensus process for each round requires </w:t>
        </w:r>
      </w:ins>
      <m:oMath>
        <m:sSubSup>
          <m:sSubSupPr>
            <m:ctrlPr>
              <w:ins w:id="3912" w:author="Zhang Li" w:date="2022-06-12T15:21:00Z">
                <w:rPr>
                  <w:rFonts w:ascii="Cambria Math" w:eastAsia="宋体" w:hAnsi="Cambria Math" w:cs="Times New Roman"/>
                  <w:i/>
                  <w:kern w:val="0"/>
                  <w:sz w:val="24"/>
                  <w:szCs w:val="24"/>
                </w:rPr>
              </w:ins>
            </m:ctrlPr>
          </m:sSubSupPr>
          <m:e>
            <m:r>
              <w:ins w:id="3913" w:author="Zhang Li" w:date="2022-06-12T15:21:00Z">
                <w:rPr>
                  <w:rFonts w:ascii="Cambria Math" w:eastAsia="宋体" w:hAnsi="Cambria Math" w:cs="Times New Roman"/>
                  <w:kern w:val="0"/>
                  <w:sz w:val="24"/>
                  <w:szCs w:val="24"/>
                </w:rPr>
                <m:t>T</m:t>
              </w:ins>
            </m:r>
          </m:e>
          <m:sub>
            <m:r>
              <w:ins w:id="3914" w:author="Zhang Li" w:date="2022-06-12T15:21:00Z">
                <w:rPr>
                  <w:rFonts w:ascii="Cambria Math" w:eastAsia="宋体" w:hAnsi="Cambria Math" w:cs="Times New Roman"/>
                  <w:kern w:val="0"/>
                  <w:sz w:val="24"/>
                  <w:szCs w:val="24"/>
                </w:rPr>
                <m:t>C</m:t>
              </w:ins>
            </m:r>
          </m:sub>
          <m:sup>
            <m:r>
              <w:ins w:id="3915" w:author="Zhang Li" w:date="2022-06-12T15:21:00Z">
                <w:rPr>
                  <w:rFonts w:ascii="Cambria Math" w:eastAsia="宋体" w:hAnsi="Cambria Math" w:cs="Times New Roman"/>
                  <w:kern w:val="0"/>
                  <w:sz w:val="24"/>
                  <w:szCs w:val="24"/>
                </w:rPr>
                <m:t>max</m:t>
              </w:ins>
            </m:r>
          </m:sup>
        </m:sSubSup>
        <m:r>
          <w:ins w:id="3916" w:author="Zhang Li" w:date="2022-06-12T15:21:00Z">
            <w:rPr>
              <w:rFonts w:ascii="Cambria Math" w:eastAsia="宋体" w:hAnsi="Cambria Math" w:cs="Times New Roman"/>
              <w:kern w:val="0"/>
              <w:sz w:val="24"/>
              <w:szCs w:val="24"/>
            </w:rPr>
            <m:t>=</m:t>
          </w:ins>
        </m:r>
        <m:sSubSup>
          <m:sSubSupPr>
            <m:ctrlPr>
              <w:ins w:id="3917" w:author="Zhang Li" w:date="2022-06-12T15:21:00Z">
                <w:rPr>
                  <w:rFonts w:ascii="Cambria Math" w:eastAsia="宋体" w:hAnsi="Cambria Math" w:cs="Times New Roman"/>
                  <w:i/>
                  <w:kern w:val="0"/>
                  <w:sz w:val="24"/>
                  <w:szCs w:val="24"/>
                </w:rPr>
              </w:ins>
            </m:ctrlPr>
          </m:sSubSupPr>
          <m:e>
            <m:r>
              <w:ins w:id="3918" w:author="Zhang Li" w:date="2022-06-12T15:21:00Z">
                <w:rPr>
                  <w:rFonts w:ascii="Cambria Math" w:eastAsia="宋体" w:hAnsi="Cambria Math" w:cs="Times New Roman"/>
                  <w:kern w:val="0"/>
                  <w:sz w:val="24"/>
                  <w:szCs w:val="24"/>
                </w:rPr>
                <m:t>T</m:t>
              </w:ins>
            </m:r>
          </m:e>
          <m:sub>
            <m:r>
              <w:ins w:id="3919" w:author="Zhang Li" w:date="2022-06-12T15:21:00Z">
                <w:rPr>
                  <w:rFonts w:ascii="Cambria Math" w:eastAsia="宋体" w:hAnsi="Cambria Math" w:cs="Times New Roman"/>
                  <w:kern w:val="0"/>
                  <w:sz w:val="24"/>
                  <w:szCs w:val="24"/>
                </w:rPr>
                <m:t>B</m:t>
              </w:ins>
            </m:r>
          </m:sub>
          <m:sup>
            <m:r>
              <w:ins w:id="3920" w:author="Zhang Li" w:date="2022-06-12T15:21:00Z">
                <w:rPr>
                  <w:rFonts w:ascii="Cambria Math" w:eastAsia="宋体" w:hAnsi="Cambria Math" w:cs="Times New Roman"/>
                  <w:kern w:val="0"/>
                  <w:sz w:val="24"/>
                  <w:szCs w:val="24"/>
                </w:rPr>
                <m:t>max</m:t>
              </w:ins>
            </m:r>
          </m:sup>
        </m:sSubSup>
        <m:r>
          <w:ins w:id="3921" w:author="Zhang Li" w:date="2022-06-12T15:21:00Z">
            <w:rPr>
              <w:rFonts w:ascii="Cambria Math" w:eastAsia="宋体" w:hAnsi="Cambria Math" w:cs="Times New Roman"/>
              <w:kern w:val="0"/>
              <w:sz w:val="24"/>
              <w:szCs w:val="24"/>
            </w:rPr>
            <m:t>+N⋅</m:t>
          </w:ins>
        </m:r>
        <m:sSub>
          <m:sSubPr>
            <m:ctrlPr>
              <w:ins w:id="3922" w:author="Zhang Li" w:date="2022-06-12T15:21:00Z">
                <w:rPr>
                  <w:rFonts w:ascii="Cambria Math" w:eastAsia="宋体" w:hAnsi="Cambria Math" w:cs="Times New Roman"/>
                  <w:i/>
                  <w:kern w:val="0"/>
                  <w:sz w:val="24"/>
                  <w:szCs w:val="24"/>
                </w:rPr>
              </w:ins>
            </m:ctrlPr>
          </m:sSubPr>
          <m:e>
            <m:r>
              <w:ins w:id="3923" w:author="Zhang Li" w:date="2022-06-12T15:21:00Z">
                <w:rPr>
                  <w:rFonts w:ascii="Cambria Math" w:eastAsia="宋体" w:hAnsi="Cambria Math" w:cs="Times New Roman"/>
                  <w:kern w:val="0"/>
                  <w:sz w:val="24"/>
                  <w:szCs w:val="24"/>
                </w:rPr>
                <m:t>T</m:t>
              </w:ins>
            </m:r>
          </m:e>
          <m:sub>
            <m:r>
              <w:ins w:id="3924" w:author="Zhang Li" w:date="2022-06-12T15:21:00Z">
                <w:rPr>
                  <w:rFonts w:ascii="Cambria Math" w:eastAsia="宋体" w:hAnsi="Cambria Math" w:cs="Times New Roman"/>
                  <w:kern w:val="0"/>
                  <w:sz w:val="24"/>
                  <w:szCs w:val="24"/>
                </w:rPr>
                <m:t>sig</m:t>
              </w:ins>
            </m:r>
          </m:sub>
        </m:sSub>
      </m:oMath>
      <w:ins w:id="39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3926" w:author="Zhang Li" w:date="2022-06-12T15:21:00Z">
                <w:rPr>
                  <w:rFonts w:ascii="Cambria Math" w:eastAsia="宋体" w:hAnsi="Cambria Math" w:cs="Times New Roman"/>
                  <w:i/>
                  <w:kern w:val="0"/>
                  <w:sz w:val="24"/>
                  <w:szCs w:val="24"/>
                </w:rPr>
              </w:ins>
            </m:ctrlPr>
          </m:sSubSupPr>
          <m:e>
            <m:r>
              <w:ins w:id="3927" w:author="Zhang Li" w:date="2022-06-12T15:21:00Z">
                <w:rPr>
                  <w:rFonts w:ascii="Cambria Math" w:eastAsia="宋体" w:hAnsi="Cambria Math" w:cs="Times New Roman"/>
                  <w:kern w:val="0"/>
                  <w:sz w:val="24"/>
                  <w:szCs w:val="24"/>
                </w:rPr>
                <m:t>T</m:t>
              </w:ins>
            </m:r>
          </m:e>
          <m:sub>
            <m:r>
              <w:ins w:id="3928" w:author="Zhang Li" w:date="2022-06-12T15:21:00Z">
                <w:rPr>
                  <w:rFonts w:ascii="Cambria Math" w:eastAsia="宋体" w:hAnsi="Cambria Math" w:cs="Times New Roman"/>
                  <w:kern w:val="0"/>
                  <w:sz w:val="24"/>
                  <w:szCs w:val="24"/>
                </w:rPr>
                <m:t>C</m:t>
              </w:ins>
            </m:r>
          </m:sub>
          <m:sup>
            <m:r>
              <w:ins w:id="3929" w:author="Zhang Li" w:date="2022-06-12T15:21:00Z">
                <w:rPr>
                  <w:rFonts w:ascii="Cambria Math" w:eastAsia="宋体" w:hAnsi="Cambria Math" w:cs="Times New Roman"/>
                  <w:kern w:val="0"/>
                  <w:sz w:val="24"/>
                  <w:szCs w:val="24"/>
                </w:rPr>
                <m:t>max</m:t>
              </w:ins>
            </m:r>
          </m:sup>
        </m:sSubSup>
        <m:r>
          <w:ins w:id="3930" w:author="Zhang Li" w:date="2022-06-12T15:21:00Z">
            <w:rPr>
              <w:rFonts w:ascii="Cambria Math" w:eastAsia="宋体" w:hAnsi="Cambria Math" w:cs="Times New Roman"/>
              <w:kern w:val="0"/>
              <w:sz w:val="24"/>
              <w:szCs w:val="24"/>
            </w:rPr>
            <m:t>⋅⌈</m:t>
          </w:ins>
        </m:r>
        <m:f>
          <m:fPr>
            <m:ctrlPr>
              <w:ins w:id="3931" w:author="Zhang Li" w:date="2022-06-12T15:21:00Z">
                <w:rPr>
                  <w:rFonts w:ascii="Cambria Math" w:eastAsia="宋体" w:hAnsi="Cambria Math" w:cs="Times New Roman"/>
                  <w:i/>
                  <w:kern w:val="0"/>
                  <w:sz w:val="24"/>
                  <w:szCs w:val="24"/>
                </w:rPr>
              </w:ins>
            </m:ctrlPr>
          </m:fPr>
          <m:num>
            <m:func>
              <m:funcPr>
                <m:ctrlPr>
                  <w:ins w:id="3932" w:author="Zhang Li" w:date="2022-06-12T15:21:00Z">
                    <w:rPr>
                      <w:rFonts w:ascii="Cambria Math" w:eastAsia="宋体" w:hAnsi="Cambria Math" w:cs="Times New Roman"/>
                      <w:i/>
                      <w:kern w:val="0"/>
                      <w:sz w:val="24"/>
                      <w:szCs w:val="24"/>
                    </w:rPr>
                  </w:ins>
                </m:ctrlPr>
              </m:funcPr>
              <m:fName>
                <m:r>
                  <w:ins w:id="3933" w:author="Zhang Li" w:date="2022-06-12T15:21:00Z">
                    <m:rPr>
                      <m:sty m:val="p"/>
                    </m:rPr>
                    <w:rPr>
                      <w:rFonts w:ascii="Cambria Math" w:eastAsia="宋体" w:hAnsi="Cambria Math" w:cs="Times New Roman"/>
                      <w:kern w:val="0"/>
                      <w:sz w:val="24"/>
                      <w:szCs w:val="24"/>
                    </w:rPr>
                    <m:t>log</m:t>
                  </w:ins>
                </m:r>
              </m:fName>
              <m:e>
                <m:r>
                  <w:ins w:id="3934" w:author="Zhang Li" w:date="2022-06-12T15:21:00Z">
                    <w:rPr>
                      <w:rFonts w:ascii="Cambria Math" w:eastAsia="宋体" w:hAnsi="Cambria Math" w:cs="Times New Roman"/>
                      <w:kern w:val="0"/>
                      <w:sz w:val="24"/>
                      <w:szCs w:val="24"/>
                    </w:rPr>
                    <m:t>(1-ς)</m:t>
                  </w:ins>
                </m:r>
              </m:e>
            </m:func>
          </m:num>
          <m:den>
            <m:func>
              <m:funcPr>
                <m:ctrlPr>
                  <w:ins w:id="3935" w:author="Zhang Li" w:date="2022-06-12T15:21:00Z">
                    <w:rPr>
                      <w:rFonts w:ascii="Cambria Math" w:eastAsia="宋体" w:hAnsi="Cambria Math" w:cs="Times New Roman"/>
                      <w:i/>
                      <w:kern w:val="0"/>
                      <w:sz w:val="24"/>
                      <w:szCs w:val="24"/>
                    </w:rPr>
                  </w:ins>
                </m:ctrlPr>
              </m:funcPr>
              <m:fName>
                <m:r>
                  <w:ins w:id="3936" w:author="Zhang Li" w:date="2022-06-12T15:21:00Z">
                    <m:rPr>
                      <m:sty m:val="p"/>
                    </m:rPr>
                    <w:rPr>
                      <w:rFonts w:ascii="Cambria Math" w:eastAsia="宋体" w:hAnsi="Cambria Math" w:cs="Times New Roman"/>
                      <w:kern w:val="0"/>
                      <w:sz w:val="24"/>
                      <w:szCs w:val="24"/>
                    </w:rPr>
                    <m:t>δ⋅log</m:t>
                  </w:ins>
                </m:r>
              </m:fName>
              <m:e>
                <m:r>
                  <w:ins w:id="3937" w:author="Zhang Li" w:date="2022-06-12T15:21:00Z">
                    <w:rPr>
                      <w:rFonts w:ascii="Cambria Math" w:eastAsia="宋体" w:hAnsi="Cambria Math" w:cs="Times New Roman"/>
                      <w:kern w:val="0"/>
                      <w:sz w:val="24"/>
                      <w:szCs w:val="24"/>
                    </w:rPr>
                    <m:t>(1-</m:t>
                  </w:ins>
                </m:r>
                <m:sSub>
                  <m:sSubPr>
                    <m:ctrlPr>
                      <w:ins w:id="3938" w:author="Zhang Li" w:date="2022-06-12T15:21:00Z">
                        <w:rPr>
                          <w:rFonts w:ascii="Cambria Math" w:eastAsia="宋体" w:hAnsi="Cambria Math" w:cs="Times New Roman"/>
                          <w:i/>
                          <w:kern w:val="0"/>
                          <w:sz w:val="24"/>
                          <w:szCs w:val="24"/>
                        </w:rPr>
                      </w:ins>
                    </m:ctrlPr>
                  </m:sSubPr>
                  <m:e>
                    <m:r>
                      <w:ins w:id="3939" w:author="Zhang Li" w:date="2022-06-12T15:21:00Z">
                        <w:rPr>
                          <w:rFonts w:ascii="Cambria Math" w:eastAsia="宋体" w:hAnsi="Cambria Math" w:cs="Times New Roman"/>
                          <w:kern w:val="0"/>
                          <w:sz w:val="24"/>
                          <w:szCs w:val="24"/>
                        </w:rPr>
                        <m:t>p</m:t>
                      </w:ins>
                    </m:r>
                  </m:e>
                  <m:sub>
                    <m:r>
                      <w:ins w:id="3940" w:author="Zhang Li" w:date="2022-06-12T15:21:00Z">
                        <w:rPr>
                          <w:rFonts w:ascii="Cambria Math" w:eastAsia="宋体" w:hAnsi="Cambria Math" w:cs="Times New Roman"/>
                          <w:kern w:val="0"/>
                          <w:sz w:val="24"/>
                          <w:szCs w:val="24"/>
                        </w:rPr>
                        <m:t>s</m:t>
                      </w:ins>
                    </m:r>
                  </m:sub>
                </m:sSub>
                <m:r>
                  <w:ins w:id="3941" w:author="Zhang Li" w:date="2022-06-12T15:21:00Z">
                    <w:rPr>
                      <w:rFonts w:ascii="Cambria Math" w:eastAsia="宋体" w:hAnsi="Cambria Math" w:cs="Times New Roman"/>
                      <w:kern w:val="0"/>
                      <w:sz w:val="24"/>
                      <w:szCs w:val="24"/>
                    </w:rPr>
                    <m:t>)</m:t>
                  </w:ins>
                </m:r>
              </m:e>
            </m:func>
          </m:den>
        </m:f>
        <m:r>
          <w:ins w:id="3942" w:author="Zhang Li" w:date="2022-06-12T15:21:00Z">
            <w:rPr>
              <w:rFonts w:ascii="Cambria Math" w:eastAsia="宋体" w:hAnsi="Cambria Math" w:cs="Times New Roman"/>
              <w:kern w:val="0"/>
              <w:sz w:val="24"/>
              <w:szCs w:val="24"/>
            </w:rPr>
            <m:t>⌉</m:t>
          </w:ins>
        </m:r>
      </m:oMath>
      <w:ins w:id="394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3944" w:author="Zhang Li" w:date="2022-06-12T15:21:00Z">
            <w:rPr>
              <w:rFonts w:ascii="Cambria Math" w:eastAsia="宋体" w:hAnsi="Cambria Math" w:cs="Times New Roman"/>
              <w:kern w:val="0"/>
              <w:sz w:val="24"/>
              <w:szCs w:val="24"/>
            </w:rPr>
            <m:t>0≤ς&lt;1</m:t>
          </w:ins>
        </m:r>
      </m:oMath>
      <w:ins w:id="3945"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3946" w:author="Zhang Li" w:date="2022-06-12T15:21:00Z">
            <w:rPr>
              <w:rFonts w:ascii="Cambria Math" w:eastAsia="宋体" w:hAnsi="Cambria Math" w:cs="Times New Roman"/>
              <w:kern w:val="0"/>
              <w:sz w:val="24"/>
              <w:szCs w:val="24"/>
            </w:rPr>
            <m:t>T⋅</m:t>
          </w:ins>
        </m:r>
        <m:sSubSup>
          <m:sSubSupPr>
            <m:ctrlPr>
              <w:ins w:id="3947" w:author="Zhang Li" w:date="2022-06-12T15:21:00Z">
                <w:rPr>
                  <w:rFonts w:ascii="Cambria Math" w:eastAsia="宋体" w:hAnsi="Cambria Math" w:cs="Times New Roman"/>
                  <w:i/>
                  <w:kern w:val="0"/>
                  <w:sz w:val="24"/>
                  <w:szCs w:val="24"/>
                </w:rPr>
              </w:ins>
            </m:ctrlPr>
          </m:sSubSupPr>
          <m:e>
            <m:r>
              <w:ins w:id="3948" w:author="Zhang Li" w:date="2022-06-12T15:21:00Z">
                <w:rPr>
                  <w:rFonts w:ascii="Cambria Math" w:eastAsia="宋体" w:hAnsi="Cambria Math" w:cs="Times New Roman"/>
                  <w:kern w:val="0"/>
                  <w:sz w:val="24"/>
                  <w:szCs w:val="24"/>
                </w:rPr>
                <m:t>T</m:t>
              </w:ins>
            </m:r>
          </m:e>
          <m:sub>
            <m:r>
              <w:ins w:id="3949" w:author="Zhang Li" w:date="2022-06-12T15:21:00Z">
                <w:rPr>
                  <w:rFonts w:ascii="Cambria Math" w:eastAsia="宋体" w:hAnsi="Cambria Math" w:cs="Times New Roman"/>
                  <w:kern w:val="0"/>
                  <w:sz w:val="24"/>
                  <w:szCs w:val="24"/>
                </w:rPr>
                <m:t>C</m:t>
              </w:ins>
            </m:r>
          </m:sub>
          <m:sup>
            <m:r>
              <w:ins w:id="3950" w:author="Zhang Li" w:date="2022-06-12T15:21:00Z">
                <w:rPr>
                  <w:rFonts w:ascii="Cambria Math" w:eastAsia="宋体" w:hAnsi="Cambria Math" w:cs="Times New Roman"/>
                  <w:kern w:val="0"/>
                  <w:sz w:val="24"/>
                  <w:szCs w:val="24"/>
                </w:rPr>
                <m:t>max</m:t>
              </w:ins>
            </m:r>
          </m:sup>
        </m:sSubSup>
        <m:r>
          <w:ins w:id="3951" w:author="Zhang Li" w:date="2022-06-12T15:21:00Z">
            <w:rPr>
              <w:rFonts w:ascii="Cambria Math" w:eastAsia="宋体" w:hAnsi="Cambria Math" w:cs="Times New Roman"/>
              <w:kern w:val="0"/>
              <w:sz w:val="24"/>
              <w:szCs w:val="24"/>
            </w:rPr>
            <m:t>⋅⌈</m:t>
          </w:ins>
        </m:r>
        <m:f>
          <m:fPr>
            <m:ctrlPr>
              <w:ins w:id="3952" w:author="Zhang Li" w:date="2022-06-12T15:21:00Z">
                <w:rPr>
                  <w:rFonts w:ascii="Cambria Math" w:eastAsia="宋体" w:hAnsi="Cambria Math" w:cs="Times New Roman"/>
                  <w:i/>
                  <w:kern w:val="0"/>
                  <w:sz w:val="24"/>
                  <w:szCs w:val="24"/>
                </w:rPr>
              </w:ins>
            </m:ctrlPr>
          </m:fPr>
          <m:num>
            <m:func>
              <m:funcPr>
                <m:ctrlPr>
                  <w:ins w:id="3953" w:author="Zhang Li" w:date="2022-06-12T15:21:00Z">
                    <w:rPr>
                      <w:rFonts w:ascii="Cambria Math" w:eastAsia="宋体" w:hAnsi="Cambria Math" w:cs="Times New Roman"/>
                      <w:i/>
                      <w:kern w:val="0"/>
                      <w:sz w:val="24"/>
                      <w:szCs w:val="24"/>
                    </w:rPr>
                  </w:ins>
                </m:ctrlPr>
              </m:funcPr>
              <m:fName>
                <m:r>
                  <w:ins w:id="3954" w:author="Zhang Li" w:date="2022-06-12T15:21:00Z">
                    <m:rPr>
                      <m:sty m:val="p"/>
                    </m:rPr>
                    <w:rPr>
                      <w:rFonts w:ascii="Cambria Math" w:eastAsia="宋体" w:hAnsi="Cambria Math" w:cs="Times New Roman"/>
                      <w:kern w:val="0"/>
                      <w:sz w:val="24"/>
                      <w:szCs w:val="24"/>
                    </w:rPr>
                    <m:t>log</m:t>
                  </w:ins>
                </m:r>
              </m:fName>
              <m:e>
                <m:r>
                  <w:ins w:id="3955" w:author="Zhang Li" w:date="2022-06-12T15:21:00Z">
                    <w:rPr>
                      <w:rFonts w:ascii="Cambria Math" w:eastAsia="宋体" w:hAnsi="Cambria Math" w:cs="Times New Roman"/>
                      <w:kern w:val="0"/>
                      <w:sz w:val="24"/>
                      <w:szCs w:val="24"/>
                    </w:rPr>
                    <m:t>(1-ς)</m:t>
                  </w:ins>
                </m:r>
              </m:e>
            </m:func>
          </m:num>
          <m:den>
            <m:func>
              <m:funcPr>
                <m:ctrlPr>
                  <w:ins w:id="3956" w:author="Zhang Li" w:date="2022-06-12T15:21:00Z">
                    <w:rPr>
                      <w:rFonts w:ascii="Cambria Math" w:eastAsia="宋体" w:hAnsi="Cambria Math" w:cs="Times New Roman"/>
                      <w:i/>
                      <w:kern w:val="0"/>
                      <w:sz w:val="24"/>
                      <w:szCs w:val="24"/>
                    </w:rPr>
                  </w:ins>
                </m:ctrlPr>
              </m:funcPr>
              <m:fName>
                <m:r>
                  <w:ins w:id="3957" w:author="Zhang Li" w:date="2022-06-12T15:21:00Z">
                    <m:rPr>
                      <m:sty m:val="p"/>
                    </m:rPr>
                    <w:rPr>
                      <w:rFonts w:ascii="Cambria Math" w:eastAsia="宋体" w:hAnsi="Cambria Math" w:cs="Times New Roman"/>
                      <w:kern w:val="0"/>
                      <w:sz w:val="24"/>
                      <w:szCs w:val="24"/>
                    </w:rPr>
                    <m:t>δ⋅log</m:t>
                  </w:ins>
                </m:r>
              </m:fName>
              <m:e>
                <m:r>
                  <w:ins w:id="3958" w:author="Zhang Li" w:date="2022-06-12T15:21:00Z">
                    <w:rPr>
                      <w:rFonts w:ascii="Cambria Math" w:eastAsia="宋体" w:hAnsi="Cambria Math" w:cs="Times New Roman"/>
                      <w:kern w:val="0"/>
                      <w:sz w:val="24"/>
                      <w:szCs w:val="24"/>
                    </w:rPr>
                    <m:t>(1-</m:t>
                  </w:ins>
                </m:r>
                <m:sSub>
                  <m:sSubPr>
                    <m:ctrlPr>
                      <w:ins w:id="3959" w:author="Zhang Li" w:date="2022-06-12T15:21:00Z">
                        <w:rPr>
                          <w:rFonts w:ascii="Cambria Math" w:eastAsia="宋体" w:hAnsi="Cambria Math" w:cs="Times New Roman"/>
                          <w:i/>
                          <w:kern w:val="0"/>
                          <w:sz w:val="24"/>
                          <w:szCs w:val="24"/>
                        </w:rPr>
                      </w:ins>
                    </m:ctrlPr>
                  </m:sSubPr>
                  <m:e>
                    <m:r>
                      <w:ins w:id="3960" w:author="Zhang Li" w:date="2022-06-12T15:21:00Z">
                        <w:rPr>
                          <w:rFonts w:ascii="Cambria Math" w:eastAsia="宋体" w:hAnsi="Cambria Math" w:cs="Times New Roman"/>
                          <w:kern w:val="0"/>
                          <w:sz w:val="24"/>
                          <w:szCs w:val="24"/>
                        </w:rPr>
                        <m:t>p</m:t>
                      </w:ins>
                    </m:r>
                  </m:e>
                  <m:sub>
                    <m:r>
                      <w:ins w:id="3961" w:author="Zhang Li" w:date="2022-06-12T15:21:00Z">
                        <w:rPr>
                          <w:rFonts w:ascii="Cambria Math" w:eastAsia="宋体" w:hAnsi="Cambria Math" w:cs="Times New Roman"/>
                          <w:kern w:val="0"/>
                          <w:sz w:val="24"/>
                          <w:szCs w:val="24"/>
                        </w:rPr>
                        <m:t>s</m:t>
                      </w:ins>
                    </m:r>
                  </m:sub>
                </m:sSub>
                <m:r>
                  <w:ins w:id="3962" w:author="Zhang Li" w:date="2022-06-12T15:21:00Z">
                    <w:rPr>
                      <w:rFonts w:ascii="Cambria Math" w:eastAsia="宋体" w:hAnsi="Cambria Math" w:cs="Times New Roman"/>
                      <w:kern w:val="0"/>
                      <w:sz w:val="24"/>
                      <w:szCs w:val="24"/>
                    </w:rPr>
                    <m:t>)</m:t>
                  </w:ins>
                </m:r>
              </m:e>
            </m:func>
          </m:den>
        </m:f>
        <m:r>
          <w:ins w:id="3963" w:author="Zhang Li" w:date="2022-06-12T15:21:00Z">
            <w:rPr>
              <w:rFonts w:ascii="Cambria Math" w:eastAsia="宋体" w:hAnsi="Cambria Math" w:cs="Times New Roman"/>
              <w:kern w:val="0"/>
              <w:sz w:val="24"/>
              <w:szCs w:val="24"/>
            </w:rPr>
            <m:t>⌉</m:t>
          </w:ins>
        </m:r>
      </m:oMath>
      <w:ins w:id="396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3965" w:author="Zhang Li" w:date="2022-06-12T15:21:00Z">
            <m:rPr>
              <m:sty m:val="p"/>
            </m:rPr>
            <w:rPr>
              <w:rFonts w:ascii="Cambria Math" w:eastAsia="宋体" w:hAnsi="Cambria Math" w:cs="Times New Roman"/>
              <w:kern w:val="0"/>
              <w:sz w:val="24"/>
              <w:szCs w:val="24"/>
            </w:rPr>
            <m:t>(1-</m:t>
          </w:ins>
        </m:r>
        <m:r>
          <w:ins w:id="3966" w:author="Zhang Li" w:date="2022-06-12T15:21:00Z">
            <w:rPr>
              <w:rFonts w:ascii="Cambria Math" w:eastAsia="宋体" w:hAnsi="Cambria Math" w:cs="Times New Roman"/>
              <w:kern w:val="0"/>
              <w:sz w:val="24"/>
              <w:szCs w:val="24"/>
            </w:rPr>
            <m:t>δ</m:t>
          </w:ins>
        </m:r>
        <m:r>
          <w:ins w:id="3967" w:author="Zhang Li" w:date="2022-06-12T15:21:00Z">
            <m:rPr>
              <m:sty m:val="p"/>
            </m:rPr>
            <w:rPr>
              <w:rFonts w:ascii="Cambria Math" w:eastAsia="宋体" w:hAnsi="Cambria Math" w:cs="Times New Roman"/>
              <w:kern w:val="0"/>
              <w:sz w:val="24"/>
              <w:szCs w:val="24"/>
            </w:rPr>
            <m:t xml:space="preserve">, </m:t>
          </w:ins>
        </m:r>
        <m:r>
          <w:ins w:id="3968" w:author="Zhang Li" w:date="2022-06-12T15:21:00Z">
            <w:rPr>
              <w:rFonts w:ascii="Cambria Math" w:eastAsia="宋体" w:hAnsi="Cambria Math" w:cs="Times New Roman"/>
              <w:kern w:val="0"/>
              <w:sz w:val="24"/>
              <w:szCs w:val="24"/>
            </w:rPr>
            <m:t>T</m:t>
          </w:ins>
        </m:r>
        <m:r>
          <w:ins w:id="3969" w:author="Zhang Li" w:date="2022-06-12T15:21:00Z">
            <m:rPr>
              <m:sty m:val="p"/>
            </m:rPr>
            <w:rPr>
              <w:rFonts w:ascii="Cambria Math" w:eastAsia="宋体" w:hAnsi="Cambria Math" w:cs="Times New Roman"/>
              <w:kern w:val="0"/>
              <w:sz w:val="24"/>
              <w:szCs w:val="24"/>
            </w:rPr>
            <m:t>)</m:t>
          </w:ins>
        </m:r>
      </m:oMath>
      <w:ins w:id="3970"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r>
        <w:rPr>
          <w:rFonts w:ascii="Times New Roman" w:eastAsia="宋体" w:hAnsi="Times New Roman" w:cs="Times New Roman"/>
          <w:kern w:val="0"/>
          <w:sz w:val="24"/>
          <w:szCs w:val="24"/>
        </w:rPr>
        <w:lastRenderedPageBreak/>
        <w:t xml:space="preserve">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6F45CCD8" w:rsidR="00CA5769" w:rsidRDefault="00CA5769" w:rsidP="00CA5769">
      <w:pPr>
        <w:spacing w:afterLines="50" w:after="156"/>
        <w:ind w:firstLineChars="200" w:firstLine="480"/>
        <w:rPr>
          <w:ins w:id="3971"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63D0719A" w14:textId="0524ADBF" w:rsidR="002A07C2" w:rsidRPr="002A07C2" w:rsidRDefault="002A07C2" w:rsidP="002A07C2">
      <w:pPr>
        <w:spacing w:beforeLines="50" w:before="156" w:afterLines="50" w:after="156"/>
        <w:ind w:firstLine="420"/>
        <w:rPr>
          <w:rFonts w:ascii="Times New Roman" w:eastAsia="宋体" w:hAnsi="Times New Roman" w:cs="Times New Roman"/>
          <w:kern w:val="0"/>
          <w:sz w:val="24"/>
          <w:szCs w:val="24"/>
        </w:rPr>
      </w:pPr>
      <w:ins w:id="3972" w:author="Zhang Li" w:date="2022-06-12T15:22:00Z">
        <w:r>
          <w:rPr>
            <w:rFonts w:ascii="Times New Roman" w:eastAsia="宋体" w:hAnsi="Times New Roman" w:cs="Times New Roman"/>
            <w:kern w:val="0"/>
            <w:sz w:val="24"/>
            <w:szCs w:val="24"/>
          </w:rPr>
          <w:t xml:space="preserve">We set the transmit power at each node for broadcast transmissions to be </w:t>
        </w:r>
      </w:ins>
      <m:oMath>
        <m:sSub>
          <m:sSubPr>
            <m:ctrlPr>
              <w:ins w:id="3973" w:author="Zhang Li" w:date="2022-06-12T15:22:00Z">
                <w:rPr>
                  <w:rFonts w:ascii="Cambria Math" w:eastAsia="宋体" w:hAnsi="Cambria Math" w:cs="Times New Roman"/>
                  <w:kern w:val="0"/>
                  <w:sz w:val="24"/>
                  <w:szCs w:val="24"/>
                </w:rPr>
              </w:ins>
            </m:ctrlPr>
          </m:sSubPr>
          <m:e>
            <m:r>
              <w:ins w:id="3974" w:author="Zhang Li" w:date="2022-06-12T15:22:00Z">
                <w:rPr>
                  <w:rFonts w:ascii="Cambria Math" w:eastAsia="宋体" w:hAnsi="Cambria Math" w:cs="Times New Roman"/>
                  <w:kern w:val="0"/>
                  <w:sz w:val="24"/>
                  <w:szCs w:val="24"/>
                </w:rPr>
                <m:t>P</m:t>
              </w:ins>
            </m:r>
          </m:e>
          <m:sub>
            <m:r>
              <w:ins w:id="3975" w:author="Zhang Li" w:date="2022-06-12T15:22:00Z">
                <w:rPr>
                  <w:rFonts w:ascii="Cambria Math" w:eastAsia="宋体" w:hAnsi="Cambria Math" w:cs="Times New Roman"/>
                  <w:kern w:val="0"/>
                  <w:sz w:val="24"/>
                  <w:szCs w:val="24"/>
                </w:rPr>
                <m:t>t</m:t>
              </w:ins>
            </m:r>
          </m:sub>
        </m:sSub>
        <m:r>
          <w:ins w:id="3976" w:author="Zhang Li" w:date="2022-06-12T15:22:00Z">
            <m:rPr>
              <m:sty m:val="p"/>
            </m:rPr>
            <w:rPr>
              <w:rFonts w:ascii="Cambria Math" w:eastAsia="宋体" w:hAnsi="Cambria Math" w:cs="Times New Roman"/>
              <w:kern w:val="0"/>
              <w:sz w:val="24"/>
              <w:szCs w:val="24"/>
            </w:rPr>
            <m:t>=100</m:t>
          </w:ins>
        </m:r>
      </m:oMath>
      <w:ins w:id="3977"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w:ins>
      <m:oMath>
        <m:sSub>
          <m:sSubPr>
            <m:ctrlPr>
              <w:ins w:id="3978" w:author="Zhang Li" w:date="2022-06-12T15:22:00Z">
                <w:rPr>
                  <w:rFonts w:ascii="Cambria Math" w:eastAsia="宋体" w:hAnsi="Cambria Math" w:cs="Times New Roman"/>
                  <w:kern w:val="0"/>
                  <w:sz w:val="24"/>
                  <w:szCs w:val="24"/>
                </w:rPr>
              </w:ins>
            </m:ctrlPr>
          </m:sSubPr>
          <m:e>
            <m:r>
              <w:ins w:id="3979" w:author="Zhang Li" w:date="2022-06-12T15:22:00Z">
                <w:rPr>
                  <w:rFonts w:ascii="Cambria Math" w:eastAsia="宋体" w:hAnsi="Cambria Math" w:cs="Times New Roman"/>
                  <w:kern w:val="0"/>
                  <w:sz w:val="24"/>
                  <w:szCs w:val="24"/>
                </w:rPr>
                <m:t>P</m:t>
              </w:ins>
            </m:r>
          </m:e>
          <m:sub>
            <m:r>
              <w:ins w:id="3980" w:author="Zhang Li" w:date="2022-06-12T15:22:00Z">
                <w:rPr>
                  <w:rFonts w:ascii="Cambria Math" w:eastAsia="宋体" w:hAnsi="Cambria Math" w:cs="Times New Roman"/>
                  <w:kern w:val="0"/>
                  <w:sz w:val="24"/>
                  <w:szCs w:val="24"/>
                </w:rPr>
                <m:t>n</m:t>
              </w:ins>
            </m:r>
          </m:sub>
        </m:sSub>
        <m:r>
          <w:ins w:id="3981" w:author="Zhang Li" w:date="2022-06-12T15:22:00Z">
            <m:rPr>
              <m:sty m:val="p"/>
            </m:rPr>
            <w:rPr>
              <w:rFonts w:ascii="Cambria Math" w:eastAsia="宋体" w:hAnsi="Cambria Math" w:cs="Times New Roman"/>
              <w:kern w:val="0"/>
              <w:sz w:val="24"/>
              <w:szCs w:val="24"/>
            </w:rPr>
            <m:t>=</m:t>
          </w:ins>
        </m:r>
        <m:sSup>
          <m:sSupPr>
            <m:ctrlPr>
              <w:ins w:id="3982" w:author="Zhang Li" w:date="2022-06-12T15:22:00Z">
                <w:rPr>
                  <w:rFonts w:ascii="Cambria Math" w:eastAsia="宋体" w:hAnsi="Cambria Math" w:cs="Times New Roman"/>
                  <w:kern w:val="0"/>
                  <w:sz w:val="24"/>
                  <w:szCs w:val="24"/>
                </w:rPr>
              </w:ins>
            </m:ctrlPr>
          </m:sSupPr>
          <m:e>
            <m:r>
              <w:ins w:id="3983" w:author="Zhang Li" w:date="2022-06-12T15:22:00Z">
                <m:rPr>
                  <m:sty m:val="p"/>
                </m:rPr>
                <w:rPr>
                  <w:rFonts w:ascii="Cambria Math" w:eastAsia="宋体" w:hAnsi="Cambria Math" w:cs="Times New Roman"/>
                  <w:kern w:val="0"/>
                  <w:sz w:val="24"/>
                  <w:szCs w:val="24"/>
                </w:rPr>
                <m:t>10</m:t>
              </w:ins>
            </m:r>
          </m:e>
          <m:sup>
            <m:r>
              <w:ins w:id="3984" w:author="Zhang Li" w:date="2022-06-12T15:22:00Z">
                <m:rPr>
                  <m:sty m:val="p"/>
                </m:rPr>
                <w:rPr>
                  <w:rFonts w:ascii="Cambria Math" w:eastAsia="宋体" w:hAnsi="Cambria Math" w:cs="Times New Roman"/>
                  <w:kern w:val="0"/>
                  <w:sz w:val="24"/>
                  <w:szCs w:val="24"/>
                </w:rPr>
                <m:t>-10</m:t>
              </w:ins>
            </m:r>
          </m:sup>
        </m:sSup>
      </m:oMath>
      <w:ins w:id="3985"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3986" w:author="Zhang Li" w:date="2022-06-12T15:22:00Z">
            <w:rPr>
              <w:rFonts w:ascii="Cambria Math" w:eastAsia="宋体" w:hAnsi="Cambria Math" w:cs="Times New Roman"/>
              <w:kern w:val="0"/>
              <w:sz w:val="24"/>
              <w:szCs w:val="24"/>
            </w:rPr>
            <m:t>ς=0.9999</m:t>
          </w:ins>
        </m:r>
      </m:oMath>
      <w:ins w:id="3987"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3988" w:author="Zhang Li" w:date="2022-06-12T15:22:00Z">
            <w:rPr>
              <w:rFonts w:ascii="Cambria Math" w:eastAsia="宋体" w:hAnsi="Cambria Math" w:cs="Times New Roman"/>
              <w:kern w:val="0"/>
              <w:sz w:val="24"/>
              <w:szCs w:val="24"/>
            </w:rPr>
            <m:t>β=10</m:t>
          </w:ins>
        </m:r>
      </m:oMath>
      <w:ins w:id="3989"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3990" w:author="Zhang Li" w:date="2022-06-12T15:22:00Z">
            <w:rPr>
              <w:rFonts w:ascii="Cambria Math" w:eastAsia="宋体" w:hAnsi="Cambria Math" w:cs="Times New Roman"/>
              <w:kern w:val="0"/>
              <w:sz w:val="24"/>
              <w:szCs w:val="24"/>
            </w:rPr>
            <m:t>α</m:t>
          </w:ins>
        </m:r>
        <m:r>
          <w:ins w:id="3991" w:author="Zhang Li" w:date="2022-06-12T15:22:00Z">
            <m:rPr>
              <m:sty m:val="p"/>
            </m:rPr>
            <w:rPr>
              <w:rFonts w:ascii="Cambria Math" w:eastAsia="宋体" w:hAnsi="Cambria Math" w:cs="Times New Roman"/>
              <w:kern w:val="0"/>
              <w:sz w:val="24"/>
              <w:szCs w:val="24"/>
            </w:rPr>
            <m:t>=3</m:t>
          </w:ins>
        </m:r>
      </m:oMath>
      <w:ins w:id="3992"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3993" w:author="Zhang Li" w:date="2022-06-12T15:22:00Z">
            <w:rPr>
              <w:rFonts w:ascii="Cambria Math" w:eastAsia="宋体" w:hAnsi="Cambria Math" w:cs="Times New Roman"/>
              <w:kern w:val="0"/>
              <w:sz w:val="24"/>
              <w:szCs w:val="24"/>
            </w:rPr>
            <m:t>B=20</m:t>
          </w:ins>
        </m:r>
      </m:oMath>
      <w:ins w:id="3994"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w:ins>
      <m:oMath>
        <m:r>
          <w:ins w:id="3995" w:author="Zhang Li" w:date="2022-06-12T15:22:00Z">
            <m:rPr>
              <m:sty m:val="p"/>
            </m:rPr>
            <w:rPr>
              <w:rFonts w:ascii="Cambria Math" w:eastAsia="宋体" w:hAnsi="Cambria Math" w:cs="Times New Roman"/>
              <w:kern w:val="0"/>
              <w:sz w:val="24"/>
              <w:szCs w:val="24"/>
            </w:rPr>
            <m:t xml:space="preserve">100×100 </m:t>
          </w:ins>
        </m:r>
        <m:sSup>
          <m:sSupPr>
            <m:ctrlPr>
              <w:ins w:id="3996" w:author="Zhang Li" w:date="2022-06-12T15:22:00Z">
                <w:rPr>
                  <w:rFonts w:ascii="Cambria Math" w:eastAsia="宋体" w:hAnsi="Cambria Math" w:cs="Times New Roman"/>
                  <w:kern w:val="0"/>
                  <w:sz w:val="24"/>
                  <w:szCs w:val="24"/>
                </w:rPr>
              </w:ins>
            </m:ctrlPr>
          </m:sSupPr>
          <m:e>
            <m:r>
              <w:ins w:id="3997" w:author="Zhang Li" w:date="2022-06-12T15:22:00Z">
                <w:rPr>
                  <w:rFonts w:ascii="Cambria Math" w:eastAsia="宋体" w:hAnsi="Cambria Math" w:cs="Times New Roman"/>
                  <w:kern w:val="0"/>
                  <w:sz w:val="24"/>
                  <w:szCs w:val="24"/>
                </w:rPr>
                <m:t>m</m:t>
              </w:ins>
            </m:r>
          </m:e>
          <m:sup>
            <m:r>
              <w:ins w:id="3998" w:author="Zhang Li" w:date="2022-06-12T15:22:00Z">
                <m:rPr>
                  <m:sty m:val="p"/>
                </m:rPr>
                <w:rPr>
                  <w:rFonts w:ascii="Cambria Math" w:eastAsia="宋体" w:hAnsi="Cambria Math" w:cs="Times New Roman"/>
                  <w:kern w:val="0"/>
                  <w:sz w:val="24"/>
                  <w:szCs w:val="24"/>
                </w:rPr>
                <m:t>2</m:t>
              </w:ins>
            </m:r>
          </m:sup>
        </m:sSup>
      </m:oMath>
      <w:ins w:id="3999" w:author="Zhang Li" w:date="2022-06-12T15:22:00Z">
        <w:r>
          <w:rPr>
            <w:rFonts w:ascii="Times New Roman" w:eastAsia="宋体" w:hAnsi="Times New Roman" w:cs="Times New Roman"/>
            <w:kern w:val="0"/>
            <w:sz w:val="24"/>
            <w:szCs w:val="24"/>
          </w:rPr>
          <w:t xml:space="preserve"> , and the minimum distance between nodes is </w:t>
        </w:r>
      </w:ins>
      <m:oMath>
        <m:r>
          <w:ins w:id="4000" w:author="Zhang Li" w:date="2022-06-12T15:22:00Z">
            <m:rPr>
              <m:sty m:val="p"/>
            </m:rPr>
            <w:rPr>
              <w:rFonts w:ascii="Cambria Math" w:eastAsia="宋体" w:hAnsi="Cambria Math" w:cs="Times New Roman"/>
              <w:kern w:val="0"/>
              <w:sz w:val="24"/>
              <w:szCs w:val="24"/>
            </w:rPr>
            <m:t>1</m:t>
          </w:ins>
        </m:r>
      </m:oMath>
      <w:ins w:id="4001"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4002" w:author="Zhang Li" w:date="2022-06-12T15:22:00Z">
            <m:rPr>
              <m:sty m:val="p"/>
            </m:rPr>
            <w:rPr>
              <w:rFonts w:ascii="Cambria Math" w:eastAsia="宋体" w:hAnsi="Cambria Math" w:cs="Times New Roman"/>
              <w:kern w:val="0"/>
              <w:sz w:val="24"/>
              <w:szCs w:val="24"/>
            </w:rPr>
            <m:t xml:space="preserve"> </m:t>
          </w:ins>
        </m:r>
        <m:r>
          <w:ins w:id="4003" w:author="Zhang Li" w:date="2022-06-12T15:22:00Z">
            <w:rPr>
              <w:rFonts w:ascii="Cambria Math" w:eastAsia="宋体" w:hAnsi="Cambria Math" w:cs="Times New Roman"/>
              <w:kern w:val="0"/>
              <w:sz w:val="24"/>
              <w:szCs w:val="24"/>
            </w:rPr>
            <m:t>P</m:t>
          </w:ins>
        </m:r>
        <m:sSub>
          <m:sSubPr>
            <m:ctrlPr>
              <w:ins w:id="4004" w:author="Zhang Li" w:date="2022-06-12T15:22:00Z">
                <w:rPr>
                  <w:rFonts w:ascii="Cambria Math" w:eastAsia="宋体" w:hAnsi="Cambria Math" w:cs="Times New Roman"/>
                  <w:kern w:val="0"/>
                  <w:sz w:val="24"/>
                  <w:szCs w:val="24"/>
                </w:rPr>
              </w:ins>
            </m:ctrlPr>
          </m:sSubPr>
          <m:e>
            <m:r>
              <w:ins w:id="4005" w:author="Zhang Li" w:date="2022-06-12T15:22:00Z">
                <w:rPr>
                  <w:rFonts w:ascii="Cambria Math" w:eastAsia="宋体" w:hAnsi="Cambria Math" w:cs="Times New Roman"/>
                  <w:kern w:val="0"/>
                  <w:sz w:val="24"/>
                  <w:szCs w:val="24"/>
                </w:rPr>
                <m:t>L</m:t>
              </w:ins>
            </m:r>
          </m:e>
          <m:sub>
            <m:r>
              <w:ins w:id="4006" w:author="Zhang Li" w:date="2022-06-12T15:22:00Z">
                <w:rPr>
                  <w:rFonts w:ascii="Cambria Math" w:eastAsia="宋体" w:hAnsi="Cambria Math" w:cs="Times New Roman"/>
                  <w:kern w:val="0"/>
                  <w:sz w:val="24"/>
                  <w:szCs w:val="24"/>
                </w:rPr>
                <m:t>dB</m:t>
              </w:ins>
            </m:r>
          </m:sub>
        </m:sSub>
        <m:d>
          <m:dPr>
            <m:ctrlPr>
              <w:ins w:id="4007" w:author="Zhang Li" w:date="2022-06-12T15:22:00Z">
                <w:rPr>
                  <w:rFonts w:ascii="Cambria Math" w:eastAsia="宋体" w:hAnsi="Cambria Math" w:cs="Times New Roman"/>
                  <w:kern w:val="0"/>
                  <w:sz w:val="24"/>
                  <w:szCs w:val="24"/>
                </w:rPr>
              </w:ins>
            </m:ctrlPr>
          </m:dPr>
          <m:e>
            <m:sSub>
              <m:sSubPr>
                <m:ctrlPr>
                  <w:ins w:id="4008" w:author="Zhang Li" w:date="2022-06-12T15:22:00Z">
                    <w:rPr>
                      <w:rFonts w:ascii="Cambria Math" w:eastAsia="宋体" w:hAnsi="Cambria Math" w:cs="Times New Roman"/>
                      <w:kern w:val="0"/>
                      <w:sz w:val="24"/>
                      <w:szCs w:val="24"/>
                    </w:rPr>
                  </w:ins>
                </m:ctrlPr>
              </m:sSubPr>
              <m:e>
                <m:r>
                  <w:ins w:id="4009" w:author="Zhang Li" w:date="2022-06-12T15:22:00Z">
                    <w:rPr>
                      <w:rFonts w:ascii="Cambria Math" w:eastAsia="宋体" w:hAnsi="Cambria Math" w:cs="Times New Roman"/>
                      <w:kern w:val="0"/>
                      <w:sz w:val="24"/>
                      <w:szCs w:val="24"/>
                    </w:rPr>
                    <m:t>d</m:t>
                  </w:ins>
                </m:r>
              </m:e>
              <m:sub>
                <m:r>
                  <w:ins w:id="4010" w:author="Zhang Li" w:date="2022-06-12T15:22:00Z">
                    <m:rPr>
                      <m:sty m:val="p"/>
                    </m:rPr>
                    <w:rPr>
                      <w:rFonts w:ascii="Cambria Math" w:eastAsia="宋体" w:hAnsi="Cambria Math" w:cs="Times New Roman"/>
                      <w:kern w:val="0"/>
                      <w:sz w:val="24"/>
                      <w:szCs w:val="24"/>
                    </w:rPr>
                    <m:t>0</m:t>
                  </w:ins>
                </m:r>
              </m:sub>
            </m:sSub>
          </m:e>
        </m:d>
        <m:r>
          <w:ins w:id="4011" w:author="Zhang Li" w:date="2022-06-12T15:22:00Z">
            <m:rPr>
              <m:sty m:val="p"/>
            </m:rPr>
            <w:rPr>
              <w:rFonts w:ascii="Cambria Math" w:eastAsia="宋体" w:hAnsi="Cambria Math" w:cs="Times New Roman"/>
              <w:kern w:val="0"/>
              <w:sz w:val="24"/>
              <w:szCs w:val="24"/>
            </w:rPr>
            <m:t>=20</m:t>
          </w:ins>
        </m:r>
        <m:func>
          <m:funcPr>
            <m:ctrlPr>
              <w:ins w:id="4012" w:author="Zhang Li" w:date="2022-06-12T15:22:00Z">
                <w:rPr>
                  <w:rFonts w:ascii="Cambria Math" w:eastAsia="宋体" w:hAnsi="Cambria Math" w:cs="Times New Roman"/>
                  <w:kern w:val="0"/>
                  <w:sz w:val="24"/>
                  <w:szCs w:val="24"/>
                </w:rPr>
              </w:ins>
            </m:ctrlPr>
          </m:funcPr>
          <m:fName>
            <m:sSub>
              <m:sSubPr>
                <m:ctrlPr>
                  <w:ins w:id="4013" w:author="Zhang Li" w:date="2022-06-12T15:22:00Z">
                    <w:rPr>
                      <w:rFonts w:ascii="Cambria Math" w:eastAsia="宋体" w:hAnsi="Cambria Math" w:cs="Times New Roman"/>
                      <w:kern w:val="0"/>
                      <w:sz w:val="24"/>
                      <w:szCs w:val="24"/>
                    </w:rPr>
                  </w:ins>
                </m:ctrlPr>
              </m:sSubPr>
              <m:e>
                <m:r>
                  <w:ins w:id="4014" w:author="Zhang Li" w:date="2022-06-12T15:22:00Z">
                    <m:rPr>
                      <m:sty m:val="p"/>
                    </m:rPr>
                    <w:rPr>
                      <w:rFonts w:ascii="Cambria Math" w:eastAsia="宋体" w:hAnsi="Cambria Math" w:cs="Times New Roman"/>
                      <w:kern w:val="0"/>
                      <w:sz w:val="24"/>
                      <w:szCs w:val="24"/>
                    </w:rPr>
                    <m:t>log</m:t>
                  </w:ins>
                </m:r>
              </m:e>
              <m:sub>
                <m:r>
                  <w:ins w:id="4015" w:author="Zhang Li" w:date="2022-06-12T15:22:00Z">
                    <m:rPr>
                      <m:sty m:val="p"/>
                    </m:rPr>
                    <w:rPr>
                      <w:rFonts w:ascii="Cambria Math" w:eastAsia="宋体" w:hAnsi="Cambria Math" w:cs="Times New Roman"/>
                      <w:kern w:val="0"/>
                      <w:sz w:val="24"/>
                      <w:szCs w:val="24"/>
                    </w:rPr>
                    <m:t>10</m:t>
                  </w:ins>
                </m:r>
              </m:sub>
            </m:sSub>
          </m:fName>
          <m:e>
            <m:f>
              <m:fPr>
                <m:ctrlPr>
                  <w:ins w:id="4016" w:author="Zhang Li" w:date="2022-06-12T15:22:00Z">
                    <w:rPr>
                      <w:rFonts w:ascii="Cambria Math" w:eastAsia="宋体" w:hAnsi="Cambria Math" w:cs="Times New Roman"/>
                      <w:kern w:val="0"/>
                      <w:sz w:val="24"/>
                      <w:szCs w:val="24"/>
                    </w:rPr>
                  </w:ins>
                </m:ctrlPr>
              </m:fPr>
              <m:num>
                <m:r>
                  <w:ins w:id="4017" w:author="Zhang Li" w:date="2022-06-12T15:22:00Z">
                    <w:rPr>
                      <w:rFonts w:ascii="Cambria Math" w:eastAsia="宋体" w:hAnsi="Cambria Math" w:cs="Times New Roman"/>
                      <w:kern w:val="0"/>
                      <w:sz w:val="24"/>
                      <w:szCs w:val="24"/>
                    </w:rPr>
                    <m:t>λ</m:t>
                  </w:ins>
                </m:r>
              </m:num>
              <m:den>
                <m:r>
                  <w:ins w:id="4018" w:author="Zhang Li" w:date="2022-06-12T15:22:00Z">
                    <m:rPr>
                      <m:sty m:val="p"/>
                    </m:rPr>
                    <w:rPr>
                      <w:rFonts w:ascii="Cambria Math" w:eastAsia="宋体" w:hAnsi="Cambria Math" w:cs="Times New Roman"/>
                      <w:kern w:val="0"/>
                      <w:sz w:val="24"/>
                      <w:szCs w:val="24"/>
                    </w:rPr>
                    <m:t>4</m:t>
                  </w:ins>
                </m:r>
                <m:r>
                  <w:ins w:id="4019" w:author="Zhang Li" w:date="2022-06-12T15:22:00Z">
                    <w:rPr>
                      <w:rFonts w:ascii="Cambria Math" w:eastAsia="宋体" w:hAnsi="Cambria Math" w:cs="Times New Roman"/>
                      <w:kern w:val="0"/>
                      <w:sz w:val="24"/>
                      <w:szCs w:val="24"/>
                    </w:rPr>
                    <m:t>π</m:t>
                  </w:ins>
                </m:r>
                <m:sSub>
                  <m:sSubPr>
                    <m:ctrlPr>
                      <w:ins w:id="4020" w:author="Zhang Li" w:date="2022-06-12T15:22:00Z">
                        <w:rPr>
                          <w:rFonts w:ascii="Cambria Math" w:eastAsia="宋体" w:hAnsi="Cambria Math" w:cs="Times New Roman"/>
                          <w:kern w:val="0"/>
                          <w:sz w:val="24"/>
                          <w:szCs w:val="24"/>
                        </w:rPr>
                      </w:ins>
                    </m:ctrlPr>
                  </m:sSubPr>
                  <m:e>
                    <m:r>
                      <w:ins w:id="4021" w:author="Zhang Li" w:date="2022-06-12T15:22:00Z">
                        <w:rPr>
                          <w:rFonts w:ascii="Cambria Math" w:eastAsia="宋体" w:hAnsi="Cambria Math" w:cs="Times New Roman"/>
                          <w:kern w:val="0"/>
                          <w:sz w:val="24"/>
                          <w:szCs w:val="24"/>
                        </w:rPr>
                        <m:t>d</m:t>
                      </w:ins>
                    </m:r>
                  </m:e>
                  <m:sub>
                    <m:r>
                      <w:ins w:id="4022" w:author="Zhang Li" w:date="2022-06-12T15:22:00Z">
                        <m:rPr>
                          <m:sty m:val="p"/>
                        </m:rPr>
                        <w:rPr>
                          <w:rFonts w:ascii="Cambria Math" w:eastAsia="宋体" w:hAnsi="Cambria Math" w:cs="Times New Roman"/>
                          <w:kern w:val="0"/>
                          <w:sz w:val="24"/>
                          <w:szCs w:val="24"/>
                        </w:rPr>
                        <m:t>0</m:t>
                      </w:ins>
                    </m:r>
                  </m:sub>
                </m:sSub>
              </m:den>
            </m:f>
          </m:e>
        </m:func>
        <m:r>
          <w:ins w:id="4023" w:author="Zhang Li" w:date="2022-06-12T15:22:00Z">
            <m:rPr>
              <m:sty m:val="p"/>
            </m:rPr>
            <w:rPr>
              <w:rFonts w:ascii="Cambria Math" w:eastAsia="宋体" w:hAnsi="Cambria Math" w:cs="Times New Roman"/>
              <w:kern w:val="0"/>
              <w:sz w:val="24"/>
              <w:szCs w:val="24"/>
            </w:rPr>
            <m:t xml:space="preserve"> </m:t>
          </w:ins>
        </m:r>
      </m:oMath>
      <w:ins w:id="4024"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4025" w:author="Zhang Li" w:date="2022-06-12T15:22:00Z">
                <w:rPr>
                  <w:rFonts w:ascii="Cambria Math" w:eastAsia="宋体" w:hAnsi="Cambria Math" w:cs="Times New Roman"/>
                  <w:kern w:val="0"/>
                  <w:sz w:val="24"/>
                  <w:szCs w:val="24"/>
                </w:rPr>
              </w:ins>
            </m:ctrlPr>
          </m:sSubPr>
          <m:e>
            <m:r>
              <w:ins w:id="4026" w:author="Zhang Li" w:date="2022-06-12T15:22:00Z">
                <w:rPr>
                  <w:rFonts w:ascii="Cambria Math" w:eastAsia="宋体" w:hAnsi="Cambria Math" w:cs="Times New Roman"/>
                  <w:kern w:val="0"/>
                  <w:sz w:val="24"/>
                  <w:szCs w:val="24"/>
                </w:rPr>
                <m:t>d</m:t>
              </w:ins>
            </m:r>
          </m:e>
          <m:sub>
            <m:r>
              <w:ins w:id="4027" w:author="Zhang Li" w:date="2022-06-12T15:22:00Z">
                <m:rPr>
                  <m:sty m:val="p"/>
                </m:rPr>
                <w:rPr>
                  <w:rFonts w:ascii="Cambria Math" w:eastAsia="宋体" w:hAnsi="Cambria Math" w:cs="Times New Roman"/>
                  <w:kern w:val="0"/>
                  <w:sz w:val="24"/>
                  <w:szCs w:val="24"/>
                </w:rPr>
                <m:t>0</m:t>
              </w:ins>
            </m:r>
          </m:sub>
        </m:sSub>
        <m:r>
          <w:ins w:id="4028" w:author="Zhang Li" w:date="2022-06-12T15:22:00Z">
            <m:rPr>
              <m:sty m:val="p"/>
            </m:rPr>
            <w:rPr>
              <w:rFonts w:ascii="Cambria Math" w:eastAsia="宋体" w:hAnsi="Cambria Math" w:cs="Times New Roman"/>
              <w:kern w:val="0"/>
              <w:sz w:val="24"/>
              <w:szCs w:val="24"/>
            </w:rPr>
            <m:t>=1</m:t>
          </w:ins>
        </m:r>
      </m:oMath>
      <w:ins w:id="402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4030" w:author="Zhang Li" w:date="2022-06-12T15:22:00Z">
            <w:rPr>
              <w:rFonts w:ascii="Cambria Math" w:eastAsia="宋体" w:hAnsi="Cambria Math" w:cs="Times New Roman"/>
              <w:kern w:val="0"/>
              <w:sz w:val="24"/>
              <w:szCs w:val="24"/>
            </w:rPr>
            <m:t>λ</m:t>
          </w:ins>
        </m:r>
        <m:r>
          <w:ins w:id="4031" w:author="Zhang Li" w:date="2022-06-12T15:22:00Z">
            <m:rPr>
              <m:sty m:val="p"/>
            </m:rPr>
            <w:rPr>
              <w:rFonts w:ascii="Cambria Math" w:eastAsia="宋体" w:hAnsi="Cambria Math" w:cs="Times New Roman"/>
              <w:kern w:val="0"/>
              <w:sz w:val="24"/>
              <w:szCs w:val="24"/>
            </w:rPr>
            <m:t>=0.125</m:t>
          </w:ins>
        </m:r>
      </m:oMath>
      <w:ins w:id="403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w:ins>
      <m:oMath>
        <m:acc>
          <m:accPr>
            <m:ctrlPr>
              <w:ins w:id="4033" w:author="Zhang Li" w:date="2022-06-12T15:22:00Z">
                <w:rPr>
                  <w:rFonts w:ascii="Cambria Math" w:eastAsia="宋体" w:hAnsi="Cambria Math" w:cs="Times New Roman"/>
                  <w:kern w:val="0"/>
                  <w:sz w:val="24"/>
                  <w:szCs w:val="24"/>
                </w:rPr>
              </w:ins>
            </m:ctrlPr>
          </m:accPr>
          <m:e>
            <m:r>
              <w:ins w:id="4034" w:author="Zhang Li" w:date="2022-06-12T15:22:00Z">
                <w:rPr>
                  <w:rFonts w:ascii="Cambria Math" w:eastAsia="宋体" w:hAnsi="Cambria Math" w:cs="Times New Roman"/>
                  <w:kern w:val="0"/>
                  <w:sz w:val="24"/>
                  <w:szCs w:val="24"/>
                </w:rPr>
                <m:t>p</m:t>
              </w:ins>
            </m:r>
          </m:e>
        </m:acc>
        <m:r>
          <w:ins w:id="4035" w:author="Zhang Li" w:date="2022-06-12T15:22:00Z">
            <m:rPr>
              <m:sty m:val="p"/>
            </m:rPr>
            <w:rPr>
              <w:rFonts w:ascii="Cambria Math" w:eastAsia="宋体" w:hAnsi="Cambria Math" w:cs="Times New Roman"/>
              <w:kern w:val="0"/>
              <w:sz w:val="24"/>
              <w:szCs w:val="24"/>
            </w:rPr>
            <m:t>=0.0125</m:t>
          </w:ins>
        </m:r>
      </m:oMath>
      <w:ins w:id="4036" w:author="Zhang Li" w:date="2022-06-12T15:22:00Z">
        <w:r>
          <w:rPr>
            <w:rFonts w:ascii="Times New Roman" w:eastAsia="宋体" w:hAnsi="Times New Roman" w:cs="Times New Roman"/>
            <w:kern w:val="0"/>
            <w:sz w:val="24"/>
            <w:szCs w:val="24"/>
          </w:rPr>
          <w:t>.</w:t>
        </w:r>
      </w:ins>
    </w:p>
    <w:p w14:paraId="3D580E5E" w14:textId="2A09DC56" w:rsidR="00CA5769" w:rsidRDefault="00CA5769" w:rsidP="001509A9">
      <w:pPr>
        <w:pStyle w:val="2"/>
        <w:rPr>
          <w:rFonts w:ascii="Times New Roman" w:eastAsia="宋体" w:hAnsi="Times New Roman" w:cs="Times New Roman"/>
          <w:kern w:val="0"/>
          <w:sz w:val="24"/>
          <w:szCs w:val="24"/>
        </w:rPr>
      </w:pPr>
      <w:bookmarkStart w:id="4037" w:name="_Toc94273385"/>
      <w:r w:rsidRPr="00B16695">
        <w:rPr>
          <w:rFonts w:ascii="Times New Roman" w:eastAsia="黑体" w:hAnsi="Times New Roman" w:cs="Times New Roman"/>
          <w:sz w:val="28"/>
          <w:szCs w:val="28"/>
        </w:rPr>
        <w:t xml:space="preserve">6.1 </w:t>
      </w:r>
      <w:bookmarkEnd w:id="403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w:t>
      </w:r>
      <w:r w:rsidRPr="00E5720D">
        <w:rPr>
          <w:rFonts w:ascii="Times New Roman" w:eastAsia="宋体" w:hAnsi="Times New Roman" w:cs="Times New Roman"/>
          <w:kern w:val="0"/>
          <w:sz w:val="24"/>
          <w:szCs w:val="24"/>
        </w:rPr>
        <w:lastRenderedPageBreak/>
        <w:t xml:space="preserve">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EC76449" w14:textId="26E6DAA1" w:rsidR="0067227F" w:rsidRPr="0067227F" w:rsidRDefault="0067227F" w:rsidP="0067227F">
      <w:pPr>
        <w:spacing w:beforeLines="100" w:before="312" w:afterLines="50" w:after="156"/>
        <w:ind w:firstLine="420"/>
        <w:rPr>
          <w:ins w:id="4038" w:author="Zhang Li" w:date="2022-06-12T15:30:00Z"/>
          <w:rFonts w:ascii="Times New Roman" w:eastAsia="宋体" w:hAnsi="Times New Roman" w:cs="Times New Roman"/>
          <w:kern w:val="0"/>
          <w:sz w:val="24"/>
          <w:szCs w:val="24"/>
        </w:rPr>
      </w:pPr>
      <w:ins w:id="4039" w:author="Zhang Li" w:date="2022-06-12T15:30:00Z">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lastRenderedPageBreak/>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7D234318" w14:textId="79C939A6" w:rsidR="0067227F" w:rsidRPr="0067227F" w:rsidRDefault="0067227F" w:rsidP="0067227F">
      <w:pPr>
        <w:spacing w:beforeLines="100" w:before="312" w:afterLines="50" w:after="156"/>
        <w:ind w:firstLine="420"/>
        <w:rPr>
          <w:rFonts w:ascii="Times New Roman" w:eastAsia="宋体" w:hAnsi="Times New Roman" w:cs="Times New Roman"/>
          <w:kern w:val="0"/>
          <w:sz w:val="24"/>
          <w:szCs w:val="24"/>
        </w:rPr>
      </w:pPr>
      <w:ins w:id="4040" w:author="Zhang Li" w:date="2022-06-12T15:29:00Z">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ins>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28B3D0C9" w14:textId="7A39BECE" w:rsidR="0067227F" w:rsidRPr="0067227F" w:rsidRDefault="0067227F" w:rsidP="0067227F">
      <w:pPr>
        <w:spacing w:beforeLines="100" w:before="312" w:afterLines="50" w:after="156"/>
        <w:ind w:firstLine="420"/>
        <w:rPr>
          <w:ins w:id="4041" w:author="Zhang Li" w:date="2022-06-12T15:31:00Z"/>
          <w:rFonts w:ascii="Times New Roman" w:eastAsia="宋体" w:hAnsi="Times New Roman" w:cs="Times New Roman"/>
          <w:kern w:val="0"/>
          <w:sz w:val="24"/>
          <w:szCs w:val="24"/>
        </w:rPr>
      </w:pPr>
      <w:ins w:id="4042" w:author="Zhang Li" w:date="2022-06-12T15:31:00Z">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w:ins>
      <m:oMath>
        <m:r>
          <w:ins w:id="4043" w:author="Zhang Li" w:date="2022-06-12T15:31:00Z">
            <m:rPr>
              <m:sty m:val="p"/>
            </m:rPr>
            <w:rPr>
              <w:rFonts w:ascii="Cambria Math" w:eastAsia="宋体" w:hAnsi="Cambria Math" w:cs="Times New Roman"/>
              <w:kern w:val="0"/>
              <w:sz w:val="24"/>
              <w:szCs w:val="24"/>
            </w:rPr>
            <m:t>1</m:t>
          </w:ins>
        </m:r>
      </m:oMath>
      <w:ins w:id="4044"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ins>
    </w:p>
    <w:p w14:paraId="008B0C3E" w14:textId="1499CF9F"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impact of network sizes on consensus latency and transaction throughput. We run the protocol for 10 consecutive rounds with network sizes ranging from 50 to </w:t>
      </w:r>
      <w:del w:id="4045" w:author="Zhang Li" w:date="2022-06-12T15:31:00Z">
        <w:r w:rsidDel="0067227F">
          <w:rPr>
            <w:rFonts w:ascii="Times New Roman" w:eastAsia="宋体" w:hAnsi="Times New Roman" w:cs="Times New Roman"/>
            <w:kern w:val="0"/>
            <w:sz w:val="24"/>
            <w:szCs w:val="24"/>
          </w:rPr>
          <w:delText>500</w:delText>
        </w:r>
      </w:del>
      <w:ins w:id="4046" w:author="Zhang Li" w:date="2022-06-12T15:31:00Z">
        <w:r w:rsidR="0067227F">
          <w:rPr>
            <w:rFonts w:ascii="Times New Roman" w:eastAsia="宋体" w:hAnsi="Times New Roman" w:cs="Times New Roman"/>
            <w:kern w:val="0"/>
            <w:sz w:val="24"/>
            <w:szCs w:val="24"/>
          </w:rPr>
          <w:t>600</w:t>
        </w:r>
      </w:ins>
      <w:r>
        <w:rPr>
          <w:rFonts w:ascii="Times New Roman" w:eastAsia="宋体" w:hAnsi="Times New Roman" w:cs="Times New Roman"/>
          <w:kern w:val="0"/>
          <w:sz w:val="24"/>
          <w:szCs w:val="24"/>
        </w:rPr>
        <w:t>,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55CB7718" w14:textId="5C133335" w:rsidR="0067227F" w:rsidRPr="0067227F" w:rsidRDefault="0067227F" w:rsidP="0067227F">
      <w:pPr>
        <w:spacing w:beforeLines="100" w:before="312" w:afterLines="100" w:after="312"/>
        <w:ind w:firstLine="420"/>
        <w:rPr>
          <w:rFonts w:ascii="Times New Roman" w:eastAsia="宋体" w:hAnsi="Times New Roman" w:cs="Times New Roman"/>
          <w:kern w:val="0"/>
          <w:sz w:val="24"/>
          <w:szCs w:val="24"/>
        </w:rPr>
      </w:pPr>
      <w:ins w:id="4047" w:author="Zhang Li" w:date="2022-06-12T15:31:00Z">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628F077" w14:textId="05EB8EFC"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4048" w:author="Zhang Li" w:date="2022-06-12T15:32:00Z">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ins>
    </w:p>
    <w:p w14:paraId="38D9095A" w14:textId="456E5DA5" w:rsidR="0067227F" w:rsidRP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4049" w:author="Zhang Li" w:date="2022-06-12T15:3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141AD5B4" w:rsidR="0067227F" w:rsidRPr="0067227F" w:rsidRDefault="0067227F" w:rsidP="0067227F">
      <w:pPr>
        <w:spacing w:beforeLines="100" w:before="312" w:afterLines="50" w:after="156"/>
        <w:ind w:firstLine="420"/>
        <w:rPr>
          <w:ins w:id="4050" w:author="Zhang Li" w:date="2022-06-12T15:32:00Z"/>
          <w:rFonts w:ascii="Times New Roman" w:eastAsia="宋体" w:hAnsi="Times New Roman" w:cs="Times New Roman"/>
          <w:kern w:val="0"/>
          <w:sz w:val="24"/>
          <w:szCs w:val="24"/>
        </w:rPr>
      </w:pPr>
      <w:ins w:id="4051" w:author="Zhang Li" w:date="2022-06-12T15:33:00Z">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ins>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726D36EA" w14:textId="2B018C9D" w:rsidR="0067227F" w:rsidRPr="0067227F" w:rsidRDefault="0067227F" w:rsidP="0067227F">
      <w:pPr>
        <w:spacing w:beforeLines="100" w:before="312" w:afterLines="50" w:after="156"/>
        <w:ind w:firstLine="420"/>
        <w:rPr>
          <w:ins w:id="4052" w:author="Zhang Li" w:date="2022-06-12T15:33:00Z"/>
          <w:rFonts w:ascii="Times New Roman" w:eastAsia="宋体" w:hAnsi="Times New Roman" w:cs="Times New Roman"/>
          <w:kern w:val="0"/>
          <w:sz w:val="24"/>
          <w:szCs w:val="24"/>
        </w:rPr>
      </w:pPr>
      <w:ins w:id="4053" w:author="Zhang Li" w:date="2022-06-12T15:33:00Z">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4054" w:author="Zhang Li" w:date="2022-06-12T15:33:00Z">
            <w:rPr>
              <w:rFonts w:ascii="Cambria Math" w:eastAsia="宋体" w:hAnsi="Cambria Math" w:cs="Times New Roman"/>
              <w:kern w:val="0"/>
              <w:sz w:val="24"/>
              <w:szCs w:val="24"/>
            </w:rPr>
            <m:t>δ</m:t>
          </w:ins>
        </m:r>
      </m:oMath>
      <w:ins w:id="4055"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w:ins>
      <m:oMath>
        <m:sSub>
          <m:sSubPr>
            <m:ctrlPr>
              <w:ins w:id="4056" w:author="Zhang Li" w:date="2022-06-12T15:33:00Z">
                <w:rPr>
                  <w:rFonts w:ascii="Cambria Math" w:eastAsia="宋体" w:hAnsi="Cambria Math" w:cs="Times New Roman"/>
                  <w:i/>
                  <w:kern w:val="0"/>
                  <w:sz w:val="24"/>
                  <w:szCs w:val="24"/>
                </w:rPr>
              </w:ins>
            </m:ctrlPr>
          </m:sSubPr>
          <m:e>
            <m:acc>
              <m:accPr>
                <m:ctrlPr>
                  <w:ins w:id="4057" w:author="Zhang Li" w:date="2022-06-12T15:33:00Z">
                    <w:rPr>
                      <w:rFonts w:ascii="Cambria Math" w:eastAsia="宋体" w:hAnsi="Cambria Math" w:cs="Times New Roman"/>
                      <w:i/>
                      <w:kern w:val="0"/>
                      <w:sz w:val="24"/>
                      <w:szCs w:val="24"/>
                    </w:rPr>
                  </w:ins>
                </m:ctrlPr>
              </m:accPr>
              <m:e>
                <m:r>
                  <w:ins w:id="4058" w:author="Zhang Li" w:date="2022-06-12T15:33:00Z">
                    <w:rPr>
                      <w:rFonts w:ascii="Cambria Math" w:eastAsia="宋体" w:hAnsi="Cambria Math" w:cs="Times New Roman"/>
                      <w:kern w:val="0"/>
                      <w:sz w:val="24"/>
                      <w:szCs w:val="24"/>
                    </w:rPr>
                    <m:t>T</m:t>
                  </w:ins>
                </m:r>
              </m:e>
            </m:acc>
          </m:e>
          <m:sub>
            <m:r>
              <w:ins w:id="4059" w:author="Zhang Li" w:date="2022-06-12T15:33:00Z">
                <w:rPr>
                  <w:rFonts w:ascii="Cambria Math" w:eastAsia="宋体" w:hAnsi="Cambria Math" w:cs="Times New Roman"/>
                  <w:kern w:val="0"/>
                  <w:sz w:val="24"/>
                  <w:szCs w:val="24"/>
                </w:rPr>
                <m:t>v</m:t>
              </w:ins>
            </m:r>
          </m:sub>
        </m:sSub>
      </m:oMath>
      <w:ins w:id="4060" w:author="Zhang Li" w:date="2022-06-12T15:33:00Z">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w:ins>
      <m:oMath>
        <m:sSub>
          <m:sSubPr>
            <m:ctrlPr>
              <w:ins w:id="4061" w:author="Zhang Li" w:date="2022-06-12T15:33:00Z">
                <w:rPr>
                  <w:rFonts w:ascii="Cambria Math" w:eastAsia="宋体" w:hAnsi="Cambria Math" w:cs="Times New Roman"/>
                  <w:i/>
                  <w:kern w:val="0"/>
                  <w:sz w:val="24"/>
                  <w:szCs w:val="24"/>
                </w:rPr>
              </w:ins>
            </m:ctrlPr>
          </m:sSubPr>
          <m:e>
            <m:acc>
              <m:accPr>
                <m:ctrlPr>
                  <w:ins w:id="4062" w:author="Zhang Li" w:date="2022-06-12T15:33:00Z">
                    <w:rPr>
                      <w:rFonts w:ascii="Cambria Math" w:eastAsia="宋体" w:hAnsi="Cambria Math" w:cs="Times New Roman"/>
                      <w:i/>
                      <w:kern w:val="0"/>
                      <w:sz w:val="24"/>
                      <w:szCs w:val="24"/>
                    </w:rPr>
                  </w:ins>
                </m:ctrlPr>
              </m:accPr>
              <m:e>
                <m:r>
                  <w:ins w:id="4063" w:author="Zhang Li" w:date="2022-06-12T15:33:00Z">
                    <w:rPr>
                      <w:rFonts w:ascii="Cambria Math" w:eastAsia="宋体" w:hAnsi="Cambria Math" w:cs="Times New Roman"/>
                      <w:kern w:val="0"/>
                      <w:sz w:val="24"/>
                      <w:szCs w:val="24"/>
                    </w:rPr>
                    <m:t>T</m:t>
                  </w:ins>
                </m:r>
              </m:e>
            </m:acc>
          </m:e>
          <m:sub>
            <m:r>
              <w:ins w:id="4064" w:author="Zhang Li" w:date="2022-06-12T15:33:00Z">
                <w:rPr>
                  <w:rFonts w:ascii="Cambria Math" w:eastAsia="宋体" w:hAnsi="Cambria Math" w:cs="Times New Roman"/>
                  <w:kern w:val="0"/>
                  <w:sz w:val="24"/>
                  <w:szCs w:val="24"/>
                </w:rPr>
                <m:t>v</m:t>
              </w:ins>
            </m:r>
          </m:sub>
        </m:sSub>
      </m:oMath>
      <w:ins w:id="4065"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4066" w:author="Zhang Li" w:date="2022-06-12T15:33:00Z">
            <w:rPr>
              <w:rFonts w:ascii="Cambria Math" w:eastAsia="宋体" w:hAnsi="Cambria Math" w:cs="Times New Roman"/>
              <w:kern w:val="0"/>
              <w:sz w:val="24"/>
              <w:szCs w:val="24"/>
            </w:rPr>
            <m:t>δ</m:t>
          </w:ins>
        </m:r>
      </m:oMath>
      <w:ins w:id="4067"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4068" w:author="Zhang Li" w:date="2022-06-12T15:33:00Z">
            <w:rPr>
              <w:rFonts w:ascii="Cambria Math" w:eastAsia="宋体" w:hAnsi="Cambria Math" w:cs="Times New Roman"/>
              <w:kern w:val="0"/>
              <w:sz w:val="24"/>
              <w:szCs w:val="24"/>
            </w:rPr>
            <m:t>δ</m:t>
          </w:ins>
        </m:r>
      </m:oMath>
      <w:ins w:id="4069"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4070" w:author="Zhang Li" w:date="2022-06-12T15:33:00Z">
            <w:rPr>
              <w:rFonts w:ascii="Cambria Math" w:eastAsia="宋体" w:hAnsi="Cambria Math" w:cs="Times New Roman"/>
              <w:kern w:val="0"/>
              <w:sz w:val="24"/>
              <w:szCs w:val="24"/>
            </w:rPr>
            <m:t>δ</m:t>
          </w:ins>
        </m:r>
      </m:oMath>
      <w:ins w:id="4071"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w:ins>
      <m:oMath>
        <m:d>
          <m:dPr>
            <m:ctrlPr>
              <w:ins w:id="4072" w:author="Zhang Li" w:date="2022-06-12T15:33:00Z">
                <w:rPr>
                  <w:rFonts w:ascii="Cambria Math" w:eastAsia="宋体" w:hAnsi="Cambria Math" w:cs="Times New Roman"/>
                  <w:i/>
                  <w:kern w:val="0"/>
                  <w:sz w:val="24"/>
                  <w:szCs w:val="24"/>
                </w:rPr>
              </w:ins>
            </m:ctrlPr>
          </m:dPr>
          <m:e>
            <m:r>
              <w:ins w:id="4073" w:author="Zhang Li" w:date="2022-06-12T15:33:00Z">
                <w:rPr>
                  <w:rFonts w:ascii="Cambria Math" w:eastAsia="宋体" w:hAnsi="Cambria Math" w:cs="Times New Roman"/>
                  <w:kern w:val="0"/>
                  <w:sz w:val="24"/>
                  <w:szCs w:val="24"/>
                </w:rPr>
                <m:t>0.7, 100</m:t>
              </w:ins>
            </m:r>
          </m:e>
        </m:d>
      </m:oMath>
      <w:ins w:id="4074"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4075"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M. Krichen, K. Barkaoui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in IEEE Sensors Journal, vol. 21, no. 14, pp. 15807-15823, 15 July15, 2021, doi: 10.1109/JSEN.2021.3062219.</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4076" w:name="_Ref70424734"/>
      <w:bookmarkEnd w:id="4075"/>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4076"/>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[8] Z. Jiang, Z. Cao, B. Krishnamachari,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366F53A4" w:rsidR="00CA5769" w:rsidRPr="00843FC1" w:rsidRDefault="007A7130">
      <w:pPr>
        <w:widowControl/>
        <w:shd w:val="clear" w:color="auto" w:fill="FFFFFF"/>
        <w:spacing w:line="450" w:lineRule="atLeast"/>
        <w:rPr>
          <w:rFonts w:ascii="Times New Roman" w:eastAsia="宋体" w:hAnsi="Times New Roman" w:cs="Times New Roman"/>
          <w:kern w:val="0"/>
          <w:sz w:val="20"/>
          <w:szCs w:val="20"/>
          <w:rPrChange w:id="4077" w:author="Zhang Li" w:date="2022-06-16T16:51:00Z">
            <w:rPr>
              <w:rFonts w:ascii="Times New Roman" w:hAnsi="Times New Roman" w:cs="Times New Roman"/>
              <w:sz w:val="20"/>
              <w:szCs w:val="20"/>
            </w:rPr>
          </w:rPrChange>
        </w:rPr>
        <w:pPrChange w:id="4078" w:author="Zhang Li" w:date="2022-06-16T16:51:00Z">
          <w:pPr/>
        </w:pPrChange>
      </w:pPr>
      <w:ins w:id="4079" w:author="Zhang Li" w:date="2022-06-16T13:12:00Z">
        <w:r>
          <w:rPr>
            <w:rFonts w:ascii="Times New Roman" w:hAnsi="Times New Roman" w:cs="Times New Roman" w:hint="eastAsia"/>
            <w:sz w:val="20"/>
            <w:szCs w:val="20"/>
          </w:rPr>
          <w:t>[</w:t>
        </w:r>
        <w:r>
          <w:rPr>
            <w:rFonts w:ascii="Times New Roman" w:hAnsi="Times New Roman" w:cs="Times New Roman"/>
            <w:sz w:val="20"/>
            <w:szCs w:val="20"/>
          </w:rPr>
          <w:t>33]</w:t>
        </w:r>
        <w:r w:rsidRPr="00843FC1">
          <w:rPr>
            <w:rFonts w:ascii="Times New Roman" w:eastAsia="宋体" w:hAnsi="Times New Roman" w:cs="Times New Roman"/>
            <w:kern w:val="0"/>
            <w:sz w:val="20"/>
            <w:szCs w:val="20"/>
            <w:rPrChange w:id="4080" w:author="Zhang Li" w:date="2022-06-16T16:51:00Z">
              <w:rPr>
                <w:rFonts w:ascii="Times New Roman" w:hAnsi="Times New Roman" w:cs="Times New Roman"/>
                <w:sz w:val="20"/>
                <w:szCs w:val="20"/>
              </w:rPr>
            </w:rPrChange>
          </w:rPr>
          <w:t xml:space="preserve"> </w:t>
        </w:r>
        <w:r w:rsidRPr="007A7130">
          <w:rPr>
            <w:rFonts w:ascii="Times New Roman" w:eastAsia="宋体" w:hAnsi="Times New Roman" w:cs="Times New Roman"/>
            <w:kern w:val="0"/>
            <w:sz w:val="20"/>
            <w:szCs w:val="20"/>
            <w:rPrChange w:id="4081" w:author="Zhang Li" w:date="2022-06-16T13:12:00Z">
              <w:rPr/>
            </w:rPrChange>
          </w:rPr>
          <w:t>B. M. Nejad, S. A. Attia, and J. Raisch, “Max-consensus in a max-plus algebraic setting: The case of fixed communication topologies,” in Proc. 22nd Int. Symp. Inf., Commun. Autom. Technol., 2009, pp. 1–7.</w:t>
        </w:r>
      </w:ins>
    </w:p>
    <w:p w14:paraId="751C0EF1" w14:textId="4EEE1381" w:rsidR="00CA5769" w:rsidRPr="00843FC1" w:rsidRDefault="00843FC1">
      <w:pPr>
        <w:widowControl/>
        <w:shd w:val="clear" w:color="auto" w:fill="FFFFFF"/>
        <w:spacing w:line="450" w:lineRule="atLeast"/>
        <w:rPr>
          <w:rFonts w:ascii="Times New Roman" w:eastAsia="宋体" w:hAnsi="Times New Roman" w:cs="Times New Roman"/>
          <w:kern w:val="0"/>
          <w:sz w:val="20"/>
          <w:szCs w:val="20"/>
          <w:rPrChange w:id="4082" w:author="Zhang Li" w:date="2022-06-16T16:51:00Z">
            <w:rPr/>
          </w:rPrChange>
        </w:rPr>
        <w:pPrChange w:id="4083" w:author="Zhang Li" w:date="2022-06-16T16:51:00Z">
          <w:pPr/>
        </w:pPrChange>
      </w:pPr>
      <w:ins w:id="4084" w:author="Zhang Li" w:date="2022-06-16T16:51:00Z">
        <w:r w:rsidRPr="00843FC1">
          <w:rPr>
            <w:rFonts w:ascii="Times New Roman" w:eastAsia="宋体" w:hAnsi="Times New Roman" w:cs="Times New Roman"/>
            <w:kern w:val="0"/>
            <w:sz w:val="20"/>
            <w:szCs w:val="20"/>
            <w:rPrChange w:id="4085" w:author="Zhang Li" w:date="2022-06-16T16:51:00Z">
              <w:rPr/>
            </w:rPrChange>
          </w:rPr>
          <w:t>[34] A. Boldyreva. Threshold signature, multisignature and blind signature schemes based on the gap-Diffie-Hellman-group signature scheme. In Y. Desmedt, editor, Proceedings of PKC 2003, volume 2567 of LNCS, pages 31–46. Springer-Verlag, Jan. 2003.</w:t>
        </w:r>
      </w:ins>
    </w:p>
    <w:p w14:paraId="4A3598BB" w14:textId="77777777" w:rsidR="00B4661E" w:rsidRPr="00CA5769" w:rsidRDefault="007E3AC4"/>
    <w:sectPr w:rsidR="00B4661E" w:rsidRPr="00CA5769" w:rsidSect="0090530C">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92"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 w:id="1067" w:author="Zhang Li" w:date="2022-06-12T12:26:00Z" w:initials="ZL">
    <w:p w14:paraId="59C365D8" w14:textId="510749B5" w:rsidR="0068181E" w:rsidRDefault="0068181E">
      <w:pPr>
        <w:pStyle w:val="af1"/>
      </w:pPr>
      <w:r>
        <w:rPr>
          <w:rStyle w:val="af0"/>
        </w:rPr>
        <w:annotationRef/>
      </w:r>
      <w:r w:rsidR="00513919">
        <w:rPr>
          <w:rFonts w:hint="eastAsia"/>
        </w:rPr>
        <w:t>也可以用c</w:t>
      </w:r>
      <w:r w:rsidR="00513919">
        <w:t>opy of blockchain</w:t>
      </w:r>
      <w:r w:rsidR="00513919">
        <w:rPr>
          <w:rFonts w:hint="eastAsia"/>
        </w:rPr>
        <w:t>，但是论文中统一用l</w:t>
      </w:r>
      <w:r w:rsidR="00513919">
        <w:t>ocal blockchain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Ex w15:paraId="59C365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Extensible w16cex:durableId="265059FE" w16cex:dateUtc="2022-06-12T0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Id w16cid:paraId="59C365D8" w16cid:durableId="265059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BFCBE" w14:textId="77777777" w:rsidR="007E3AC4" w:rsidRDefault="007E3AC4" w:rsidP="00CA5769">
      <w:r>
        <w:separator/>
      </w:r>
    </w:p>
  </w:endnote>
  <w:endnote w:type="continuationSeparator" w:id="0">
    <w:p w14:paraId="762B0F1E" w14:textId="77777777" w:rsidR="007E3AC4" w:rsidRDefault="007E3AC4"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51364" w14:textId="77777777" w:rsidR="007E3AC4" w:rsidRDefault="007E3AC4" w:rsidP="00CA5769">
      <w:r>
        <w:separator/>
      </w:r>
    </w:p>
  </w:footnote>
  <w:footnote w:type="continuationSeparator" w:id="0">
    <w:p w14:paraId="2E94F060" w14:textId="77777777" w:rsidR="007E3AC4" w:rsidRDefault="007E3AC4"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7E3AC4"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7E3AC4"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151E6"/>
    <w:rsid w:val="0002475C"/>
    <w:rsid w:val="00037045"/>
    <w:rsid w:val="00053135"/>
    <w:rsid w:val="00056290"/>
    <w:rsid w:val="000572D8"/>
    <w:rsid w:val="00060406"/>
    <w:rsid w:val="000659A8"/>
    <w:rsid w:val="00087CC8"/>
    <w:rsid w:val="00097E7D"/>
    <w:rsid w:val="000A1A07"/>
    <w:rsid w:val="000C0D61"/>
    <w:rsid w:val="000C690C"/>
    <w:rsid w:val="000C7DF7"/>
    <w:rsid w:val="000E17A2"/>
    <w:rsid w:val="000E7DB9"/>
    <w:rsid w:val="000F14D0"/>
    <w:rsid w:val="000F2911"/>
    <w:rsid w:val="000F5046"/>
    <w:rsid w:val="00106131"/>
    <w:rsid w:val="00106AE1"/>
    <w:rsid w:val="0012465F"/>
    <w:rsid w:val="0014100A"/>
    <w:rsid w:val="001509A9"/>
    <w:rsid w:val="00156A43"/>
    <w:rsid w:val="00157DB7"/>
    <w:rsid w:val="00160716"/>
    <w:rsid w:val="00170ACC"/>
    <w:rsid w:val="001711D7"/>
    <w:rsid w:val="001740DE"/>
    <w:rsid w:val="00182B73"/>
    <w:rsid w:val="001A432E"/>
    <w:rsid w:val="001C18FA"/>
    <w:rsid w:val="001C482B"/>
    <w:rsid w:val="001D3BAA"/>
    <w:rsid w:val="001E2C6F"/>
    <w:rsid w:val="001E5EB7"/>
    <w:rsid w:val="001F777D"/>
    <w:rsid w:val="00200F99"/>
    <w:rsid w:val="00211341"/>
    <w:rsid w:val="0022369C"/>
    <w:rsid w:val="00226D54"/>
    <w:rsid w:val="0024174B"/>
    <w:rsid w:val="00242EB2"/>
    <w:rsid w:val="0025336E"/>
    <w:rsid w:val="00262840"/>
    <w:rsid w:val="00274FD6"/>
    <w:rsid w:val="00282598"/>
    <w:rsid w:val="002915FC"/>
    <w:rsid w:val="0029311B"/>
    <w:rsid w:val="002A07C2"/>
    <w:rsid w:val="002B305E"/>
    <w:rsid w:val="002B3D2C"/>
    <w:rsid w:val="002C0FC9"/>
    <w:rsid w:val="002D3F1A"/>
    <w:rsid w:val="002D4BE7"/>
    <w:rsid w:val="002D52E9"/>
    <w:rsid w:val="002E3F72"/>
    <w:rsid w:val="002F0010"/>
    <w:rsid w:val="002F1B0D"/>
    <w:rsid w:val="002F7D09"/>
    <w:rsid w:val="00302BA5"/>
    <w:rsid w:val="00303612"/>
    <w:rsid w:val="00305A9F"/>
    <w:rsid w:val="00306EC7"/>
    <w:rsid w:val="0031098F"/>
    <w:rsid w:val="00314812"/>
    <w:rsid w:val="003148C9"/>
    <w:rsid w:val="003316AA"/>
    <w:rsid w:val="0033662D"/>
    <w:rsid w:val="00337C13"/>
    <w:rsid w:val="0034302A"/>
    <w:rsid w:val="00345056"/>
    <w:rsid w:val="00346AA6"/>
    <w:rsid w:val="00347BB0"/>
    <w:rsid w:val="00352A71"/>
    <w:rsid w:val="00364211"/>
    <w:rsid w:val="00374D31"/>
    <w:rsid w:val="00382442"/>
    <w:rsid w:val="0038731F"/>
    <w:rsid w:val="003A1C42"/>
    <w:rsid w:val="003B3E9E"/>
    <w:rsid w:val="003C0AC9"/>
    <w:rsid w:val="003C64C2"/>
    <w:rsid w:val="003C7754"/>
    <w:rsid w:val="003C7B9E"/>
    <w:rsid w:val="003E1AA0"/>
    <w:rsid w:val="003E67AB"/>
    <w:rsid w:val="003F09C8"/>
    <w:rsid w:val="003F2405"/>
    <w:rsid w:val="004127C5"/>
    <w:rsid w:val="00414167"/>
    <w:rsid w:val="00416928"/>
    <w:rsid w:val="004222D6"/>
    <w:rsid w:val="00425EFA"/>
    <w:rsid w:val="004273AE"/>
    <w:rsid w:val="00452D23"/>
    <w:rsid w:val="00455324"/>
    <w:rsid w:val="004555BE"/>
    <w:rsid w:val="0046196D"/>
    <w:rsid w:val="00466AF6"/>
    <w:rsid w:val="00475216"/>
    <w:rsid w:val="00486234"/>
    <w:rsid w:val="004B4172"/>
    <w:rsid w:val="004B6D14"/>
    <w:rsid w:val="004C0605"/>
    <w:rsid w:val="004C4EE5"/>
    <w:rsid w:val="004E1F8E"/>
    <w:rsid w:val="004E5784"/>
    <w:rsid w:val="004F047C"/>
    <w:rsid w:val="004F2710"/>
    <w:rsid w:val="004F2D6E"/>
    <w:rsid w:val="004F365E"/>
    <w:rsid w:val="004F46A4"/>
    <w:rsid w:val="004F4779"/>
    <w:rsid w:val="00511231"/>
    <w:rsid w:val="00513919"/>
    <w:rsid w:val="00525BAC"/>
    <w:rsid w:val="005312B7"/>
    <w:rsid w:val="005376C1"/>
    <w:rsid w:val="005746E3"/>
    <w:rsid w:val="00582263"/>
    <w:rsid w:val="0058365D"/>
    <w:rsid w:val="00584A34"/>
    <w:rsid w:val="0059668D"/>
    <w:rsid w:val="005967DC"/>
    <w:rsid w:val="005A1449"/>
    <w:rsid w:val="005B5C0F"/>
    <w:rsid w:val="005D60A4"/>
    <w:rsid w:val="005D6E85"/>
    <w:rsid w:val="005F26B1"/>
    <w:rsid w:val="005F2F74"/>
    <w:rsid w:val="006060D3"/>
    <w:rsid w:val="00612C0E"/>
    <w:rsid w:val="00614FA7"/>
    <w:rsid w:val="00615399"/>
    <w:rsid w:val="006216FB"/>
    <w:rsid w:val="00623E9C"/>
    <w:rsid w:val="006361CB"/>
    <w:rsid w:val="00637D57"/>
    <w:rsid w:val="00652BB5"/>
    <w:rsid w:val="00657ABB"/>
    <w:rsid w:val="00665610"/>
    <w:rsid w:val="00666B2E"/>
    <w:rsid w:val="0067227F"/>
    <w:rsid w:val="0067739F"/>
    <w:rsid w:val="00677713"/>
    <w:rsid w:val="0068181E"/>
    <w:rsid w:val="0069332E"/>
    <w:rsid w:val="00693A56"/>
    <w:rsid w:val="006961A3"/>
    <w:rsid w:val="006A018D"/>
    <w:rsid w:val="006B42C0"/>
    <w:rsid w:val="006B77C1"/>
    <w:rsid w:val="006C512C"/>
    <w:rsid w:val="006D457C"/>
    <w:rsid w:val="006D7BB0"/>
    <w:rsid w:val="006E05D0"/>
    <w:rsid w:val="006E49F3"/>
    <w:rsid w:val="006F080B"/>
    <w:rsid w:val="006F21CF"/>
    <w:rsid w:val="007127DC"/>
    <w:rsid w:val="0071589E"/>
    <w:rsid w:val="00717B0F"/>
    <w:rsid w:val="00720CF3"/>
    <w:rsid w:val="00731D24"/>
    <w:rsid w:val="00760B77"/>
    <w:rsid w:val="00763388"/>
    <w:rsid w:val="0077581E"/>
    <w:rsid w:val="00776AC6"/>
    <w:rsid w:val="00787E0C"/>
    <w:rsid w:val="007A7130"/>
    <w:rsid w:val="007B0849"/>
    <w:rsid w:val="007B3D51"/>
    <w:rsid w:val="007B6A40"/>
    <w:rsid w:val="007D0AEE"/>
    <w:rsid w:val="007D1BD9"/>
    <w:rsid w:val="007D4019"/>
    <w:rsid w:val="007E33DE"/>
    <w:rsid w:val="007E3AC4"/>
    <w:rsid w:val="007F23A5"/>
    <w:rsid w:val="007F50C2"/>
    <w:rsid w:val="008003B7"/>
    <w:rsid w:val="008025E5"/>
    <w:rsid w:val="00802D31"/>
    <w:rsid w:val="00823ECF"/>
    <w:rsid w:val="00826A06"/>
    <w:rsid w:val="00834C4F"/>
    <w:rsid w:val="00835BB8"/>
    <w:rsid w:val="00835DE0"/>
    <w:rsid w:val="00836082"/>
    <w:rsid w:val="00843FC1"/>
    <w:rsid w:val="008461A6"/>
    <w:rsid w:val="00867A24"/>
    <w:rsid w:val="00870F7C"/>
    <w:rsid w:val="0087667B"/>
    <w:rsid w:val="00881A3C"/>
    <w:rsid w:val="008A27FF"/>
    <w:rsid w:val="008A511D"/>
    <w:rsid w:val="008B0C61"/>
    <w:rsid w:val="008B0E82"/>
    <w:rsid w:val="008B2C1F"/>
    <w:rsid w:val="008B44ED"/>
    <w:rsid w:val="008C4C8E"/>
    <w:rsid w:val="008C73C1"/>
    <w:rsid w:val="008D0987"/>
    <w:rsid w:val="008D7124"/>
    <w:rsid w:val="008F1BB9"/>
    <w:rsid w:val="008F5A36"/>
    <w:rsid w:val="0091161A"/>
    <w:rsid w:val="00911CF3"/>
    <w:rsid w:val="00916D8F"/>
    <w:rsid w:val="0093291B"/>
    <w:rsid w:val="00940783"/>
    <w:rsid w:val="00940843"/>
    <w:rsid w:val="00955F3A"/>
    <w:rsid w:val="00956C1D"/>
    <w:rsid w:val="00966DEC"/>
    <w:rsid w:val="009812EF"/>
    <w:rsid w:val="00994C8C"/>
    <w:rsid w:val="00995401"/>
    <w:rsid w:val="009964FF"/>
    <w:rsid w:val="009B7DD2"/>
    <w:rsid w:val="009C44B1"/>
    <w:rsid w:val="009F1490"/>
    <w:rsid w:val="009F4622"/>
    <w:rsid w:val="00A02E56"/>
    <w:rsid w:val="00A06539"/>
    <w:rsid w:val="00A35905"/>
    <w:rsid w:val="00A41D89"/>
    <w:rsid w:val="00A517C5"/>
    <w:rsid w:val="00A51855"/>
    <w:rsid w:val="00A70B6B"/>
    <w:rsid w:val="00A734F1"/>
    <w:rsid w:val="00A76662"/>
    <w:rsid w:val="00A8166D"/>
    <w:rsid w:val="00AA37C0"/>
    <w:rsid w:val="00AA5A89"/>
    <w:rsid w:val="00AC6947"/>
    <w:rsid w:val="00AC6BA8"/>
    <w:rsid w:val="00AD15BE"/>
    <w:rsid w:val="00AD737D"/>
    <w:rsid w:val="00AD7C4F"/>
    <w:rsid w:val="00AF3DE0"/>
    <w:rsid w:val="00B06A52"/>
    <w:rsid w:val="00B302BA"/>
    <w:rsid w:val="00B350EA"/>
    <w:rsid w:val="00B43A38"/>
    <w:rsid w:val="00B44054"/>
    <w:rsid w:val="00B5630F"/>
    <w:rsid w:val="00B574F0"/>
    <w:rsid w:val="00B725DB"/>
    <w:rsid w:val="00B75446"/>
    <w:rsid w:val="00B77050"/>
    <w:rsid w:val="00B8086E"/>
    <w:rsid w:val="00B808C2"/>
    <w:rsid w:val="00B82FC2"/>
    <w:rsid w:val="00B90A60"/>
    <w:rsid w:val="00B92E32"/>
    <w:rsid w:val="00BA05C5"/>
    <w:rsid w:val="00BA2153"/>
    <w:rsid w:val="00BA4987"/>
    <w:rsid w:val="00BC278B"/>
    <w:rsid w:val="00BE08AD"/>
    <w:rsid w:val="00BF073A"/>
    <w:rsid w:val="00BF19C7"/>
    <w:rsid w:val="00C05D41"/>
    <w:rsid w:val="00C14A09"/>
    <w:rsid w:val="00C1693B"/>
    <w:rsid w:val="00C22BF5"/>
    <w:rsid w:val="00C37654"/>
    <w:rsid w:val="00C62888"/>
    <w:rsid w:val="00C62A78"/>
    <w:rsid w:val="00C633E7"/>
    <w:rsid w:val="00C6630C"/>
    <w:rsid w:val="00C75CA6"/>
    <w:rsid w:val="00C7684C"/>
    <w:rsid w:val="00C946B2"/>
    <w:rsid w:val="00C971EF"/>
    <w:rsid w:val="00CA5769"/>
    <w:rsid w:val="00CB228E"/>
    <w:rsid w:val="00CB4930"/>
    <w:rsid w:val="00CB4C83"/>
    <w:rsid w:val="00CD2C8E"/>
    <w:rsid w:val="00CD7563"/>
    <w:rsid w:val="00CE5D74"/>
    <w:rsid w:val="00CE69BB"/>
    <w:rsid w:val="00CE784B"/>
    <w:rsid w:val="00D04290"/>
    <w:rsid w:val="00D05654"/>
    <w:rsid w:val="00D1110A"/>
    <w:rsid w:val="00D271D7"/>
    <w:rsid w:val="00D44372"/>
    <w:rsid w:val="00D5036D"/>
    <w:rsid w:val="00D50BCE"/>
    <w:rsid w:val="00D52BB7"/>
    <w:rsid w:val="00D7089A"/>
    <w:rsid w:val="00D730A6"/>
    <w:rsid w:val="00D756DE"/>
    <w:rsid w:val="00D77520"/>
    <w:rsid w:val="00D800B2"/>
    <w:rsid w:val="00D90555"/>
    <w:rsid w:val="00D9322F"/>
    <w:rsid w:val="00D93F9B"/>
    <w:rsid w:val="00D94CF4"/>
    <w:rsid w:val="00DC5480"/>
    <w:rsid w:val="00DC6A28"/>
    <w:rsid w:val="00DD0C38"/>
    <w:rsid w:val="00DD6F55"/>
    <w:rsid w:val="00DE2952"/>
    <w:rsid w:val="00E10BB2"/>
    <w:rsid w:val="00E24FFA"/>
    <w:rsid w:val="00E27085"/>
    <w:rsid w:val="00E302D4"/>
    <w:rsid w:val="00E355B3"/>
    <w:rsid w:val="00E44783"/>
    <w:rsid w:val="00E5263E"/>
    <w:rsid w:val="00E53A38"/>
    <w:rsid w:val="00E61F20"/>
    <w:rsid w:val="00E73151"/>
    <w:rsid w:val="00E754FA"/>
    <w:rsid w:val="00E81E35"/>
    <w:rsid w:val="00E82F0B"/>
    <w:rsid w:val="00E83549"/>
    <w:rsid w:val="00E85EB2"/>
    <w:rsid w:val="00EA2C56"/>
    <w:rsid w:val="00EC2B9F"/>
    <w:rsid w:val="00EC572D"/>
    <w:rsid w:val="00ED1B3B"/>
    <w:rsid w:val="00ED5D01"/>
    <w:rsid w:val="00F12D64"/>
    <w:rsid w:val="00F2641B"/>
    <w:rsid w:val="00F27F94"/>
    <w:rsid w:val="00F42EA2"/>
    <w:rsid w:val="00F55831"/>
    <w:rsid w:val="00F75717"/>
    <w:rsid w:val="00F81A63"/>
    <w:rsid w:val="00F96DF6"/>
    <w:rsid w:val="00F9701A"/>
    <w:rsid w:val="00FA1638"/>
    <w:rsid w:val="00FA360E"/>
    <w:rsid w:val="00FB0112"/>
    <w:rsid w:val="00FB1551"/>
    <w:rsid w:val="00FB55AA"/>
    <w:rsid w:val="00FB5ECE"/>
    <w:rsid w:val="00FD3419"/>
    <w:rsid w:val="00FD40B4"/>
    <w:rsid w:val="00FD41CD"/>
    <w:rsid w:val="00FE16AF"/>
    <w:rsid w:val="00FE2090"/>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45</Pages>
  <Words>17688</Words>
  <Characters>100822</Characters>
  <Application>Microsoft Office Word</Application>
  <DocSecurity>0</DocSecurity>
  <Lines>840</Lines>
  <Paragraphs>236</Paragraphs>
  <ScaleCrop>false</ScaleCrop>
  <Company/>
  <LinksUpToDate>false</LinksUpToDate>
  <CharactersWithSpaces>118274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62</cp:revision>
  <dcterms:created xsi:type="dcterms:W3CDTF">2022-06-07T00:35:00Z</dcterms:created>
  <dcterms:modified xsi:type="dcterms:W3CDTF">2022-06-16T09:22:00Z</dcterms:modified>
</cp:coreProperties>
</file>
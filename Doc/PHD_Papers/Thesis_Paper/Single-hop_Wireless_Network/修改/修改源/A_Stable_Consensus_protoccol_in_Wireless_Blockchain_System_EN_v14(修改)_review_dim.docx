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AAEB" w14:textId="77777777" w:rsidR="00467850" w:rsidRPr="00F0049B" w:rsidRDefault="00467850" w:rsidP="00467850">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Pr="00F0049B">
        <w:rPr>
          <w:rFonts w:ascii="Times New Roman" w:eastAsia="宋体" w:hAnsi="Times New Roman" w:cs="Times New Roman" w:hint="eastAsia"/>
          <w:b/>
          <w:bCs/>
          <w:color w:val="800000"/>
          <w:kern w:val="0"/>
          <w:sz w:val="24"/>
          <w:szCs w:val="24"/>
        </w:rPr>
        <w:t>B</w:t>
      </w:r>
      <w:r w:rsidRPr="00F0049B">
        <w:rPr>
          <w:rFonts w:ascii="Times New Roman" w:eastAsia="宋体" w:hAnsi="Times New Roman" w:cs="Times New Roman"/>
          <w:b/>
          <w:bCs/>
          <w:color w:val="800000"/>
          <w:kern w:val="0"/>
          <w:sz w:val="24"/>
          <w:szCs w:val="24"/>
        </w:rPr>
        <w:t xml:space="preserve">lockchain Consensus Protocol </w:t>
      </w:r>
      <w:r>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Pr>
          <w:rFonts w:ascii="Times New Roman" w:eastAsia="宋体" w:hAnsi="Times New Roman" w:cs="Times New Roman"/>
          <w:b/>
          <w:bCs/>
          <w:color w:val="800000"/>
          <w:kern w:val="0"/>
          <w:sz w:val="24"/>
          <w:szCs w:val="24"/>
        </w:rPr>
        <w:t>s</w:t>
      </w:r>
    </w:p>
    <w:p w14:paraId="7EF7FA65" w14:textId="77777777" w:rsidR="00467850" w:rsidRDefault="00467850" w:rsidP="00467850">
      <w:pPr>
        <w:rPr>
          <w:rFonts w:ascii="Times New Roman" w:eastAsia="宋体" w:hAnsi="Times New Roman" w:cs="Times New Roman"/>
          <w:b/>
          <w:bCs/>
          <w:color w:val="800000"/>
          <w:kern w:val="0"/>
          <w:sz w:val="28"/>
          <w:szCs w:val="28"/>
        </w:rPr>
      </w:pPr>
    </w:p>
    <w:p w14:paraId="0A4DECCE" w14:textId="77777777" w:rsidR="00467850" w:rsidRPr="008A4EC9" w:rsidRDefault="00467850" w:rsidP="00467850">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commentRangeStart w:id="0"/>
      <w:r>
        <w:rPr>
          <w:rFonts w:ascii="Times New Roman" w:hAnsi="Times New Roman" w:cs="Times New Roman"/>
          <w:sz w:val="24"/>
          <w:szCs w:val="24"/>
        </w:rPr>
        <w:t>SWIB for blockchain in wireless networks</w:t>
      </w:r>
      <w:commentRangeEnd w:id="0"/>
      <w:r w:rsidR="00915C60">
        <w:rPr>
          <w:rStyle w:val="af0"/>
        </w:rPr>
        <w:commentReference w:id="0"/>
      </w:r>
      <w:r>
        <w:rPr>
          <w:rFonts w:ascii="Times New Roman" w:hAnsi="Times New Roman" w:cs="Times New Roman"/>
          <w:sz w:val="24"/>
          <w:szCs w:val="24"/>
        </w:rPr>
        <w:t xml:space="preserve">,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6A8254E7" w14:textId="77777777" w:rsidR="00467850" w:rsidRPr="00F42B5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500195B"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Pr>
          <w:rFonts w:ascii="Times New Roman" w:eastAsia="宋体" w:hAnsi="Times New Roman" w:cs="Times New Roman"/>
          <w:sz w:val="24"/>
          <w:szCs w:val="24"/>
        </w:rPr>
        <w:t>s to</w:t>
      </w:r>
      <w:r w:rsidRPr="00920E1E">
        <w:rPr>
          <w:rFonts w:ascii="Times New Roman" w:eastAsia="宋体" w:hAnsi="Times New Roman" w:cs="Times New Roman"/>
          <w:sz w:val="24"/>
          <w:szCs w:val="24"/>
        </w:rPr>
        <w:t xml:space="preserve"> wireless</w:t>
      </w:r>
      <w:r>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0FD98011"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The open communication of wireless networks is heavily impacted by environment. Both unstable channel bandwidth and 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lastRenderedPageBreak/>
        <w:t>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612D502"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3B82767C"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ins w:id="1" w:author="ThinkPad" w:date="2022-05-16T22:25:00Z">
        <w:r>
          <w:rPr>
            <w:rFonts w:ascii="Times New Roman" w:eastAsia="宋体" w:hAnsi="Times New Roman" w:cs="Times New Roman"/>
            <w:sz w:val="24"/>
            <w:szCs w:val="24"/>
          </w:rPr>
          <w:t xml:space="preserve"> </w:t>
        </w:r>
      </w:ins>
      <w:r>
        <w:rPr>
          <w:rFonts w:ascii="Times New Roman" w:eastAsia="宋体" w:hAnsi="Times New Roman" w:cs="Times New Roman"/>
          <w:sz w:val="24"/>
          <w:szCs w:val="24"/>
        </w:rPr>
        <w:t>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proofErr w:type="gramStart"/>
      <w:r w:rsidRPr="00920E1E">
        <w:rPr>
          <w:rFonts w:ascii="Times New Roman" w:eastAsia="宋体" w:hAnsi="Times New Roman" w:cs="Times New Roman"/>
          <w:sz w:val="24"/>
          <w:szCs w:val="24"/>
        </w:rPr>
        <w:t>actually the</w:t>
      </w:r>
      <w:proofErr w:type="gramEnd"/>
      <w:r w:rsidRPr="00920E1E">
        <w:rPr>
          <w:rFonts w:ascii="Times New Roman" w:eastAsia="宋体" w:hAnsi="Times New Roman" w:cs="Times New Roman"/>
          <w:sz w:val="24"/>
          <w:szCs w:val="24"/>
        </w:rPr>
        <w:t xml:space="preserv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ins w:id="2" w:author="ThinkPad" w:date="2022-05-16T22:27:00Z">
        <w:r>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proposer. Such design can improve the stability and efficiency of consensus process, </w:t>
      </w:r>
      <w:proofErr w:type="gramStart"/>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also</w:t>
      </w:r>
      <w:proofErr w:type="gram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170834D6" w14:textId="77777777" w:rsidR="00467850" w:rsidRPr="00920E1E"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contributions in this paper are summarized as follows</w:t>
      </w:r>
      <w:r w:rsidRPr="00920E1E">
        <w:rPr>
          <w:rFonts w:ascii="Times New Roman" w:eastAsia="宋体" w:hAnsi="Times New Roman" w:cs="Times New Roman"/>
          <w:sz w:val="24"/>
          <w:szCs w:val="24"/>
        </w:rPr>
        <w:t>:</w:t>
      </w:r>
    </w:p>
    <w:p w14:paraId="30DFBBA7"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122EBB34"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5D082F3"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B3C5B93" w14:textId="237AECC5"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w:t>
      </w:r>
      <w:r w:rsidR="008817BC">
        <w:rPr>
          <w:rFonts w:ascii="Times New Roman" w:eastAsia="宋体" w:hAnsi="Times New Roman" w:cs="Times New Roman"/>
          <w:sz w:val="24"/>
          <w:szCs w:val="24"/>
        </w:rPr>
        <w:t>the efficiency</w:t>
      </w:r>
      <w:r>
        <w:rPr>
          <w:rFonts w:ascii="Times New Roman" w:eastAsia="宋体" w:hAnsi="Times New Roman" w:cs="Times New Roman"/>
          <w:sz w:val="24"/>
          <w:szCs w:val="24"/>
        </w:rPr>
        <w:t xml:space="preserve"> SWIB protocol</w:t>
      </w:r>
      <w:r w:rsidR="008817BC">
        <w:rPr>
          <w:rFonts w:ascii="Times New Roman" w:eastAsia="宋体" w:hAnsi="Times New Roman" w:cs="Times New Roman"/>
          <w:sz w:val="24"/>
          <w:szCs w:val="24"/>
        </w:rPr>
        <w:t xml:space="preserve">, and </w:t>
      </w:r>
      <w:r>
        <w:rPr>
          <w:rFonts w:ascii="Times New Roman" w:eastAsia="宋体" w:hAnsi="Times New Roman" w:cs="Times New Roman"/>
          <w:sz w:val="24"/>
          <w:szCs w:val="24"/>
        </w:rPr>
        <w:t>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6591F230"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2B0508D6"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B30B4B5" w14:textId="77777777" w:rsidR="00467850" w:rsidRPr="0085138F"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918216"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6738430F"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47171B6"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w:t>
      </w:r>
      <w:proofErr w:type="gramStart"/>
      <w:r>
        <w:rPr>
          <w:rFonts w:ascii="Times New Roman" w:eastAsia="宋体" w:hAnsi="Times New Roman" w:cs="Times New Roman"/>
          <w:sz w:val="24"/>
          <w:szCs w:val="24"/>
        </w:rPr>
        <w:t>Actually, while</w:t>
      </w:r>
      <w:proofErr w:type="gramEnd"/>
      <w:r>
        <w:rPr>
          <w:rFonts w:ascii="Times New Roman" w:eastAsia="宋体" w:hAnsi="Times New Roman" w:cs="Times New Roman"/>
          <w:sz w:val="24"/>
          <w:szCs w:val="24"/>
        </w:rPr>
        <w:t xml:space="preserv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3F243619"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6B3C34F8"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are proposed to improve consensus performance to overcome the low scalability of these protocols. In NEO [20], partial </w:t>
      </w:r>
      <w:r>
        <w:rPr>
          <w:rFonts w:ascii="Times New Roman" w:eastAsia="宋体" w:hAnsi="Times New Roman" w:cs="Times New Roman"/>
          <w:sz w:val="24"/>
          <w:szCs w:val="24"/>
        </w:rPr>
        <w:lastRenderedPageBreak/>
        <w:t>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7FC910C4"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5F952703"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proofErr w:type="spellStart"/>
      <w:r w:rsidRPr="00CA1C7D">
        <w:rPr>
          <w:rFonts w:ascii="Times New Roman" w:eastAsia="宋体" w:hAnsi="Times New Roman" w:cs="Times New Roman"/>
          <w:sz w:val="24"/>
          <w:szCs w:val="24"/>
        </w:rPr>
        <w:t>Goldenbaum</w:t>
      </w:r>
      <w:proofErr w:type="spellEnd"/>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8068902" w14:textId="77777777" w:rsidR="00467850" w:rsidRPr="00AD1145"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DC319A6" w14:textId="77777777" w:rsidR="00467850" w:rsidRPr="00DE3197" w:rsidRDefault="00467850" w:rsidP="00467850">
      <w:pPr>
        <w:pStyle w:val="2"/>
        <w:rPr>
          <w:rFonts w:ascii="Times New Roman" w:eastAsia="黑体" w:hAnsi="Times New Roman" w:cs="Times New Roman"/>
          <w:sz w:val="28"/>
          <w:szCs w:val="28"/>
        </w:rPr>
      </w:pPr>
      <w:bookmarkStart w:id="3" w:name="_Toc94273360"/>
      <w:commentRangeStart w:id="4"/>
      <w:r w:rsidRPr="00DE3197">
        <w:rPr>
          <w:rFonts w:ascii="Times New Roman" w:eastAsia="黑体" w:hAnsi="Times New Roman" w:cs="Times New Roman"/>
          <w:sz w:val="28"/>
          <w:szCs w:val="28"/>
        </w:rPr>
        <w:t xml:space="preserve">2.3 </w:t>
      </w:r>
      <w:bookmarkEnd w:id="3"/>
      <w:r w:rsidRPr="00DE3197">
        <w:rPr>
          <w:rFonts w:ascii="Times New Roman" w:eastAsia="黑体" w:hAnsi="Times New Roman" w:cs="Times New Roman"/>
          <w:sz w:val="28"/>
          <w:szCs w:val="28"/>
        </w:rPr>
        <w:t>Threshold Signature Scheme</w:t>
      </w:r>
      <w:commentRangeEnd w:id="4"/>
      <w:r w:rsidR="00235E08">
        <w:rPr>
          <w:rStyle w:val="af0"/>
          <w:rFonts w:asciiTheme="minorHAnsi" w:eastAsiaTheme="minorEastAsia" w:hAnsiTheme="minorHAnsi" w:cstheme="minorBidi"/>
          <w:b w:val="0"/>
          <w:bCs w:val="0"/>
        </w:rPr>
        <w:commentReference w:id="4"/>
      </w:r>
    </w:p>
    <w:p w14:paraId="30BBBBF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2D26B139" w14:textId="77777777" w:rsidR="00467850" w:rsidRPr="002B26EC" w:rsidRDefault="00467850" w:rsidP="00467850">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40699DEA" w14:textId="77777777" w:rsidR="00467850" w:rsidRPr="00B94B3C"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protocol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protocol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protocol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w:t>
      </w:r>
      <w:r>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protocol and a full signature recovery protocol. The partial signature generation protocol will generate partial signature of each node, which is </w:t>
      </w:r>
      <w:proofErr w:type="gramStart"/>
      <w:r>
        <w:rPr>
          <w:rFonts w:ascii="Times New Roman" w:eastAsia="宋体" w:hAnsi="Times New Roman" w:cs="Times New Roman"/>
          <w:kern w:val="0"/>
          <w:sz w:val="24"/>
          <w:szCs w:val="24"/>
        </w:rPr>
        <w:t>similar to</w:t>
      </w:r>
      <w:proofErr w:type="gramEnd"/>
      <w:r>
        <w:rPr>
          <w:rFonts w:ascii="Times New Roman" w:eastAsia="宋体" w:hAnsi="Times New Roman" w:cs="Times New Roman"/>
          <w:kern w:val="0"/>
          <w:sz w:val="24"/>
          <w:szCs w:val="24"/>
        </w:rPr>
        <w:t xml:space="preserve">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he full signature recovery protocol will recover unique full signature, </w:t>
      </w:r>
      <w:proofErr w:type="gramStart"/>
      <w:r>
        <w:rPr>
          <w:rFonts w:ascii="Times New Roman" w:eastAsia="宋体" w:hAnsi="Times New Roman" w:cs="Times New Roman"/>
          <w:kern w:val="0"/>
          <w:sz w:val="24"/>
          <w:szCs w:val="24"/>
        </w:rPr>
        <w:t>i.e.</w:t>
      </w:r>
      <w:proofErr w:type="gramEnd"/>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complete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p>
    <w:p w14:paraId="2EDBFB6A" w14:textId="77777777" w:rsidR="00467850" w:rsidRPr="00641959"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leverages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BLS signature scheme to guarantee the stability, </w:t>
      </w:r>
      <w:proofErr w:type="gramStart"/>
      <w:r>
        <w:rPr>
          <w:rFonts w:ascii="Times New Roman" w:eastAsia="宋体" w:hAnsi="Times New Roman" w:cs="Times New Roman"/>
          <w:kern w:val="0"/>
          <w:sz w:val="24"/>
          <w:szCs w:val="24"/>
        </w:rPr>
        <w:t>security</w:t>
      </w:r>
      <w:proofErr w:type="gramEnd"/>
      <w:r>
        <w:rPr>
          <w:rFonts w:ascii="Times New Roman" w:eastAsia="宋体" w:hAnsi="Times New Roman" w:cs="Times New Roman"/>
          <w:kern w:val="0"/>
          <w:sz w:val="24"/>
          <w:szCs w:val="24"/>
        </w:rPr>
        <w:t xml:space="preserve"> and efficiency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onsensus process in wireless blockchain system. Since signature aggregation can be executed by all consensus nodes,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recovered </w:t>
      </w:r>
      <w:r>
        <w:rPr>
          <w:rFonts w:ascii="Times New Roman" w:eastAsia="宋体" w:hAnsi="Times New Roman" w:cs="Times New Roman" w:hint="eastAsia"/>
          <w:kern w:val="0"/>
          <w:sz w:val="24"/>
          <w:szCs w:val="24"/>
        </w:rPr>
        <w:t>even</w:t>
      </w:r>
      <w:r>
        <w:rPr>
          <w:rFonts w:ascii="Times New Roman" w:eastAsia="宋体" w:hAnsi="Times New Roman" w:cs="Times New Roman"/>
          <w:kern w:val="0"/>
          <w:sz w:val="24"/>
          <w:szCs w:val="24"/>
        </w:rPr>
        <w: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t>
      </w:r>
      <w:r w:rsidRPr="00A86E19">
        <w:rPr>
          <w:rFonts w:ascii="Times New Roman" w:eastAsia="宋体" w:hAnsi="Times New Roman" w:cs="Times New Roman"/>
          <w:kern w:val="0"/>
          <w:sz w:val="24"/>
          <w:szCs w:val="24"/>
        </w:rPr>
        <w:t>.</w:t>
      </w:r>
    </w:p>
    <w:p w14:paraId="4848F071" w14:textId="77777777" w:rsidR="00467850" w:rsidRPr="005B42EC"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bookmarkStart w:id="6"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13CFE36" w14:textId="77777777" w:rsidR="00467850" w:rsidRPr="00DE3197" w:rsidRDefault="00467850" w:rsidP="00467850">
      <w:pPr>
        <w:pStyle w:val="2"/>
        <w:rPr>
          <w:rFonts w:ascii="Times New Roman" w:eastAsia="黑体" w:hAnsi="Times New Roman" w:cs="Times New Roman"/>
          <w:sz w:val="28"/>
          <w:szCs w:val="28"/>
        </w:rPr>
      </w:pPr>
      <w:bookmarkStart w:id="7" w:name="_Toc94273367"/>
      <w:bookmarkEnd w:id="6"/>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7"/>
      <w:r w:rsidRPr="00DE3197">
        <w:rPr>
          <w:rFonts w:ascii="Times New Roman" w:eastAsia="黑体" w:hAnsi="Times New Roman" w:cs="Times New Roman"/>
          <w:sz w:val="28"/>
          <w:szCs w:val="28"/>
        </w:rPr>
        <w:t>Network Model</w:t>
      </w:r>
    </w:p>
    <w:p w14:paraId="0BF12B52" w14:textId="77777777" w:rsidR="00467850" w:rsidRPr="00147383" w:rsidRDefault="00467850" w:rsidP="00467850">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commentRangeStart w:id="8"/>
      <w:r>
        <w:rPr>
          <w:rFonts w:ascii="Times New Roman" w:eastAsia="宋体" w:hAnsi="Times New Roman" w:cs="Times New Roman"/>
          <w:kern w:val="0"/>
          <w:sz w:val="24"/>
          <w:szCs w:val="24"/>
        </w:rPr>
        <w:t>2-dimentional</w:t>
      </w:r>
      <w:commentRangeEnd w:id="8"/>
      <w:r w:rsidR="00AC50FE">
        <w:rPr>
          <w:rStyle w:val="af0"/>
        </w:rPr>
        <w:commentReference w:id="8"/>
      </w:r>
      <w:r>
        <w:rPr>
          <w:rFonts w:ascii="Times New Roman" w:eastAsia="宋体" w:hAnsi="Times New Roman" w:cs="Times New Roman"/>
          <w:kern w:val="0"/>
          <w:sz w:val="24"/>
          <w:szCs w:val="24"/>
        </w:rPr>
        <w:t xml:space="preserve"> Euclidean space.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The time in our protocol execution is divided into rounds, each of which contains constant slots. A slot is the time unit for nodes to transmit or receive a packet. It is assumed that the transmission between nodes in a slot are synchronized. Each node can generate its private-public key pair and main public key by running a secure distributed key generation protocol. Each node can obtain other nodes' public keys and identities by exchanging messages. The number of honest nodes is assumed to satisfy the requirement of threshold BLS signature scheme, because the security of SWIB protocol relies on security of the scheme.</w:t>
      </w:r>
    </w:p>
    <w:p w14:paraId="3E17AA21" w14:textId="77777777" w:rsidR="00467850" w:rsidRDefault="00467850" w:rsidP="00467850">
      <w:pPr>
        <w:pStyle w:val="2"/>
        <w:rPr>
          <w:rFonts w:ascii="Times New Roman" w:eastAsia="黑体" w:hAnsi="Times New Roman" w:cs="Times New Roman"/>
          <w:sz w:val="28"/>
          <w:szCs w:val="28"/>
        </w:rPr>
      </w:pPr>
      <w:bookmarkStart w:id="9"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9"/>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2CE67673"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follows the standard path loss model and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w:t>
      </w:r>
      <w:r>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05AF80A"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5CEA5E70"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w:t>
      </w:r>
      <w:r w:rsidRPr="00F73F48">
        <w:rPr>
          <w:rFonts w:ascii="Times New Roman" w:eastAsia="宋体" w:hAnsi="Times New Roman" w:cs="Times New Roman"/>
          <w:kern w:val="0"/>
          <w:sz w:val="24"/>
          <w:szCs w:val="24"/>
          <w:highlight w:val="yellow"/>
        </w:rPr>
        <w:t xml:space="preserve">the complex normal distribution with zero mean and variance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73F48">
        <w:rPr>
          <w:rFonts w:ascii="Times New Roman" w:eastAsia="宋体" w:hAnsi="Times New Roman" w:cs="Times New Roman" w:hint="eastAsia"/>
          <w:kern w:val="0"/>
          <w:sz w:val="24"/>
          <w:szCs w:val="24"/>
          <w:highlight w:val="yellow"/>
        </w:rPr>
        <w:t xml:space="preserve"> </w:t>
      </w:r>
      <w:r w:rsidRPr="00F73F48">
        <w:rPr>
          <w:rFonts w:ascii="Times New Roman" w:eastAsia="宋体" w:hAnsi="Times New Roman" w:cs="Times New Roman"/>
          <w:kern w:val="0"/>
          <w:sz w:val="24"/>
          <w:szCs w:val="24"/>
          <w:highlight w:val="yellow"/>
        </w:rPr>
        <w:t xml:space="preserve">(i.e.,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 xml:space="preserve">∼CN(0,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oMath>
      <w:r w:rsidRPr="00F73F48">
        <w:rPr>
          <w:rFonts w:ascii="Times New Roman" w:eastAsia="宋体" w:hAnsi="Times New Roman" w:cs="Times New Roman"/>
          <w:kern w:val="0"/>
          <w:sz w:val="24"/>
          <w:szCs w:val="24"/>
          <w:highlight w:val="yellow"/>
        </w:rPr>
        <w:t>)</w:t>
      </w:r>
      <w:r>
        <w:rPr>
          <w:rFonts w:ascii="Times New Roman" w:eastAsia="宋体" w:hAnsi="Times New Roman" w:cs="Times New Roman"/>
          <w:kern w:val="0"/>
          <w:sz w:val="24"/>
          <w:szCs w:val="24"/>
        </w:rPr>
        <w:t xml:space="preserve">. 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Signal-to-Interference-plus-Noise ratio of message transmission 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p>
    <w:p w14:paraId="2635E17B"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7C17E9A5" w14:textId="2164CC73"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is the additive white Gaussian noise </w:t>
      </w:r>
      <w:proofErr w:type="gramStart"/>
      <w:r>
        <w:rPr>
          <w:rFonts w:ascii="Times New Roman" w:eastAsia="宋体" w:hAnsi="Times New Roman" w:cs="Times New Roman"/>
          <w:kern w:val="0"/>
          <w:sz w:val="24"/>
          <w:szCs w:val="24"/>
        </w:rPr>
        <w:t>power.</w:t>
      </w:r>
      <w:proofErr w:type="gramEnd"/>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Pr>
          <w:rFonts w:ascii="Times New Roman" w:eastAsia="宋体" w:hAnsi="Times New Roman" w:cs="Times New Roman"/>
          <w:kern w:val="0"/>
          <w:sz w:val="24"/>
          <w:szCs w:val="24"/>
        </w:rPr>
        <w:t xml:space="preserve">. Since we consider a directional message dissemination model, the interference can be negligibly small, e.g.,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we can approximate the SINR as the Signal-to-Noise ratio</w:t>
      </w:r>
    </w:p>
    <w:p w14:paraId="3C6B6776"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7F6CF1E8"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 of each slot is calculated by</w:t>
      </w:r>
    </w:p>
    <w:p w14:paraId="11893B88" w14:textId="77777777" w:rsidR="00467850" w:rsidRPr="00701529" w:rsidRDefault="00541286"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58BD99C3"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Signal-to-Interference-plus-Noise ratio (SINR)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w:commentRangeStart w:id="10"/>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oMath>
      <w:r w:rsidRPr="00F73F48">
        <w:rPr>
          <w:rFonts w:ascii="Times New Roman" w:eastAsia="宋体" w:hAnsi="Times New Roman" w:cs="Times New Roman" w:hint="eastAsia"/>
          <w:kern w:val="0"/>
          <w:sz w:val="24"/>
          <w:szCs w:val="24"/>
          <w:highlight w:val="yellow"/>
        </w:rPr>
        <w:t xml:space="preserve"> </w:t>
      </w:r>
      <w:r w:rsidRPr="00F73F48">
        <w:rPr>
          <w:rFonts w:ascii="Times New Roman" w:eastAsia="宋体" w:hAnsi="Times New Roman" w:cs="Times New Roman"/>
          <w:kern w:val="0"/>
          <w:sz w:val="24"/>
          <w:szCs w:val="24"/>
          <w:highlight w:val="yellow"/>
        </w:rPr>
        <w:t>is exponentially distributed</w:t>
      </w:r>
      <w:commentRangeEnd w:id="10"/>
      <w:r w:rsidR="00F73F48">
        <w:rPr>
          <w:rStyle w:val="af0"/>
        </w:rPr>
        <w:commentReference w:id="10"/>
      </w:r>
      <w:r>
        <w:rPr>
          <w:rFonts w:ascii="Times New Roman" w:eastAsia="宋体" w:hAnsi="Times New Roman" w:cs="Times New Roman"/>
          <w:kern w:val="0"/>
          <w:sz w:val="24"/>
          <w:szCs w:val="24"/>
        </w:rPr>
        <w:t xml:space="preserve">, the communication interruption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expressed as follows,</w:t>
      </w:r>
    </w:p>
    <w:p w14:paraId="7CC0A102" w14:textId="4E0237C3" w:rsidR="00467850" w:rsidRDefault="00541286"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color w:val="FF0000"/>
                      <w:kern w:val="0"/>
                      <w:sz w:val="24"/>
                      <w:szCs w:val="24"/>
                    </w:rPr>
                  </m:ctrlPr>
                </m:sSupPr>
                <m:e>
                  <m:r>
                    <w:rPr>
                      <w:rFonts w:ascii="Cambria Math" w:eastAsia="宋体" w:hAnsi="Cambria Math" w:cs="Times New Roman"/>
                      <w:color w:val="FF0000"/>
                      <w:kern w:val="0"/>
                      <w:sz w:val="24"/>
                      <w:szCs w:val="24"/>
                    </w:rPr>
                    <m:t>10</m:t>
                  </m:r>
                </m:e>
                <m:sup>
                  <m:f>
                    <m:fPr>
                      <m:ctrlPr>
                        <w:rPr>
                          <w:rFonts w:ascii="Cambria Math" w:eastAsia="宋体" w:hAnsi="Cambria Math" w:cs="Times New Roman"/>
                          <w:i/>
                          <w:color w:val="FF0000"/>
                          <w:kern w:val="0"/>
                          <w:sz w:val="24"/>
                          <w:szCs w:val="24"/>
                        </w:rPr>
                      </m:ctrlPr>
                    </m:fPr>
                    <m:num>
                      <m:r>
                        <w:rPr>
                          <w:rFonts w:ascii="Cambria Math" w:eastAsia="宋体" w:hAnsi="Cambria Math" w:cs="Times New Roman"/>
                          <w:color w:val="FF0000"/>
                          <w:kern w:val="0"/>
                          <w:sz w:val="24"/>
                          <w:szCs w:val="24"/>
                        </w:rPr>
                        <m:t xml:space="preserve"> P</m:t>
                      </m:r>
                      <m:sSub>
                        <m:sSubPr>
                          <m:ctrlPr>
                            <w:rPr>
                              <w:rFonts w:ascii="Cambria Math" w:eastAsia="宋体" w:hAnsi="Cambria Math" w:cs="Times New Roman"/>
                              <w:i/>
                              <w:color w:val="FF0000"/>
                              <w:kern w:val="0"/>
                              <w:sz w:val="24"/>
                              <w:szCs w:val="24"/>
                            </w:rPr>
                          </m:ctrlPr>
                        </m:sSubPr>
                        <m:e>
                          <m:r>
                            <w:rPr>
                              <w:rFonts w:ascii="Cambria Math" w:eastAsia="宋体" w:hAnsi="Cambria Math" w:cs="Times New Roman"/>
                              <w:color w:val="FF0000"/>
                              <w:kern w:val="0"/>
                              <w:sz w:val="24"/>
                              <w:szCs w:val="24"/>
                            </w:rPr>
                            <m:t>L</m:t>
                          </m:r>
                        </m:e>
                        <m:sub>
                          <m:r>
                            <w:rPr>
                              <w:rFonts w:ascii="Cambria Math" w:eastAsia="宋体" w:hAnsi="Cambria Math" w:cs="Times New Roman"/>
                              <w:color w:val="FF0000"/>
                              <w:kern w:val="0"/>
                              <w:sz w:val="24"/>
                              <w:szCs w:val="24"/>
                            </w:rPr>
                            <m:t>dB</m:t>
                          </m:r>
                        </m:sub>
                      </m:sSub>
                      <m:d>
                        <m:dPr>
                          <m:ctrlPr>
                            <w:rPr>
                              <w:rFonts w:ascii="Cambria Math" w:eastAsia="宋体" w:hAnsi="Cambria Math" w:cs="Times New Roman"/>
                              <w:i/>
                              <w:color w:val="FF0000"/>
                              <w:kern w:val="0"/>
                              <w:sz w:val="24"/>
                              <w:szCs w:val="24"/>
                            </w:rPr>
                          </m:ctrlPr>
                        </m:dPr>
                        <m:e>
                          <m:sSub>
                            <m:sSubPr>
                              <m:ctrlPr>
                                <w:rPr>
                                  <w:rFonts w:ascii="Cambria Math" w:eastAsia="宋体" w:hAnsi="Cambria Math" w:cs="Times New Roman"/>
                                  <w:i/>
                                  <w:color w:val="FF0000"/>
                                  <w:kern w:val="0"/>
                                  <w:sz w:val="24"/>
                                  <w:szCs w:val="24"/>
                                </w:rPr>
                              </m:ctrlPr>
                            </m:sSubPr>
                            <m:e>
                              <m:r>
                                <w:rPr>
                                  <w:rFonts w:ascii="Cambria Math" w:eastAsia="宋体" w:hAnsi="Cambria Math" w:cs="Times New Roman"/>
                                  <w:color w:val="FF0000"/>
                                  <w:kern w:val="0"/>
                                  <w:sz w:val="24"/>
                                  <w:szCs w:val="24"/>
                                </w:rPr>
                                <m:t>d</m:t>
                              </m:r>
                            </m:e>
                            <m:sub>
                              <m:r>
                                <w:rPr>
                                  <w:rFonts w:ascii="Cambria Math" w:eastAsia="宋体" w:hAnsi="Cambria Math" w:cs="Times New Roman"/>
                                  <w:color w:val="FF0000"/>
                                  <w:kern w:val="0"/>
                                  <w:sz w:val="24"/>
                                  <w:szCs w:val="24"/>
                                </w:rPr>
                                <m:t>0</m:t>
                              </m:r>
                            </m:sub>
                          </m:sSub>
                        </m:e>
                      </m:d>
                    </m:num>
                    <m:den>
                      <m:r>
                        <w:rPr>
                          <w:rFonts w:ascii="Cambria Math" w:eastAsia="宋体" w:hAnsi="Cambria Math" w:cs="Times New Roman"/>
                          <w:color w:val="FF0000"/>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4EDBB66"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blockchain network when receiver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2F3ADA4C" w14:textId="77777777" w:rsidR="00467850" w:rsidRDefault="00541286"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FD56FD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t>
      </w:r>
    </w:p>
    <w:p w14:paraId="3A2FBFCE" w14:textId="77777777" w:rsidR="00467850" w:rsidRPr="00DE3197" w:rsidRDefault="00467850" w:rsidP="00467850">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4DE06B2"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w:t>
      </w:r>
      <w:proofErr w:type="spellStart"/>
      <w:r>
        <w:rPr>
          <w:rFonts w:ascii="Times New Roman" w:eastAsia="宋体" w:hAnsi="Times New Roman" w:cs="Times New Roman"/>
          <w:kern w:val="0"/>
          <w:sz w:val="24"/>
          <w:szCs w:val="24"/>
        </w:rPr>
        <w:t>ckchain</w:t>
      </w:r>
      <w:proofErr w:type="spellEnd"/>
      <w:r>
        <w:rPr>
          <w:rFonts w:ascii="Times New Roman" w:eastAsia="宋体" w:hAnsi="Times New Roman" w:cs="Times New Roman"/>
          <w:kern w:val="0"/>
          <w:sz w:val="24"/>
          <w:szCs w:val="24"/>
        </w:rPr>
        <w:t xml:space="preserve">,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64B3B1BB" w14:textId="77777777" w:rsidR="00467850" w:rsidRDefault="00467850" w:rsidP="00467850">
      <w:pPr>
        <w:keepNext/>
        <w:spacing w:afterLines="100" w:after="312"/>
        <w:ind w:firstLine="420"/>
      </w:pPr>
      <w:r>
        <w:rPr>
          <w:noProof/>
        </w:rPr>
        <w:drawing>
          <wp:inline distT="0" distB="0" distL="0" distR="0" wp14:anchorId="0B0F7DE9" wp14:editId="6C5E120F">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5CB62F52" w14:textId="77777777" w:rsidR="00467850" w:rsidRPr="006338FD" w:rsidRDefault="00467850" w:rsidP="00467850">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4423534" w14:textId="77777777" w:rsidR="00467850" w:rsidRPr="00DE3197" w:rsidRDefault="00467850" w:rsidP="00467850">
      <w:pPr>
        <w:pStyle w:val="2"/>
        <w:rPr>
          <w:rFonts w:ascii="Times New Roman" w:eastAsia="黑体" w:hAnsi="Times New Roman" w:cs="Times New Roman"/>
          <w:sz w:val="28"/>
          <w:szCs w:val="28"/>
        </w:rPr>
      </w:pPr>
      <w:bookmarkStart w:id="11" w:name="_Toc94273372"/>
      <w:r w:rsidRPr="00DE3197">
        <w:rPr>
          <w:rFonts w:ascii="Times New Roman" w:eastAsia="黑体" w:hAnsi="Times New Roman" w:cs="Times New Roman"/>
          <w:sz w:val="28"/>
          <w:szCs w:val="28"/>
        </w:rPr>
        <w:lastRenderedPageBreak/>
        <w:t xml:space="preserve">3.4 </w:t>
      </w:r>
      <w:bookmarkEnd w:id="11"/>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0AFFF29F"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commentRangeStart w:id="12"/>
      <w:proofErr w:type="gramStart"/>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ssuming that</w:t>
      </w:r>
      <w:proofErr w:type="gramEnd"/>
      <w:r w:rsidRPr="004C7D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w:t>
      </w:r>
      <w:commentRangeEnd w:id="12"/>
      <w:r w:rsidR="00771B0E">
        <w:rPr>
          <w:rStyle w:val="af0"/>
        </w:rPr>
        <w:commentReference w:id="12"/>
      </w:r>
      <w:r>
        <w:rPr>
          <w:rFonts w:ascii="Times New Roman" w:eastAsia="宋体" w:hAnsi="Times New Roman" w:cs="Times New Roman"/>
          <w:kern w:val="0"/>
          <w:sz w:val="24"/>
          <w:szCs w:val="24"/>
        </w:rPr>
        <w:t>. The malicious behaviors of adversary are as follows:</w:t>
      </w:r>
    </w:p>
    <w:p w14:paraId="180B725D" w14:textId="77777777" w:rsidR="00467850" w:rsidRPr="00254F91"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A2F20E5" w14:textId="77777777" w:rsidR="00467850"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4D0DB321" w14:textId="77777777" w:rsidR="00467850" w:rsidRPr="00E65F7B" w:rsidRDefault="00467850" w:rsidP="00467850">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19DCCD6" w14:textId="77777777" w:rsidR="00467850" w:rsidRPr="003312C7" w:rsidRDefault="00467850" w:rsidP="00467850">
      <w:pPr>
        <w:spacing w:afterLines="50" w:after="156"/>
        <w:ind w:left="420"/>
        <w:rPr>
          <w:rFonts w:ascii="Times New Roman" w:eastAsia="宋体" w:hAnsi="Times New Roman" w:cs="Times New Roman"/>
          <w:kern w:val="0"/>
          <w:sz w:val="24"/>
          <w:szCs w:val="24"/>
        </w:rPr>
      </w:pPr>
      <w:r>
        <w:rPr>
          <w:noProof/>
        </w:rPr>
        <w:drawing>
          <wp:inline distT="0" distB="0" distL="0" distR="0" wp14:anchorId="6FE7AF0D" wp14:editId="26336B41">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980" cy="3308306"/>
                    </a:xfrm>
                    <a:prstGeom prst="rect">
                      <a:avLst/>
                    </a:prstGeom>
                  </pic:spPr>
                </pic:pic>
              </a:graphicData>
            </a:graphic>
          </wp:inline>
        </w:drawing>
      </w:r>
    </w:p>
    <w:p w14:paraId="3DC7EB09" w14:textId="77777777"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39908213" w14:textId="77777777" w:rsidR="00467850" w:rsidRPr="00645922" w:rsidRDefault="00467850" w:rsidP="00467850">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introduce the overview architecture of our protocol, and then discuss the details of SWIB protocol.</w:t>
      </w:r>
    </w:p>
    <w:p w14:paraId="77DAE984" w14:textId="77777777" w:rsidR="00467850" w:rsidRPr="00DE3197" w:rsidRDefault="00467850" w:rsidP="00467850">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4.1 </w:t>
      </w:r>
      <w:commentRangeStart w:id="13"/>
      <w:r>
        <w:rPr>
          <w:rFonts w:ascii="Times New Roman" w:eastAsia="黑体" w:hAnsi="Times New Roman" w:cs="Times New Roman"/>
          <w:sz w:val="28"/>
          <w:szCs w:val="28"/>
        </w:rPr>
        <w:t>Overview Architecture</w:t>
      </w:r>
      <w:commentRangeEnd w:id="13"/>
      <w:r w:rsidR="00FD634C">
        <w:rPr>
          <w:rStyle w:val="af0"/>
          <w:rFonts w:asciiTheme="minorHAnsi" w:eastAsiaTheme="minorEastAsia" w:hAnsiTheme="minorHAnsi" w:cstheme="minorBidi"/>
          <w:b w:val="0"/>
          <w:bCs w:val="0"/>
        </w:rPr>
        <w:commentReference w:id="13"/>
      </w:r>
    </w:p>
    <w:p w14:paraId="243D6C42"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preliminary design of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636EEAD4" w14:textId="77777777" w:rsidR="00467850" w:rsidRDefault="00467850" w:rsidP="00467850">
      <w:pPr>
        <w:keepNext/>
        <w:spacing w:afterLines="50" w:after="156"/>
        <w:ind w:firstLineChars="200" w:firstLine="420"/>
      </w:pPr>
      <w:r>
        <w:rPr>
          <w:noProof/>
        </w:rPr>
        <w:drawing>
          <wp:inline distT="0" distB="0" distL="0" distR="0" wp14:anchorId="1DA654E3" wp14:editId="11134BC1">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3133B277" w14:textId="77777777" w:rsidR="00467850" w:rsidRPr="005012BF" w:rsidRDefault="00467850" w:rsidP="00467850">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 the block proposer for the current round; (2) verify the legality of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275244D7"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works in a round by round fashion. As shown in Fig. 2, we start with a secure randomness generation process. It is in general not secure to allow nodes to predict who will be the block proposer in the next round. Thus, we need a randomness source to ensure that nodes cannot obtain the information of next block proposer previously.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block proposer</w:t>
      </w:r>
      <w:del w:id="14" w:author="ThinkPad" w:date="2022-05-17T16:55:00Z">
        <w:r w:rsidDel="0025251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 election protocol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protocol. Once aggregating a threshold of partial signature shares, any consensus node can recover the full signature to finalize the block through a signature recovery protocol.</w:t>
      </w:r>
    </w:p>
    <w:p w14:paraId="1A27BC22" w14:textId="77777777" w:rsidR="00467850" w:rsidRPr="00BB7EA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w:t>
      </w:r>
      <w:ins w:id="15" w:author="ThinkPad" w:date="2022-05-17T16:57: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 Fig. 3 shows the main components of our protocol.</w:t>
      </w:r>
    </w:p>
    <w:p w14:paraId="01691788" w14:textId="77777777" w:rsidR="00467850" w:rsidRDefault="00467850" w:rsidP="00467850">
      <w:pPr>
        <w:keepNext/>
        <w:spacing w:afterLines="50" w:after="156"/>
        <w:ind w:firstLineChars="200" w:firstLine="420"/>
      </w:pPr>
      <w:r>
        <w:rPr>
          <w:noProof/>
        </w:rPr>
        <w:lastRenderedPageBreak/>
        <w:drawing>
          <wp:inline distT="0" distB="0" distL="0" distR="0" wp14:anchorId="2C4DE2F0" wp14:editId="4307D107">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37B87235" w14:textId="77777777" w:rsidR="00467850" w:rsidRPr="00184F6B" w:rsidRDefault="00467850" w:rsidP="00467850">
      <w:pPr>
        <w:pStyle w:val="ac"/>
        <w:ind w:firstLine="420"/>
        <w:rPr>
          <w:rFonts w:ascii="Times New Roman" w:hAnsi="Times New Roman" w:cs="Times New Roman"/>
          <w:b/>
          <w:bCs/>
        </w:rPr>
      </w:pPr>
      <w:r w:rsidRPr="00184F6B">
        <w:rPr>
          <w:rFonts w:ascii="Times New Roman" w:hAnsi="Times New Roman" w:cs="Times New Roman"/>
          <w:b/>
          <w:bCs/>
        </w:rPr>
        <w:t>Fig</w:t>
      </w:r>
      <w:r>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Pr>
          <w:rFonts w:ascii="Times New Roman" w:hAnsi="Times New Roman" w:cs="Times New Roman"/>
          <w:b/>
          <w:bCs/>
          <w:noProof/>
        </w:rPr>
        <w:t>3</w:t>
      </w:r>
      <w:r w:rsidRPr="00184F6B">
        <w:rPr>
          <w:rFonts w:ascii="Times New Roman" w:hAnsi="Times New Roman" w:cs="Times New Roman"/>
          <w:b/>
          <w:bCs/>
        </w:rPr>
        <w:fldChar w:fldCharType="end"/>
      </w:r>
      <w:r w:rsidRPr="00184F6B">
        <w:rPr>
          <w:rFonts w:ascii="Times New Roman" w:hAnsi="Times New Roman" w:cs="Times New Roman"/>
          <w:b/>
          <w:bCs/>
        </w:rPr>
        <w:t>. Main</w:t>
      </w:r>
      <w:r>
        <w:rPr>
          <w:rFonts w:ascii="Times New Roman" w:hAnsi="Times New Roman" w:cs="Times New Roman"/>
          <w:b/>
          <w:bCs/>
        </w:rPr>
        <w:t xml:space="preserve"> design </w:t>
      </w:r>
      <w:r w:rsidRPr="00184F6B">
        <w:rPr>
          <w:rFonts w:ascii="Times New Roman" w:hAnsi="Times New Roman" w:cs="Times New Roman"/>
          <w:b/>
          <w:bCs/>
        </w:rPr>
        <w:t xml:space="preserve">components of </w:t>
      </w:r>
      <w:r>
        <w:rPr>
          <w:rFonts w:ascii="Times New Roman" w:hAnsi="Times New Roman" w:cs="Times New Roman"/>
          <w:b/>
          <w:bCs/>
        </w:rPr>
        <w:t>SWIB.</w:t>
      </w:r>
    </w:p>
    <w:p w14:paraId="3A021EC4" w14:textId="77777777" w:rsidR="00467850" w:rsidRPr="006F1D84" w:rsidRDefault="00467850" w:rsidP="00467850">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protocol, which uses node's private key and the round random number as inputs. Besides, each node can verify the legality of block proposer according to its public key, proof, and the round random number.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7E631D64" w14:textId="77777777" w:rsidR="00467850" w:rsidRPr="00876983"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w:t>
      </w:r>
      <w:ins w:id="16" w:author="ThinkPad" w:date="2022-05-17T17: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block. Each node will generate a partial signature of block hash if the result of the verification is true. Then, they will broadcast their partial signature shares to other nodes.</w:t>
      </w:r>
    </w:p>
    <w:p w14:paraId="3B6B7D84" w14:textId="77777777" w:rsidR="00467850"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will be recovered if a node receives and then aggregates enough partial signature shares. Then, the full signature will be broadcast to nodes. This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compute a new random value for the next round through distributed randomness generation protocol.</w:t>
      </w:r>
    </w:p>
    <w:p w14:paraId="25BAF1EB" w14:textId="77777777" w:rsidR="00467850" w:rsidRDefault="00467850" w:rsidP="00467850">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DEACA18" wp14:editId="5357B84F">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844" cy="4686838"/>
                    </a:xfrm>
                    <a:prstGeom prst="rect">
                      <a:avLst/>
                    </a:prstGeom>
                  </pic:spPr>
                </pic:pic>
              </a:graphicData>
            </a:graphic>
          </wp:inline>
        </w:drawing>
      </w:r>
      <w:r w:rsidRPr="00E65F7B">
        <w:rPr>
          <w:noProof/>
        </w:rPr>
        <w:t xml:space="preserve"> </w:t>
      </w:r>
    </w:p>
    <w:p w14:paraId="0FDF8A5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w:t>
      </w:r>
      <w:proofErr w:type="spellStart"/>
      <w:r>
        <w:rPr>
          <w:rFonts w:ascii="Times New Roman" w:eastAsia="宋体" w:hAnsi="Times New Roman" w:cs="Times New Roman"/>
          <w:kern w:val="0"/>
          <w:sz w:val="24"/>
          <w:szCs w:val="24"/>
        </w:rPr>
        <w:t>staring</w:t>
      </w:r>
      <w:proofErr w:type="spellEnd"/>
      <w:r>
        <w:rPr>
          <w:rFonts w:ascii="Times New Roman" w:eastAsia="宋体" w:hAnsi="Times New Roman" w:cs="Times New Roman"/>
          <w:kern w:val="0"/>
          <w:sz w:val="24"/>
          <w:szCs w:val="24"/>
        </w:rPr>
        <w:t xml:space="preserve">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our protocol can work smoothly in a wireless blockchain system.</w:t>
      </w:r>
    </w:p>
    <w:p w14:paraId="0DCB9190" w14:textId="77777777" w:rsidR="00467850" w:rsidRPr="00E24226" w:rsidRDefault="00467850" w:rsidP="00467850">
      <w:pPr>
        <w:spacing w:afterLines="50" w:after="156"/>
        <w:rPr>
          <w:rFonts w:ascii="Times New Roman" w:eastAsia="宋体" w:hAnsi="Times New Roman" w:cs="Times New Roman"/>
          <w:kern w:val="0"/>
          <w:sz w:val="24"/>
          <w:szCs w:val="24"/>
        </w:rPr>
      </w:pPr>
      <w:r>
        <w:rPr>
          <w:noProof/>
        </w:rPr>
        <w:drawing>
          <wp:inline distT="0" distB="0" distL="0" distR="0" wp14:anchorId="67469460" wp14:editId="19B7136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6459" cy="2211279"/>
                    </a:xfrm>
                    <a:prstGeom prst="rect">
                      <a:avLst/>
                    </a:prstGeom>
                  </pic:spPr>
                </pic:pic>
              </a:graphicData>
            </a:graphic>
          </wp:inline>
        </w:drawing>
      </w:r>
      <w:r w:rsidRPr="00E65F7B">
        <w:rPr>
          <w:noProof/>
        </w:rPr>
        <w:t xml:space="preserve"> </w:t>
      </w:r>
    </w:p>
    <w:p w14:paraId="559C063F" w14:textId="77777777" w:rsidR="00467850" w:rsidRPr="00FA2CCC" w:rsidRDefault="00467850" w:rsidP="00467850">
      <w:pPr>
        <w:pStyle w:val="2"/>
        <w:tabs>
          <w:tab w:val="num" w:pos="360"/>
        </w:tabs>
        <w:rPr>
          <w:rFonts w:ascii="Times New Roman" w:eastAsia="宋体" w:hAnsi="Times New Roman" w:cs="Times New Roman"/>
          <w:sz w:val="24"/>
          <w:szCs w:val="24"/>
        </w:rPr>
      </w:pPr>
      <w:bookmarkStart w:id="17"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7"/>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5DA87CEC"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 needs to obtain some information of the</w:t>
      </w:r>
      <w:ins w:id="18" w:author="ThinkPad" w:date="2022-05-17T17:25: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blockchain system. Each node will generate key pairs and the main public key through a distributed key generation algorithm. Besides, nodes also should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The first part of consensus process is block proposer election, which discussed in the following subsection in details.</w:t>
      </w:r>
    </w:p>
    <w:p w14:paraId="23CD4200" w14:textId="77777777" w:rsidR="00467850" w:rsidRPr="00F17EE9" w:rsidRDefault="00467850" w:rsidP="00467850">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1469D2C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protocol, which is based on distributed randomness generation protocol and verifiable random function as well as threshold BLS signature scheme. Algorithm 1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lines 10-14) show the procedures for block proposer election and block generation.</w:t>
      </w:r>
    </w:p>
    <w:p w14:paraId="3AC87297"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protocol can enable all consensus nodes to jointly generate a round randomness with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4, the randomness is performed as the normalized hash value of the above input combination:</w:t>
      </w:r>
    </w:p>
    <w:p w14:paraId="36E0D137" w14:textId="77777777" w:rsidR="00467850" w:rsidRPr="006768F2" w:rsidRDefault="00467850" w:rsidP="00467850">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69C6F3F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1089FB10" w14:textId="77777777" w:rsidR="00467850" w:rsidRDefault="00467850" w:rsidP="00467850">
      <w:pPr>
        <w:keepNext/>
        <w:spacing w:afterLines="50" w:after="156"/>
        <w:ind w:firstLineChars="200" w:firstLine="420"/>
      </w:pPr>
      <w:r>
        <w:rPr>
          <w:noProof/>
        </w:rPr>
        <w:drawing>
          <wp:inline distT="0" distB="0" distL="0" distR="0" wp14:anchorId="1F6EFDF4" wp14:editId="0011365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18714E5C" w14:textId="77777777" w:rsidR="00467850" w:rsidRPr="004921A4" w:rsidRDefault="00467850" w:rsidP="00467850">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4DD7E614"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protocol is unpredictable and unique. The recovery process of full signature for each round is unpreventable, </w:t>
      </w:r>
      <w:proofErr w:type="gramStart"/>
      <w:r>
        <w:rPr>
          <w:rFonts w:ascii="Times New Roman" w:eastAsia="宋体" w:hAnsi="Times New Roman" w:cs="Times New Roman"/>
          <w:kern w:val="0"/>
          <w:sz w:val="24"/>
          <w:szCs w:val="24"/>
        </w:rPr>
        <w:t>provided that</w:t>
      </w:r>
      <w:proofErr w:type="gramEnd"/>
      <w:r>
        <w:rPr>
          <w:rFonts w:ascii="Times New Roman" w:eastAsia="宋体" w:hAnsi="Times New Roman" w:cs="Times New Roman"/>
          <w:kern w:val="0"/>
          <w:sz w:val="24"/>
          <w:szCs w:val="24"/>
        </w:rPr>
        <w:t xml:space="preserve"> majority of the consensus nodes are correct as we assume. The full signature will be generated by correct </w:t>
      </w:r>
      <w:r>
        <w:rPr>
          <w:rFonts w:ascii="Times New Roman" w:eastAsia="宋体" w:hAnsi="Times New Roman" w:cs="Times New Roman"/>
          <w:kern w:val="0"/>
          <w:sz w:val="24"/>
          <w:szCs w:val="24"/>
        </w:rPr>
        <w:lastRenderedPageBreak/>
        <w:t xml:space="preserve">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protocol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protocol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6EA2721E" w14:textId="77777777" w:rsidR="00467850" w:rsidRDefault="00467850" w:rsidP="00467850">
      <w:pPr>
        <w:keepNext/>
        <w:widowControl/>
        <w:shd w:val="clear" w:color="auto" w:fill="FFFFFF"/>
        <w:spacing w:afterLines="100" w:after="312" w:line="450" w:lineRule="atLeast"/>
        <w:ind w:firstLine="420"/>
      </w:pPr>
      <w:r>
        <w:rPr>
          <w:noProof/>
        </w:rPr>
        <w:drawing>
          <wp:inline distT="0" distB="0" distL="0" distR="0" wp14:anchorId="2F5E39AA" wp14:editId="4CD6FFFB">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6900D578" w14:textId="77777777" w:rsidR="00467850" w:rsidRPr="004921A4" w:rsidRDefault="00467850" w:rsidP="00467850">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600A3E13"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5, all consensus nodes are assumed to have the same view on the list of nodes constituent of the wireless blockchain system. Each node executes a 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 xml:space="preserve">the public keys before entering the consensus process. Thus,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p>
    <w:p w14:paraId="03FC44CF" w14:textId="77777777" w:rsidR="00467850" w:rsidRPr="006768F2"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protocol with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protocol is designed to elect one block proposer for </w:t>
      </w:r>
      <w:r>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7FE86DDF" w14:textId="31CB6F83" w:rsidR="00467850" w:rsidRPr="008410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verifiable block proposer election protocol consists of a block proposer election algorithm and a block proposer verification algorithm. The block proposer election algorithm ensures that the election process is randomized and verifiable. To determine the block proposer</w:t>
      </w:r>
      <w:ins w:id="19" w:author="ThinkPad" w:date="2022-05-18T19: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only get the election result and a common string. Therefore, each node can only know whether it is elected as block proposer by its private key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sequentially while the full signature is always reconstructed in each round.</w:t>
      </w:r>
    </w:p>
    <w:p w14:paraId="12CBF874" w14:textId="77777777" w:rsidR="00467850" w:rsidRDefault="00467850" w:rsidP="00467850">
      <w:pPr>
        <w:spacing w:afterLines="50" w:after="156"/>
        <w:ind w:firstLineChars="200" w:firstLine="480"/>
        <w:rPr>
          <w:ins w:id="20"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3607381B" w14:textId="77777777" w:rsidR="00467850" w:rsidRPr="0040073D"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0045F7"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pseudo code of block verification and finalization is presented in Algorithm 1 (lines 16-39). 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Blocks and the signatures are sent to consensus nodes through wireless network broadcasting.</w:t>
      </w:r>
    </w:p>
    <w:p w14:paraId="7B88EC9E"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4EEA6C13" w14:textId="77777777"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240E65A" w14:textId="77777777"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w:t>
      </w:r>
      <w:proofErr w:type="gramStart"/>
      <w:r w:rsidRPr="006768F2">
        <w:rPr>
          <w:rFonts w:ascii="Times New Roman" w:eastAsia="宋体" w:hAnsi="Times New Roman" w:cs="Times New Roman"/>
          <w:kern w:val="0"/>
          <w:sz w:val="24"/>
          <w:szCs w:val="24"/>
        </w:rPr>
        <w:t>has to</w:t>
      </w:r>
      <w:proofErr w:type="gramEnd"/>
      <w:r w:rsidRPr="006768F2">
        <w:rPr>
          <w:rFonts w:ascii="Times New Roman" w:eastAsia="宋体" w:hAnsi="Times New Roman" w:cs="Times New Roman"/>
          <w:kern w:val="0"/>
          <w:sz w:val="24"/>
          <w:szCs w:val="24"/>
        </w:rPr>
        <w:t xml:space="preserve"> be equal to the hash of the block, which was confirmed during the previous round.</w:t>
      </w:r>
    </w:p>
    <w:p w14:paraId="5ED1CF2E" w14:textId="6481BCAB" w:rsidR="00467850" w:rsidRPr="001224CB"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3205F24D" w14:textId="602FE248"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if all the above conditions are satisfied, a node will then generate partial signature of the block hash and broadcast it to other nodes. In the block finalization phase, each node will gather partial signature shares of the block hash to recover the full signature. In SWIB, we can use the full signature as the proof of block finalization. The reconstruction of valid full signature proves that a threshold of nodes </w:t>
      </w:r>
      <w:proofErr w:type="gramStart"/>
      <w:r>
        <w:rPr>
          <w:rFonts w:ascii="Times New Roman" w:eastAsia="宋体" w:hAnsi="Times New Roman" w:cs="Times New Roman"/>
          <w:kern w:val="0"/>
          <w:sz w:val="24"/>
          <w:szCs w:val="24"/>
        </w:rPr>
        <w:t>have</w:t>
      </w:r>
      <w:proofErr w:type="gramEnd"/>
      <w:r>
        <w:rPr>
          <w:rFonts w:ascii="Times New Roman" w:eastAsia="宋体" w:hAnsi="Times New Roman" w:cs="Times New Roman"/>
          <w:kern w:val="0"/>
          <w:sz w:val="24"/>
          <w:szCs w:val="24"/>
        </w:rPr>
        <w:t xml:space="preserve"> signed block hash,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reject to recover full signature or broadcast valid full signature to other nodes, some honest nodes will reveal block finalization too.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stably achieved in wireless network with faulty nodes or unreliable communication channels. Moreover, since correct nodes can only vote once in a round, only one block will be confirmed in a complete round. In this case,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92D3E9A" w14:textId="77777777" w:rsidR="00467850" w:rsidRDefault="00467850" w:rsidP="00467850">
      <w:pPr>
        <w:keepNext/>
        <w:widowControl/>
        <w:shd w:val="clear" w:color="auto" w:fill="FFFFFF"/>
        <w:spacing w:afterLines="100" w:after="312" w:line="450" w:lineRule="atLeast"/>
        <w:ind w:firstLine="420"/>
      </w:pPr>
      <w:r>
        <w:rPr>
          <w:noProof/>
        </w:rPr>
        <w:drawing>
          <wp:inline distT="0" distB="0" distL="0" distR="0" wp14:anchorId="6F2723C3" wp14:editId="4B93D90A">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47C7707D" w14:textId="77777777" w:rsidR="00467850" w:rsidRPr="006F13BB" w:rsidRDefault="00467850" w:rsidP="00467850">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9333D62" w14:textId="2808CF28"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4DC6A780" w14:textId="74FFF3B1"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participant consensus process. Block proposer might be negative in block generation due to high power consumption for packing block and broadcasting it.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of valid blocks. In our incentive mechanism, part of the transaction fees is rewarded to block proposer, and the rest of transaction fees will be averagely distributed among the nodes whose partial signature shares </w:t>
      </w:r>
      <w:r>
        <w:rPr>
          <w:rFonts w:ascii="Times New Roman" w:eastAsia="宋体" w:hAnsi="Times New Roman" w:cs="Times New Roman"/>
          <w:kern w:val="0"/>
          <w:sz w:val="24"/>
          <w:szCs w:val="24"/>
        </w:rPr>
        <w:lastRenderedPageBreak/>
        <w:t>are used to recover the full signature.</w:t>
      </w:r>
    </w:p>
    <w:p w14:paraId="5914BD9A" w14:textId="77777777" w:rsidR="00467850" w:rsidRPr="00E5221B"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And the rest of fees will be shared by those nodes who have the smallest average timestamps of partial signature shares, which are used to recover the full signature. 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partial signature shares can recover the same full signature. We only reward a set of consensus nodes that have signed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be the set of partial signature</w:t>
      </w:r>
      <w:r>
        <w:rPr>
          <w:rFonts w:ascii="Times New Roman" w:eastAsia="宋体" w:hAnsi="Times New Roman" w:cs="Times New Roman"/>
          <w:kern w:val="0"/>
          <w:sz w:val="24"/>
          <w:szCs w:val="24"/>
        </w:rPr>
        <w:t xml:space="preserve"> share</w:t>
      </w:r>
      <w:r w:rsidRPr="00C65692">
        <w:rPr>
          <w:rFonts w:ascii="Times New Roman" w:eastAsia="宋体" w:hAnsi="Times New Roman" w:cs="Times New Roman"/>
          <w:kern w:val="0"/>
          <w:sz w:val="24"/>
          <w:szCs w:val="24"/>
        </w:rPr>
        <w:t xml:space="preserve">s and the set of </w:t>
      </w:r>
      <w:r>
        <w:rPr>
          <w:rFonts w:ascii="Times New Roman" w:eastAsia="宋体" w:hAnsi="Times New Roman" w:cs="Times New Roman"/>
          <w:kern w:val="0"/>
          <w:sz w:val="24"/>
          <w:szCs w:val="24"/>
        </w:rPr>
        <w:t xml:space="preserve">corresponding </w:t>
      </w:r>
      <w:r w:rsidRPr="00C65692">
        <w:rPr>
          <w:rFonts w:ascii="Times New Roman" w:eastAsia="宋体" w:hAnsi="Times New Roman" w:cs="Times New Roman"/>
          <w:kern w:val="0"/>
          <w:sz w:val="24"/>
          <w:szCs w:val="24"/>
        </w:rPr>
        <w:t>timestamps, respectively.</w:t>
      </w:r>
      <w:r>
        <w:rPr>
          <w:rFonts w:ascii="Times New Roman" w:eastAsia="宋体" w:hAnsi="Times New Roman" w:cs="Times New Roman"/>
          <w:kern w:val="0"/>
          <w:sz w:val="24"/>
          <w:szCs w:val="24"/>
        </w:rPr>
        <w:t xml:space="preserve"> Assuming there are two different partial signature shares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corresponding timestamps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Pr="00C65692">
        <w:rPr>
          <w:rFonts w:ascii="Times New Roman" w:eastAsia="宋体" w:hAnsi="Times New Roman" w:cs="Times New Roman"/>
          <w:kern w:val="0"/>
          <w:sz w:val="24"/>
          <w:szCs w:val="24"/>
        </w:rPr>
        <w:t xml:space="preserve"> </w:t>
      </w:r>
      <w:r w:rsidRPr="00C65692">
        <w:rPr>
          <w:rFonts w:ascii="Times New Roman" w:eastAsia="宋体" w:hAnsi="Times New Roman" w:cs="Times New Roman" w:hint="eastAsia"/>
          <w:kern w:val="0"/>
          <w:sz w:val="24"/>
          <w:szCs w:val="24"/>
        </w:rPr>
        <w:t>a</w:t>
      </w:r>
      <w:r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 average timestamps of the two sets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then consensus nodes whose partial signatures </w:t>
      </w:r>
      <w:r>
        <w:rPr>
          <w:rFonts w:ascii="Times New Roman" w:eastAsia="宋体" w:hAnsi="Times New Roman" w:cs="Times New Roman"/>
          <w:kern w:val="0"/>
          <w:sz w:val="24"/>
          <w:szCs w:val="24"/>
        </w:rPr>
        <w:t xml:space="preserve">are </w:t>
      </w:r>
      <w:r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will share the reward. This incentive mechanism not only encourages nodes to generate and verify block and generate partial signature, but also motivates nodes to broadcast partial signature and full signature as soon as possible. The earlier the signature broadcasting, the higher the chance being rewarded. In this way, the performance of blockchain system will be improved.</w:t>
      </w:r>
    </w:p>
    <w:p w14:paraId="0BBAB090" w14:textId="77777777" w:rsidR="00467850" w:rsidRPr="00D63FC5" w:rsidRDefault="00467850" w:rsidP="00467850">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 opportunity of rational nodes become malicious. The malicious behaviors of nodes contain: 1) when becoming the legal block proposer of current round, the node usually generates invalid block or not generate any block before timeout; 2) node usually sends invalid signature or garbage messages in block verification and finalization phase. Irrational nodes may harm others without benefiting themselves. A punishment mechanism is necessary to restrict the malicious behaviors of consensus nodes. In SWIB, active time determines whether nodes can work in blockchain system continuously. Hence, reducing active time is a good measure to punish malicious nodes.</w:t>
      </w:r>
    </w:p>
    <w:p w14:paraId="14144235" w14:textId="77777777" w:rsidR="00467850" w:rsidRPr="002A60C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Reducing the active time of malicious nodes can decrease the security and performance of blockchain system. Reducing active time will decrease the stability of nodes, which will further reduce the probability that elected as block proposer. In this way, there is lower chance to finalize an empty block in a round due to malicious nodes generate invalid block or do nothing before timeout, which will decrease the performance of blockchain system. Moreover, irrational nodes will be quickly expelled from the system if they initiate malicious behaviors frequently. As a result, the security blockchain system will be improved. Therefore, the punishment mechanism can reduce the continuous impact of malicious behaviors and improve the willingness of nodes that to be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683CA014" w14:textId="77777777"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78D5FB46" w14:textId="77777777" w:rsidR="00467850" w:rsidRPr="001569AC" w:rsidRDefault="00467850" w:rsidP="00467850">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in consensus process.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4415AEB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 reduces the overhead of nodes in blockchain history transmission. For consensus node, the consumed power of transmitting a small number of blocks will be lower than that large number of blocks.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0EDD10FB" w14:textId="77777777" w:rsidR="00467850" w:rsidRPr="000F470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node's local chain if it is not present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51E126E1" w14:textId="1EEB0E55"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3A919B1C" w14:textId="255DBFAC"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discuss the performance and security of SWIB.</w:t>
      </w:r>
    </w:p>
    <w:p w14:paraId="459D5A55" w14:textId="692F6C1F" w:rsidR="00467850" w:rsidRDefault="00467850" w:rsidP="004906CE">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lastRenderedPageBreak/>
        <w:t>Performance Analysis</w:t>
      </w:r>
    </w:p>
    <w:p w14:paraId="7338E829" w14:textId="4B395D43"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latency, which is an important metric to measure the performance of blockchain system.</w:t>
      </w:r>
    </w:p>
    <w:p w14:paraId="409F4B7E" w14:textId="77777777" w:rsidR="00467850" w:rsidRPr="00F905EF" w:rsidRDefault="00467850" w:rsidP="00467850">
      <w:pPr>
        <w:pStyle w:val="3"/>
        <w:rPr>
          <w:rFonts w:ascii="Times New Roman" w:eastAsia="黑体" w:hAnsi="Times New Roman" w:cs="Times New Roman"/>
          <w:sz w:val="24"/>
          <w:szCs w:val="24"/>
        </w:rPr>
      </w:pPr>
      <w:commentRangeStart w:id="21"/>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Latency</w:t>
      </w:r>
      <w:commentRangeEnd w:id="21"/>
      <w:r w:rsidR="007000DF">
        <w:rPr>
          <w:rStyle w:val="af0"/>
          <w:b w:val="0"/>
          <w:bCs w:val="0"/>
        </w:rPr>
        <w:commentReference w:id="21"/>
      </w:r>
    </w:p>
    <w:p w14:paraId="3A1FE7BB" w14:textId="77777777"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the block proposal to the block finalization. In order to focus on the impact of wireless communication, we assume that the computing time is negligibly small. Then, the consensus latency in our protocol is obtain as</w:t>
      </w:r>
    </w:p>
    <w:p w14:paraId="7509CB4B" w14:textId="1D3C8517" w:rsidR="00467850" w:rsidRPr="00230543" w:rsidRDefault="00467850" w:rsidP="00467850">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13C8FEB3" w14:textId="13D11203"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with a communication success probability greater than or equal to </w:t>
      </w:r>
      <m:oMath>
        <m:r>
          <w:rPr>
            <w:rFonts w:ascii="Cambria Math" w:eastAsia="宋体" w:hAnsi="Cambria Math" w:cs="Times New Roman"/>
            <w:kern w:val="0"/>
            <w:sz w:val="24"/>
            <w:szCs w:val="24"/>
          </w:rPr>
          <m:t>ζ</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time slots for a message.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SWIB is </w:t>
      </w:r>
      <w:r w:rsidR="00FC4D42">
        <w:rPr>
          <w:rFonts w:ascii="Times New Roman" w:eastAsia="宋体" w:hAnsi="Times New Roman" w:cs="Times New Roman"/>
          <w:kern w:val="0"/>
          <w:sz w:val="24"/>
          <w:szCs w:val="24"/>
        </w:rPr>
        <w:t>expressed as</w:t>
      </w:r>
    </w:p>
    <w:p w14:paraId="20DFD5A6" w14:textId="77777777" w:rsidR="00467850" w:rsidRPr="00641646" w:rsidRDefault="00541286"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4613F2C2" w14:textId="1EEAB5D4"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B52E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the number of slots to transmit the maximum size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to transmit the maximum </w:t>
      </w:r>
      <w:proofErr w:type="gramStart"/>
      <w:r>
        <w:rPr>
          <w:rFonts w:ascii="Times New Roman" w:eastAsia="宋体" w:hAnsi="Times New Roman" w:cs="Times New Roman"/>
          <w:kern w:val="0"/>
          <w:sz w:val="24"/>
          <w:szCs w:val="24"/>
        </w:rPr>
        <w:t>signature.</w:t>
      </w:r>
      <w:proofErr w:type="gramEnd"/>
      <w:r>
        <w:rPr>
          <w:rFonts w:ascii="Times New Roman" w:eastAsia="宋体" w:hAnsi="Times New Roman" w:cs="Times New Roman"/>
          <w:kern w:val="0"/>
          <w:sz w:val="24"/>
          <w:szCs w:val="24"/>
        </w:rPr>
        <w:t xml:space="preserve"> We assume that 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175522EE" w14:textId="49C7222C" w:rsidR="00B81FB3"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sidR="007B52E3">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00B81FB3">
        <w:rPr>
          <w:rFonts w:ascii="Times New Roman" w:eastAsia="宋体" w:hAnsi="Times New Roman" w:cs="Times New Roman"/>
          <w:b/>
          <w:bCs/>
          <w:kern w:val="0"/>
          <w:sz w:val="24"/>
          <w:szCs w:val="24"/>
        </w:rPr>
        <w:t>1</w:t>
      </w:r>
      <w:r w:rsidR="00B81FB3">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be the maximum number of time slots for transmitting a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be the</w:t>
      </w:r>
      <w:r w:rsidR="00B81FB3" w:rsidRPr="00B81FB3">
        <w:rPr>
          <w:rFonts w:ascii="Times New Roman" w:eastAsia="宋体" w:hAnsi="Times New Roman" w:cs="Times New Roman"/>
          <w:kern w:val="0"/>
          <w:sz w:val="24"/>
          <w:szCs w:val="24"/>
        </w:rPr>
        <w:t xml:space="preserve"> </w:t>
      </w:r>
      <w:r w:rsidR="00B81FB3">
        <w:rPr>
          <w:rFonts w:ascii="Times New Roman" w:eastAsia="宋体" w:hAnsi="Times New Roman" w:cs="Times New Roman"/>
          <w:kern w:val="0"/>
          <w:sz w:val="24"/>
          <w:szCs w:val="24"/>
        </w:rPr>
        <w:t xml:space="preserve">maximum number of time slots to transmit a signature, and </w:t>
      </w:r>
      <m:oMath>
        <m:r>
          <w:rPr>
            <w:rFonts w:ascii="Cambria Math" w:eastAsia="宋体" w:hAnsi="Cambria Math" w:cs="Times New Roman"/>
            <w:kern w:val="0"/>
            <w:sz w:val="24"/>
            <w:szCs w:val="24"/>
          </w:rPr>
          <m:t>p</m:t>
        </m:r>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be the transmission probability of each node in system. In SWIB, the 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is some target transmission probability.</w:t>
      </w:r>
    </w:p>
    <w:p w14:paraId="7F023ADB" w14:textId="29314D74" w:rsidR="00467850"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p>
    <w:p w14:paraId="0E45E7ED" w14:textId="34E968E7" w:rsidR="004D4175" w:rsidRPr="004D4175" w:rsidRDefault="007E6569" w:rsidP="005370B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sidR="00B81FB3">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 xml:space="preserve">slots to transmit a block, and </w:t>
      </w:r>
      <w:r w:rsidR="00B81FB3">
        <w:rPr>
          <w:rFonts w:ascii="Times New Roman" w:eastAsia="宋体" w:hAnsi="Times New Roman" w:cs="Times New Roman"/>
          <w:kern w:val="0"/>
          <w:sz w:val="24"/>
          <w:szCs w:val="24"/>
        </w:rPr>
        <w:t xml:space="preserve">other consensus nodes require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AE44C2">
        <w:rPr>
          <w:rFonts w:ascii="Times New Roman" w:eastAsia="宋体" w:hAnsi="Times New Roman" w:cs="Times New Roman"/>
          <w:kern w:val="0"/>
          <w:sz w:val="24"/>
          <w:szCs w:val="24"/>
        </w:rPr>
        <w:t xml:space="preserve"> time slots to transmit a signature. In </w:t>
      </w:r>
      <w:r w:rsidR="005370BD">
        <w:rPr>
          <w:rFonts w:ascii="Times New Roman" w:eastAsia="宋体" w:hAnsi="Times New Roman" w:cs="Times New Roman"/>
          <w:kern w:val="0"/>
          <w:sz w:val="24"/>
          <w:szCs w:val="24"/>
        </w:rPr>
        <w:t>block verification</w:t>
      </w:r>
      <w:r w:rsidR="00AE44C2">
        <w:rPr>
          <w:rFonts w:ascii="Times New Roman" w:eastAsia="宋体" w:hAnsi="Times New Roman" w:cs="Times New Roman"/>
          <w:kern w:val="0"/>
          <w:sz w:val="24"/>
          <w:szCs w:val="24"/>
        </w:rPr>
        <w:t>,</w:t>
      </w:r>
      <w:r w:rsidR="005370BD">
        <w:rPr>
          <w:rFonts w:ascii="Times New Roman" w:eastAsia="宋体" w:hAnsi="Times New Roman" w:cs="Times New Roman"/>
          <w:kern w:val="0"/>
          <w:sz w:val="24"/>
          <w:szCs w:val="24"/>
        </w:rPr>
        <w:t xml:space="preserve"> there is</w:t>
      </w:r>
      <w:r>
        <w:rPr>
          <w:rFonts w:ascii="Times New Roman" w:eastAsia="宋体" w:hAnsi="Times New Roman" w:cs="Times New Roman"/>
          <w:kern w:val="0"/>
          <w:sz w:val="24"/>
          <w:szCs w:val="24"/>
        </w:rPr>
        <w:t xml:space="preserve">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r w:rsidR="005370BD">
        <w:rPr>
          <w:rFonts w:ascii="Times New Roman" w:eastAsia="宋体" w:hAnsi="Times New Roman" w:cs="Times New Roman"/>
          <w:kern w:val="0"/>
          <w:sz w:val="24"/>
          <w:szCs w:val="24"/>
        </w:rPr>
        <w:t xml:space="preserve">require </w:t>
      </w:r>
      <w:r>
        <w:rPr>
          <w:rFonts w:ascii="Times New Roman" w:eastAsia="宋体" w:hAnsi="Times New Roman" w:cs="Times New Roman"/>
          <w:kern w:val="0"/>
          <w:sz w:val="24"/>
          <w:szCs w:val="24"/>
        </w:rPr>
        <w:t>to transmit partial signature shares</w:t>
      </w:r>
      <w:r w:rsidR="005370BD">
        <w:rPr>
          <w:rFonts w:ascii="Times New Roman" w:eastAsia="宋体" w:hAnsi="Times New Roman" w:cs="Times New Roman"/>
          <w:kern w:val="0"/>
          <w:sz w:val="24"/>
          <w:szCs w:val="24"/>
        </w:rPr>
        <w:t>. And</w:t>
      </w:r>
      <w:r>
        <w:rPr>
          <w:rFonts w:ascii="Times New Roman" w:eastAsia="宋体" w:hAnsi="Times New Roman" w:cs="Times New Roman"/>
          <w:kern w:val="0"/>
          <w:sz w:val="24"/>
          <w:szCs w:val="24"/>
        </w:rPr>
        <w:t xml:space="preserve"> one consensus node</w:t>
      </w:r>
      <w:r w:rsidR="005370BD">
        <w:rPr>
          <w:rFonts w:ascii="Times New Roman" w:eastAsia="宋体" w:hAnsi="Times New Roman" w:cs="Times New Roman"/>
          <w:kern w:val="0"/>
          <w:sz w:val="24"/>
          <w:szCs w:val="24"/>
        </w:rPr>
        <w:t xml:space="preserve"> is required to</w:t>
      </w:r>
      <w:r>
        <w:rPr>
          <w:rFonts w:ascii="Times New Roman" w:eastAsia="宋体" w:hAnsi="Times New Roman" w:cs="Times New Roman"/>
          <w:kern w:val="0"/>
          <w:sz w:val="24"/>
          <w:szCs w:val="24"/>
        </w:rPr>
        <w:t xml:space="preserve"> transmit</w:t>
      </w:r>
      <w:r w:rsidR="005370B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full signature</w:t>
      </w:r>
      <w:r w:rsidR="005370BD">
        <w:rPr>
          <w:rFonts w:ascii="Times New Roman" w:eastAsia="宋体" w:hAnsi="Times New Roman" w:cs="Times New Roman"/>
          <w:kern w:val="0"/>
          <w:sz w:val="24"/>
          <w:szCs w:val="24"/>
        </w:rPr>
        <w:t xml:space="preserve"> in block finalization</w:t>
      </w:r>
      <w:r>
        <w:rPr>
          <w:rFonts w:ascii="Times New Roman" w:eastAsia="宋体" w:hAnsi="Times New Roman" w:cs="Times New Roman"/>
          <w:kern w:val="0"/>
          <w:sz w:val="24"/>
          <w:szCs w:val="24"/>
        </w:rPr>
        <w:t xml:space="preserve">. Thus, the maximum time slots for a consensus round without considering channel contentions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w:t>
      </w:r>
      <w:r w:rsidR="005370BD">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r w:rsidR="004D4175">
        <w:rPr>
          <w:rFonts w:ascii="Times New Roman" w:eastAsia="宋体" w:hAnsi="Times New Roman" w:cs="Times New Roman"/>
          <w:kern w:val="0"/>
          <w:sz w:val="24"/>
          <w:szCs w:val="24"/>
        </w:rPr>
        <w:t xml:space="preserve">the 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is some target transmission probability.</w:t>
      </w:r>
      <w:r w:rsidR="00B81FB3" w:rsidRPr="00B81FB3">
        <w:rPr>
          <w:rFonts w:ascii="Lucida Sans Unicode" w:eastAsia="宋体" w:hAnsi="Lucida Sans Unicode" w:cs="Lucida Sans Unicode"/>
          <w:kern w:val="0"/>
          <w:sz w:val="24"/>
          <w:szCs w:val="24"/>
        </w:rPr>
        <w:t xml:space="preserve"> </w:t>
      </w:r>
      <w:r w:rsidR="00B81FB3">
        <w:rPr>
          <w:rFonts w:ascii="Lucida Sans Unicode" w:eastAsia="宋体" w:hAnsi="Lucida Sans Unicode" w:cs="Lucida Sans Unicode"/>
          <w:kern w:val="0"/>
          <w:sz w:val="24"/>
          <w:szCs w:val="24"/>
        </w:rPr>
        <w:t>■</w:t>
      </w:r>
    </w:p>
    <w:p w14:paraId="1398CE09" w14:textId="5FD326BB"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w:t>
      </w:r>
      <w:proofErr w:type="gramStart"/>
      <w:r>
        <w:rPr>
          <w:rFonts w:ascii="Times New Roman" w:eastAsia="宋体" w:hAnsi="Times New Roman" w:cs="Times New Roman"/>
          <w:kern w:val="0"/>
          <w:sz w:val="24"/>
          <w:szCs w:val="24"/>
        </w:rPr>
        <w:t>a sufficient number of</w:t>
      </w:r>
      <w:proofErr w:type="gramEnd"/>
      <w:r>
        <w:rPr>
          <w:rFonts w:ascii="Times New Roman" w:eastAsia="宋体" w:hAnsi="Times New Roman" w:cs="Times New Roman"/>
          <w:kern w:val="0"/>
          <w:sz w:val="24"/>
          <w:szCs w:val="24"/>
        </w:rPr>
        <w:t xml:space="preserve">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w:t>
      </w:r>
      <w:proofErr w:type="gramStart"/>
      <w:r>
        <w:rPr>
          <w:rFonts w:ascii="Times New Roman" w:eastAsia="宋体" w:hAnsi="Times New Roman" w:cs="Times New Roman"/>
          <w:kern w:val="0"/>
          <w:sz w:val="24"/>
          <w:szCs w:val="24"/>
        </w:rPr>
        <w:t>a sufficient number of</w:t>
      </w:r>
      <w:proofErr w:type="gramEnd"/>
      <w:r>
        <w:rPr>
          <w:rFonts w:ascii="Times New Roman" w:eastAsia="宋体" w:hAnsi="Times New Roman" w:cs="Times New Roman"/>
          <w:kern w:val="0"/>
          <w:sz w:val="24"/>
          <w:szCs w:val="24"/>
        </w:rPr>
        <w:t xml:space="preserve"> partial signature shares to recover full signature. This means that all consensus nodes cannot generate or receive full signature with the maximum consensus latency</w:t>
      </w:r>
      <w:r>
        <w:rPr>
          <w:rFonts w:ascii="Times New Roman" w:eastAsia="宋体" w:hAnsi="Times New Roman" w:cs="Times New Roman" w:hint="eastAsia"/>
          <w:kern w:val="0"/>
          <w:sz w:val="24"/>
          <w:szCs w:val="24"/>
        </w:rPr>
        <w:t>.</w:t>
      </w:r>
    </w:p>
    <w:p w14:paraId="6824E71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6AC2438E" w14:textId="77777777" w:rsidR="00467850" w:rsidRDefault="00467850" w:rsidP="00467850">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For a given round, the consensus success probability of our protocol is lower bounded as</w:t>
      </w:r>
    </w:p>
    <w:p w14:paraId="39A6957F" w14:textId="77777777" w:rsidR="00467850" w:rsidRDefault="00541286"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46C20D17" w14:textId="77777777"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w:t>
      </w:r>
      <w:r>
        <w:rPr>
          <w:rFonts w:ascii="Times New Roman" w:eastAsia="宋体" w:hAnsi="Times New Roman" w:cs="Times New Roman"/>
          <w:kern w:val="0"/>
          <w:sz w:val="24"/>
          <w:szCs w:val="24"/>
        </w:rPr>
        <w:lastRenderedPageBreak/>
        <w:t>interruption probability in the network, respectively.</w:t>
      </w:r>
    </w:p>
    <w:p w14:paraId="1D7D1109" w14:textId="3C4D7D0B" w:rsidR="00467850" w:rsidRDefault="00467850" w:rsidP="00467850">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The communication failure proba</w:t>
      </w:r>
      <w:proofErr w:type="spellStart"/>
      <w:r w:rsidR="00C9684A">
        <w:rPr>
          <w:rFonts w:ascii="Times New Roman" w:eastAsia="宋体" w:hAnsi="Times New Roman" w:cs="Times New Roman"/>
          <w:kern w:val="0"/>
          <w:sz w:val="24"/>
          <w:szCs w:val="24"/>
        </w:rPr>
        <w:t>bility</w:t>
      </w:r>
      <w:proofErr w:type="spellEnd"/>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62034C67" w14:textId="77777777" w:rsidR="00467850" w:rsidRPr="007816C8" w:rsidRDefault="00541286"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3396E5DC"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3EFCE59D"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When block proposer is faulty, the rest of honest can vote for an empty block and reach consensus eventually. If all honest nodes failed to aggregate enough 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070196D3" w14:textId="77777777" w:rsidR="00467850" w:rsidRDefault="00541286"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6303C78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2309C289" w14:textId="77777777" w:rsidR="00467850" w:rsidRPr="00F878E5" w:rsidRDefault="00541286" w:rsidP="00467850">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4878C25C" w14:textId="77777777" w:rsidR="00467850" w:rsidRDefault="00467850" w:rsidP="00467850">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5BC50CED" w14:textId="77777777" w:rsidR="00467850" w:rsidRPr="00BE3FBD" w:rsidRDefault="00467850" w:rsidP="00467850">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w:lastRenderedPageBreak/>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318DC135" w14:textId="77777777" w:rsidR="00467850" w:rsidRPr="00D9415D" w:rsidRDefault="00467850" w:rsidP="00467850">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2639D151" w14:textId="77777777" w:rsidR="00467850" w:rsidRPr="00D9415D"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Pr>
          <w:rFonts w:ascii="Lucida Sans Unicode" w:eastAsia="宋体" w:hAnsi="Lucida Sans Unicode" w:cs="Lucida Sans Unicode"/>
          <w:kern w:val="0"/>
          <w:sz w:val="24"/>
          <w:szCs w:val="24"/>
        </w:rPr>
        <w:t>■</w:t>
      </w:r>
    </w:p>
    <w:p w14:paraId="131FD9B5" w14:textId="77777777"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protocol, consensus success probability is only related to network size and SINR communication interruption probability between nodes because the consensus security of SWIB not rely on correct block proposer driving communications.</w:t>
      </w:r>
    </w:p>
    <w:p w14:paraId="47EFC0F5" w14:textId="70F502ED"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kern w:val="0"/>
          <w:sz w:val="24"/>
          <w:szCs w:val="24"/>
        </w:rPr>
        <w:t xml:space="preserve"> be the consensus latency of a valid block</w:t>
      </w:r>
      <w:r w:rsidR="00B46B00">
        <w:rPr>
          <w:rFonts w:ascii="Times New Roman" w:eastAsia="宋体" w:hAnsi="Times New Roman" w:cs="Times New Roman"/>
          <w:kern w:val="0"/>
          <w:sz w:val="24"/>
          <w:szCs w:val="24"/>
        </w:rPr>
        <w:t xml:space="preserve">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00B46B00" w:rsidRPr="00B46B00">
        <w:rPr>
          <w:rFonts w:ascii="Times New Roman" w:eastAsia="宋体" w:hAnsi="Times New Roman" w:cs="Times New Roman"/>
          <w:kern w:val="0"/>
          <w:sz w:val="24"/>
          <w:szCs w:val="24"/>
        </w:rPr>
        <w:t xml:space="preserve"> </w:t>
      </w:r>
      <w:r w:rsidR="00B46B00">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We 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53CA466D" w14:textId="790CFE90" w:rsidR="00467850" w:rsidRPr="00BA454B" w:rsidRDefault="00541286" w:rsidP="00467850">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477FF7D" w14:textId="1DA2CBFB" w:rsidR="00C9684A" w:rsidRDefault="00467850" w:rsidP="00B46B0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sidR="00C9684A">
        <w:rPr>
          <w:rFonts w:ascii="Times New Roman" w:eastAsia="宋体" w:hAnsi="Times New Roman" w:cs="Times New Roman"/>
          <w:kern w:val="0"/>
          <w:sz w:val="24"/>
          <w:szCs w:val="24"/>
        </w:rPr>
        <w:t>rounds.</w:t>
      </w:r>
      <w:proofErr w:type="gramEnd"/>
    </w:p>
    <w:p w14:paraId="2649FFAB" w14:textId="77777777" w:rsidR="00467850" w:rsidRPr="004246D7" w:rsidRDefault="00467850" w:rsidP="00467850">
      <w:pPr>
        <w:pStyle w:val="2"/>
        <w:rPr>
          <w:rFonts w:ascii="Times New Roman" w:eastAsia="黑体" w:hAnsi="Times New Roman" w:cs="Times New Roman"/>
          <w:sz w:val="28"/>
          <w:szCs w:val="28"/>
        </w:rPr>
      </w:pPr>
      <w:bookmarkStart w:id="22"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22"/>
      <w:r w:rsidRPr="004246D7">
        <w:rPr>
          <w:rFonts w:ascii="Times New Roman" w:eastAsia="黑体" w:hAnsi="Times New Roman" w:cs="Times New Roman"/>
          <w:sz w:val="28"/>
          <w:szCs w:val="28"/>
        </w:rPr>
        <w:t>Security Analysis</w:t>
      </w:r>
    </w:p>
    <w:p w14:paraId="7FE203A1"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commentRangeStart w:id="23"/>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1CB246C1"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7E5118FA"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 xml:space="preserve">ll honest nodes eventually commit a block, and generate the following </w:t>
      </w:r>
      <w:r w:rsidRPr="006768F2">
        <w:rPr>
          <w:rFonts w:ascii="Times New Roman" w:eastAsia="宋体" w:hAnsi="Times New Roman" w:cs="Times New Roman"/>
          <w:kern w:val="0"/>
          <w:sz w:val="24"/>
          <w:szCs w:val="24"/>
        </w:rPr>
        <w:lastRenderedPageBreak/>
        <w:t>round randomness.</w:t>
      </w:r>
    </w:p>
    <w:p w14:paraId="083817E0"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AF892F6"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D2AD61C"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protocol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commentRangeEnd w:id="23"/>
      <w:r w:rsidR="00235E08">
        <w:rPr>
          <w:rStyle w:val="af0"/>
        </w:rPr>
        <w:commentReference w:id="23"/>
      </w:r>
    </w:p>
    <w:p w14:paraId="4F64DBFE"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6B5887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out protocol can guarantee persistence:</w:t>
      </w:r>
    </w:p>
    <w:p w14:paraId="3E5BA5FD"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5CFBB665" w14:textId="77777777" w:rsidR="00467850" w:rsidRDefault="00467850" w:rsidP="00467850">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3F91389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w:t>
      </w:r>
      <w:r>
        <w:rPr>
          <w:rFonts w:ascii="Times New Roman" w:eastAsia="宋体" w:hAnsi="Times New Roman" w:cs="Times New Roman"/>
          <w:kern w:val="0"/>
          <w:sz w:val="24"/>
          <w:szCs w:val="24"/>
        </w:rPr>
        <w:lastRenderedPageBreak/>
        <w:t xml:space="preserve">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134513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w:t>
      </w:r>
      <w:proofErr w:type="gramStart"/>
      <w:r>
        <w:rPr>
          <w:rFonts w:ascii="Times New Roman" w:eastAsia="宋体" w:hAnsi="Times New Roman" w:cs="Times New Roman"/>
          <w:kern w:val="0"/>
          <w:sz w:val="24"/>
          <w:szCs w:val="24"/>
        </w:rPr>
        <w:t>Assuming that</w:t>
      </w:r>
      <w:proofErr w:type="gram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F1CA7D0" w14:textId="77777777" w:rsidR="00467850" w:rsidRPr="00CB6C7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95EA191"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E690AB3" w14:textId="77777777" w:rsidR="00467850" w:rsidRPr="000446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3ECC3265"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3AB61D77" w14:textId="77777777" w:rsidR="00467850" w:rsidRDefault="00467850" w:rsidP="00467850">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779530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317B28E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5CDC53B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B84B016"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63E13A"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protocol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protocol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protocol can make sure that adversary cannot always control the election of block proposer. </w:t>
      </w:r>
    </w:p>
    <w:p w14:paraId="1EC478D7" w14:textId="77777777" w:rsidR="00467850" w:rsidRPr="00CB6C73"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w:t>
      </w:r>
      <w:r>
        <w:rPr>
          <w:rFonts w:ascii="Times New Roman" w:eastAsia="宋体" w:hAnsi="Times New Roman" w:cs="Times New Roman"/>
          <w:kern w:val="0"/>
          <w:sz w:val="24"/>
          <w:szCs w:val="24"/>
        </w:rPr>
        <w:lastRenderedPageBreak/>
        <w:t>adversary will not increase too much due to generating consecutive blocks. In this case, honest nodes have higher chance to be block proposer. They will generate valid blocks, which can ensure the efficiency of transaction procession.</w:t>
      </w:r>
    </w:p>
    <w:p w14:paraId="725C92DD"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647B226B" w14:textId="77777777" w:rsidR="00467850" w:rsidRPr="00351D29" w:rsidRDefault="00467850" w:rsidP="00467850">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62E43FB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w:t>
      </w:r>
      <w:proofErr w:type="gramStart"/>
      <w:r>
        <w:rPr>
          <w:rFonts w:ascii="Times New Roman" w:eastAsia="宋体" w:hAnsi="Times New Roman" w:cs="Times New Roman"/>
          <w:kern w:val="0"/>
          <w:sz w:val="24"/>
          <w:szCs w:val="24"/>
        </w:rPr>
        <w:t>as long as</w:t>
      </w:r>
      <w:proofErr w:type="gramEnd"/>
      <w:r>
        <w:rPr>
          <w:rFonts w:ascii="Times New Roman" w:eastAsia="宋体" w:hAnsi="Times New Roman" w:cs="Times New Roman"/>
          <w:kern w:val="0"/>
          <w:sz w:val="24"/>
          <w:szCs w:val="24"/>
        </w:rPr>
        <w:t xml:space="preserve"> adversary controls less than the threshold of voting power.</w:t>
      </w:r>
    </w:p>
    <w:p w14:paraId="696CDE9D" w14:textId="77777777" w:rsidR="00467850" w:rsidRPr="00FD3036" w:rsidRDefault="00467850" w:rsidP="00467850">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10A52167"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29FF234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w:t>
      </w:r>
      <w:r>
        <w:rPr>
          <w:rFonts w:ascii="Times New Roman" w:eastAsia="宋体" w:hAnsi="Times New Roman" w:cs="Times New Roman"/>
          <w:kern w:val="0"/>
          <w:sz w:val="24"/>
          <w:szCs w:val="24"/>
        </w:rPr>
        <w:lastRenderedPageBreak/>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3BF8C00B"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at least </w:t>
      </w:r>
      <m:oMath>
        <m:r>
          <w:rPr>
            <w:rFonts w:ascii="Cambria Math" w:eastAsia="宋体" w:hAnsi="Cambria Math" w:cs="Times New Roman"/>
            <w:kern w:val="0"/>
            <w:sz w:val="24"/>
            <w:szCs w:val="24"/>
          </w:rPr>
          <m:t>δ</m:t>
        </m:r>
      </m:oMath>
      <w:r>
        <w:rPr>
          <w:rFonts w:ascii="Times New Roman" w:eastAsia="宋体" w:hAnsi="Times New Roman" w:cs="Times New Roman"/>
          <w:kern w:val="0"/>
          <w:sz w:val="24"/>
          <w:szCs w:val="24"/>
        </w:rPr>
        <w:t xml:space="preserve">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50EC45C1"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133CDC3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20D85743" w14:textId="77777777" w:rsidR="00467850" w:rsidRPr="0041694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26986ACD" w14:textId="77777777" w:rsidR="00467850" w:rsidRPr="00966C9C" w:rsidRDefault="00467850" w:rsidP="00467850">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w:t>
      </w:r>
      <w:commentRangeStart w:id="24"/>
      <w:r>
        <w:rPr>
          <w:rFonts w:ascii="Times New Roman" w:eastAsia="宋体" w:hAnsi="Times New Roman" w:cs="Times New Roman"/>
          <w:kern w:val="0"/>
          <w:sz w:val="24"/>
          <w:szCs w:val="24"/>
        </w:rPr>
        <w:t>10 runs</w:t>
      </w:r>
      <w:commentRangeEnd w:id="24"/>
      <w:r w:rsidR="003B2128">
        <w:rPr>
          <w:rStyle w:val="af0"/>
        </w:rPr>
        <w:commentReference w:id="24"/>
      </w:r>
      <w:r>
        <w:rPr>
          <w:rFonts w:ascii="Times New Roman" w:eastAsia="宋体" w:hAnsi="Times New Roman" w:cs="Times New Roman"/>
          <w:kern w:val="0"/>
          <w:sz w:val="24"/>
          <w:szCs w:val="24"/>
        </w:rPr>
        <w:t>.</w:t>
      </w:r>
    </w:p>
    <w:p w14:paraId="4045FC8F" w14:textId="77777777" w:rsidR="00467850" w:rsidRPr="00B16695" w:rsidRDefault="00467850" w:rsidP="00467850">
      <w:pPr>
        <w:pStyle w:val="2"/>
        <w:rPr>
          <w:rFonts w:ascii="Times New Roman" w:eastAsia="黑体" w:hAnsi="Times New Roman" w:cs="Times New Roman"/>
          <w:sz w:val="28"/>
          <w:szCs w:val="28"/>
        </w:rPr>
      </w:pPr>
      <w:bookmarkStart w:id="25" w:name="_Toc94273385"/>
      <w:r w:rsidRPr="00B16695">
        <w:rPr>
          <w:rFonts w:ascii="Times New Roman" w:eastAsia="黑体" w:hAnsi="Times New Roman" w:cs="Times New Roman"/>
          <w:sz w:val="28"/>
          <w:szCs w:val="28"/>
        </w:rPr>
        <w:lastRenderedPageBreak/>
        <w:t xml:space="preserve">6.1 </w:t>
      </w:r>
      <w:bookmarkEnd w:id="25"/>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57F6DBB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 stability.</w:t>
      </w:r>
    </w:p>
    <w:p w14:paraId="3458705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protocol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3FDAD0E3" w14:textId="77777777" w:rsidR="00467850" w:rsidRPr="00BB1C94"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7(a).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488C640A" w14:textId="77777777" w:rsidR="00467850" w:rsidRDefault="00467850" w:rsidP="00467850">
      <w:pPr>
        <w:keepNext/>
        <w:widowControl/>
        <w:shd w:val="clear" w:color="auto" w:fill="FFFFFF"/>
        <w:spacing w:line="450" w:lineRule="atLeast"/>
        <w:ind w:firstLine="420"/>
        <w:jc w:val="left"/>
        <w:rPr>
          <w:noProof/>
        </w:rPr>
      </w:pPr>
      <w:r>
        <w:rPr>
          <w:noProof/>
        </w:rPr>
        <w:lastRenderedPageBreak/>
        <w:drawing>
          <wp:inline distT="0" distB="0" distL="0" distR="0" wp14:anchorId="01FA2F60" wp14:editId="75F82813">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4C265591" wp14:editId="75AD856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501" cy="2055917"/>
                    </a:xfrm>
                    <a:prstGeom prst="rect">
                      <a:avLst/>
                    </a:prstGeom>
                  </pic:spPr>
                </pic:pic>
              </a:graphicData>
            </a:graphic>
          </wp:inline>
        </w:drawing>
      </w:r>
    </w:p>
    <w:p w14:paraId="4CE6A9BA" w14:textId="77777777" w:rsidR="00467850" w:rsidRPr="00587B20" w:rsidRDefault="00467850" w:rsidP="00467850">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480A1318" w14:textId="77777777" w:rsidR="00467850" w:rsidRPr="001E4CC7" w:rsidRDefault="00467850" w:rsidP="00467850">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7.</w:t>
      </w:r>
      <w:r w:rsidRPr="001E4CC7">
        <w:rPr>
          <w:rFonts w:ascii="Times New Roman" w:hAnsi="Times New Roman" w:cs="Times New Roman"/>
          <w:b/>
          <w:bCs/>
        </w:rPr>
        <w:t xml:space="preserve"> Percentage of high-quality under different coefficients</w:t>
      </w:r>
    </w:p>
    <w:p w14:paraId="458B6758" w14:textId="77777777" w:rsidR="00467850"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10087CD4"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0A98D09"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8 shows the trend of consensus interruption probability with a varying communication interruption probability.</w:t>
      </w:r>
    </w:p>
    <w:p w14:paraId="739458B3" w14:textId="77777777" w:rsidR="00467850" w:rsidRPr="00BD2F50" w:rsidRDefault="00467850" w:rsidP="00467850">
      <w:pPr>
        <w:keepNext/>
        <w:spacing w:beforeLines="50" w:before="156" w:afterLines="50" w:after="156"/>
        <w:ind w:left="420"/>
        <w:rPr>
          <w:rFonts w:ascii="Times New Roman" w:hAnsi="Times New Roman" w:cs="Times New Roman"/>
          <w:b/>
          <w:bCs/>
        </w:rPr>
      </w:pPr>
      <w:r>
        <w:rPr>
          <w:noProof/>
        </w:rPr>
        <w:drawing>
          <wp:inline distT="0" distB="0" distL="0" distR="0" wp14:anchorId="1CE37F36" wp14:editId="5E93F67C">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6D63D1E7" wp14:editId="29788979">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1D1BC157" w14:textId="77777777" w:rsidR="00467850" w:rsidRPr="000941F3" w:rsidRDefault="00467850" w:rsidP="00467850">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Consensus interruption probability comparison.</w:t>
      </w:r>
    </w:p>
    <w:p w14:paraId="4CD4F940" w14:textId="77777777" w:rsidR="00467850" w:rsidRPr="0087304F"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8(a)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216AF381"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1F0C5AE1"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38073A5D" w14:textId="77777777" w:rsidR="00467850" w:rsidRPr="00ED2A1C"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w:t>
      </w:r>
      <w:proofErr w:type="spellStart"/>
      <w:r>
        <w:rPr>
          <w:rFonts w:ascii="Times New Roman" w:eastAsia="宋体" w:hAnsi="Times New Roman" w:cs="Times New Roman"/>
          <w:kern w:val="0"/>
          <w:sz w:val="24"/>
          <w:szCs w:val="24"/>
        </w:rPr>
        <w:t>Friis</w:t>
      </w:r>
      <w:proofErr w:type="spellEnd"/>
      <w:r>
        <w:rPr>
          <w:rFonts w:ascii="Times New Roman" w:eastAsia="宋体" w:hAnsi="Times New Roman" w:cs="Times New Roman"/>
          <w:kern w:val="0"/>
          <w:sz w:val="24"/>
          <w:szCs w:val="24"/>
        </w:rPr>
        <w:t xml:space="preserve">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network bandwidth in our experiments is limited to 35 Mbps.</w:t>
      </w:r>
    </w:p>
    <w:p w14:paraId="0856C659" w14:textId="77777777" w:rsidR="00467850" w:rsidRPr="00F516C1"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403FF88" w14:textId="77777777" w:rsidR="00467850" w:rsidRDefault="00467850" w:rsidP="00467850">
      <w:pPr>
        <w:keepNext/>
        <w:widowControl/>
        <w:shd w:val="clear" w:color="auto" w:fill="FFFFFF"/>
        <w:spacing w:afterLines="100" w:after="312" w:line="450" w:lineRule="atLeast"/>
        <w:ind w:firstLine="420"/>
        <w:jc w:val="center"/>
        <w:rPr>
          <w:noProof/>
        </w:rPr>
      </w:pPr>
      <w:r w:rsidRPr="00F516C1">
        <w:rPr>
          <w:noProof/>
        </w:rPr>
        <w:lastRenderedPageBreak/>
        <w:drawing>
          <wp:inline distT="0" distB="0" distL="0" distR="0" wp14:anchorId="103EB8DB" wp14:editId="5146717D">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167CB0A3" wp14:editId="48912A17">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7656" cy="1712691"/>
                    </a:xfrm>
                    <a:prstGeom prst="rect">
                      <a:avLst/>
                    </a:prstGeom>
                  </pic:spPr>
                </pic:pic>
              </a:graphicData>
            </a:graphic>
          </wp:inline>
        </w:drawing>
      </w:r>
    </w:p>
    <w:p w14:paraId="286EA48D" w14:textId="77777777" w:rsidR="00467850" w:rsidRPr="008E40A9" w:rsidRDefault="00467850" w:rsidP="00467850">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37AB8C24" w14:textId="77777777" w:rsidR="00467850" w:rsidRPr="00D67760" w:rsidRDefault="00467850" w:rsidP="0046785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9. The performance of SWIB vs. block size</w:t>
      </w:r>
    </w:p>
    <w:p w14:paraId="4B2C0F87" w14:textId="77777777" w:rsidR="00467850" w:rsidRPr="000D39E6"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9(a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2 MB, the average consensus latency is less than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9(b)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745C8EB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1DDB4F02" w14:textId="77777777" w:rsidR="00467850" w:rsidRDefault="00467850" w:rsidP="00467850">
      <w:pPr>
        <w:keepNext/>
        <w:widowControl/>
        <w:shd w:val="clear" w:color="auto" w:fill="FFFFFF"/>
        <w:spacing w:afterLines="100" w:after="312" w:line="450" w:lineRule="atLeast"/>
        <w:ind w:firstLine="420"/>
        <w:jc w:val="left"/>
        <w:rPr>
          <w:noProof/>
        </w:rPr>
      </w:pPr>
      <w:r>
        <w:rPr>
          <w:noProof/>
        </w:rPr>
        <w:drawing>
          <wp:inline distT="0" distB="0" distL="0" distR="0" wp14:anchorId="04089C23" wp14:editId="595A8DC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1794" cy="1869354"/>
                    </a:xfrm>
                    <a:prstGeom prst="rect">
                      <a:avLst/>
                    </a:prstGeom>
                  </pic:spPr>
                </pic:pic>
              </a:graphicData>
            </a:graphic>
          </wp:inline>
        </w:drawing>
      </w:r>
      <w:r>
        <w:rPr>
          <w:noProof/>
        </w:rPr>
        <w:t xml:space="preserve"> </w:t>
      </w:r>
      <w:r>
        <w:rPr>
          <w:noProof/>
        </w:rPr>
        <w:drawing>
          <wp:inline distT="0" distB="0" distL="0" distR="0" wp14:anchorId="01FE0BCD" wp14:editId="0A17584B">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7561" cy="1875361"/>
                    </a:xfrm>
                    <a:prstGeom prst="rect">
                      <a:avLst/>
                    </a:prstGeom>
                  </pic:spPr>
                </pic:pic>
              </a:graphicData>
            </a:graphic>
          </wp:inline>
        </w:drawing>
      </w:r>
    </w:p>
    <w:p w14:paraId="0172BB73"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98DD557" w14:textId="77777777" w:rsidR="00467850" w:rsidRPr="00B95734"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413E24AD" w14:textId="77777777" w:rsidR="00467850" w:rsidRDefault="00467850" w:rsidP="0046785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10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10 (b) shows that average transaction throughput can reach approximate 3000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811DD6D" w14:textId="77777777" w:rsidR="00467850" w:rsidRDefault="00467850" w:rsidP="00467850">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CA2FE27" wp14:editId="53FD04E2">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434" cy="1848733"/>
                    </a:xfrm>
                    <a:prstGeom prst="rect">
                      <a:avLst/>
                    </a:prstGeom>
                  </pic:spPr>
                </pic:pic>
              </a:graphicData>
            </a:graphic>
          </wp:inline>
        </w:drawing>
      </w:r>
      <w:r>
        <w:rPr>
          <w:noProof/>
        </w:rPr>
        <w:t xml:space="preserve"> </w:t>
      </w:r>
      <w:r>
        <w:rPr>
          <w:noProof/>
        </w:rPr>
        <w:drawing>
          <wp:inline distT="0" distB="0" distL="0" distR="0" wp14:anchorId="2CB14425" wp14:editId="27900474">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8230" cy="1834605"/>
                    </a:xfrm>
                    <a:prstGeom prst="rect">
                      <a:avLst/>
                    </a:prstGeom>
                  </pic:spPr>
                </pic:pic>
              </a:graphicData>
            </a:graphic>
          </wp:inline>
        </w:drawing>
      </w:r>
    </w:p>
    <w:p w14:paraId="30684EDA"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CA5DA23" w14:textId="77777777" w:rsidR="00467850" w:rsidRPr="004B4643"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71AE3B7E" w14:textId="77777777" w:rsidR="00467850"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11(a)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 s communications to reach consensus on a block. </w:t>
      </w:r>
    </w:p>
    <w:p w14:paraId="442D3541" w14:textId="77777777" w:rsidR="00467850" w:rsidRPr="007B56CF"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PBFT, view change happens when malicious leader proposed </w:t>
      </w:r>
      <w:proofErr w:type="spellStart"/>
      <w:proofErr w:type="gramStart"/>
      <w:r>
        <w:rPr>
          <w:rFonts w:ascii="Times New Roman" w:eastAsia="宋体" w:hAnsi="Times New Roman" w:cs="Times New Roman"/>
          <w:kern w:val="0"/>
          <w:sz w:val="24"/>
          <w:szCs w:val="24"/>
        </w:rPr>
        <w:t>a</w:t>
      </w:r>
      <w:proofErr w:type="spellEnd"/>
      <w:proofErr w:type="gramEnd"/>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 (b) shows a comparison of the performance when adversary behave malicious behaviors in network of 500 nodes. This experiment assume that </w:t>
      </w:r>
      <w:r>
        <w:rPr>
          <w:rFonts w:ascii="Times New Roman" w:eastAsia="宋体" w:hAnsi="Times New Roman" w:cs="Times New Roman"/>
          <w:kern w:val="0"/>
          <w:sz w:val="24"/>
          <w:szCs w:val="24"/>
        </w:rPr>
        <w:lastRenderedPageBreak/>
        <w:t xml:space="preserve">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1560C86C"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3CF5877D" w14:textId="77777777" w:rsidR="00467850" w:rsidRPr="005160E9" w:rsidRDefault="00467850" w:rsidP="00467850">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r>
        <w:rPr>
          <w:noProof/>
        </w:rPr>
        <w:t xml:space="preserve"> </w:t>
      </w:r>
    </w:p>
    <w:p w14:paraId="325B9F5A" w14:textId="77777777" w:rsidR="00467850" w:rsidRDefault="00467850" w:rsidP="00467850">
      <w:pPr>
        <w:keepNext/>
        <w:widowControl/>
        <w:shd w:val="clear" w:color="auto" w:fill="FFFFFF"/>
        <w:spacing w:afterLines="100" w:after="312" w:line="450" w:lineRule="atLeast"/>
        <w:ind w:firstLine="420"/>
        <w:jc w:val="left"/>
        <w:rPr>
          <w:noProof/>
        </w:rPr>
      </w:pPr>
      <w:r w:rsidRPr="001B55D4">
        <w:rPr>
          <w:noProof/>
        </w:rPr>
        <w:drawing>
          <wp:inline distT="0" distB="0" distL="0" distR="0" wp14:anchorId="5B0794C8" wp14:editId="4CE390CD">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5136E1A3" wp14:editId="417B09E6">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0891" cy="1720098"/>
                    </a:xfrm>
                    <a:prstGeom prst="rect">
                      <a:avLst/>
                    </a:prstGeom>
                  </pic:spPr>
                </pic:pic>
              </a:graphicData>
            </a:graphic>
          </wp:inline>
        </w:drawing>
      </w:r>
    </w:p>
    <w:p w14:paraId="7FFD0A78" w14:textId="77777777" w:rsidR="00467850" w:rsidRPr="00654277" w:rsidRDefault="00467850" w:rsidP="00467850">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2987A870" w14:textId="77777777" w:rsidR="00467850" w:rsidRPr="00B95734" w:rsidRDefault="00467850" w:rsidP="00467850">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4559A7E" w14:textId="77777777" w:rsidR="00467850" w:rsidRPr="009D51CB"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12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12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of small size. Meanwhile, our protocol can achieve approximate 4000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7314AA63" w14:textId="77777777" w:rsidR="00467850" w:rsidRPr="004A1B7B" w:rsidRDefault="00467850" w:rsidP="00467850">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in the two attack strategies.</w:t>
      </w:r>
    </w:p>
    <w:p w14:paraId="7AD99744" w14:textId="77777777" w:rsidR="00467850" w:rsidRPr="006C5156" w:rsidRDefault="00467850" w:rsidP="00467850">
      <w:pPr>
        <w:keepNext/>
        <w:widowControl/>
        <w:shd w:val="clear" w:color="auto" w:fill="FFFFFF"/>
        <w:spacing w:afterLines="100" w:after="312" w:line="450" w:lineRule="atLeast"/>
        <w:ind w:firstLine="420"/>
        <w:jc w:val="left"/>
      </w:pPr>
      <w:r w:rsidRPr="0008091F">
        <w:rPr>
          <w:noProof/>
        </w:rPr>
        <w:drawing>
          <wp:inline distT="0" distB="0" distL="0" distR="0" wp14:anchorId="283794AC" wp14:editId="774F5556">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3989AFB1" wp14:editId="7225DF0E">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0950" cy="1878769"/>
                    </a:xfrm>
                    <a:prstGeom prst="rect">
                      <a:avLst/>
                    </a:prstGeom>
                  </pic:spPr>
                </pic:pic>
              </a:graphicData>
            </a:graphic>
          </wp:inline>
        </w:drawing>
      </w:r>
    </w:p>
    <w:p w14:paraId="088CFCEC" w14:textId="77777777" w:rsidR="00467850" w:rsidRPr="007767DD" w:rsidRDefault="00467850" w:rsidP="00467850">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23CFAEE5" w14:textId="77777777" w:rsidR="00467850" w:rsidRPr="00B121D4" w:rsidRDefault="00467850" w:rsidP="00467850">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13. The performance of SWIB when confronting Jamming attacks</w:t>
      </w:r>
    </w:p>
    <w:p w14:paraId="717553C4" w14:textId="5C40564A" w:rsidR="00467850" w:rsidRPr="0088243E" w:rsidRDefault="00467850" w:rsidP="00467850">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13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w:t>
      </w:r>
      <w:proofErr w:type="spellStart"/>
      <w:r>
        <w:rPr>
          <w:rFonts w:ascii="Times New Roman" w:eastAsia="宋体" w:hAnsi="Times New Roman" w:cs="Times New Roman"/>
          <w:kern w:val="0"/>
          <w:sz w:val="24"/>
          <w:szCs w:val="24"/>
        </w:rPr>
        <w:t>smission</w:t>
      </w:r>
      <w:proofErr w:type="spellEnd"/>
      <w:r>
        <w:rPr>
          <w:rFonts w:ascii="Times New Roman" w:eastAsia="宋体" w:hAnsi="Times New Roman" w:cs="Times New Roman"/>
          <w:kern w:val="0"/>
          <w:sz w:val="24"/>
          <w:szCs w:val="24"/>
        </w:rPr>
        <w:t xml:space="preserve">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13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3D1B7878" w14:textId="77777777" w:rsidR="00467850" w:rsidRPr="00B16695"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61E96D95" w14:textId="6F12B1BB"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protocol</w:t>
      </w:r>
      <w:r w:rsidR="007755DF">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w:t>
      </w:r>
      <w:r w:rsidR="00A83ACC">
        <w:rPr>
          <w:rFonts w:ascii="Times New Roman" w:eastAsia="宋体" w:hAnsi="Times New Roman" w:cs="Times New Roman"/>
          <w:kern w:val="0"/>
          <w:sz w:val="24"/>
          <w:szCs w:val="24"/>
        </w:rPr>
        <w:t>Moreover</w:t>
      </w:r>
      <w:r>
        <w:rPr>
          <w:rFonts w:ascii="Times New Roman" w:eastAsia="宋体" w:hAnsi="Times New Roman" w:cs="Times New Roman"/>
          <w:kern w:val="0"/>
          <w:sz w:val="24"/>
          <w:szCs w:val="24"/>
        </w:rPr>
        <w:t>, our protocol can still work</w:t>
      </w:r>
      <w:r w:rsidR="00A83ACC">
        <w:rPr>
          <w:rFonts w:ascii="Times New Roman" w:eastAsia="宋体" w:hAnsi="Times New Roman" w:cs="Times New Roman"/>
          <w:kern w:val="0"/>
          <w:sz w:val="24"/>
          <w:szCs w:val="24"/>
        </w:rPr>
        <w:t xml:space="preserve"> efficiently</w:t>
      </w:r>
      <w:r>
        <w:rPr>
          <w:rFonts w:ascii="Times New Roman" w:eastAsia="宋体" w:hAnsi="Times New Roman" w:cs="Times New Roman"/>
          <w:kern w:val="0"/>
          <w:sz w:val="24"/>
          <w:szCs w:val="24"/>
        </w:rPr>
        <w:t xml:space="preserve"> in wireless blockchain system under Sybil attacks and jamming attacks. Analysis and results show the efficiency and security properties of the SWIB protocol.</w:t>
      </w:r>
    </w:p>
    <w:p w14:paraId="531DCCBD" w14:textId="3B393E3B" w:rsidR="00467850" w:rsidRPr="00A97969"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39443FCF" w14:textId="77777777" w:rsidR="00467850" w:rsidRPr="009F53F5" w:rsidRDefault="00467850" w:rsidP="00467850">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0A50B72D"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26" w:name="_Ref70412353"/>
      <w:r w:rsidRPr="00513ED5">
        <w:rPr>
          <w:rFonts w:ascii="Times New Roman" w:hAnsi="Times New Roman" w:cs="Times New Roman"/>
          <w:sz w:val="20"/>
          <w:szCs w:val="20"/>
        </w:rPr>
        <w:t xml:space="preserve">J. Xu, S. Wang, A. </w:t>
      </w:r>
      <w:proofErr w:type="gramStart"/>
      <w:r w:rsidRPr="00513ED5">
        <w:rPr>
          <w:rFonts w:ascii="Times New Roman" w:hAnsi="Times New Roman" w:cs="Times New Roman"/>
          <w:sz w:val="20"/>
          <w:szCs w:val="20"/>
        </w:rPr>
        <w:t>Zhou</w:t>
      </w:r>
      <w:proofErr w:type="gramEnd"/>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558FFE0E"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w:t>
      </w:r>
      <w:proofErr w:type="spellStart"/>
      <w:r w:rsidRPr="00513ED5">
        <w:rPr>
          <w:rFonts w:ascii="Times New Roman" w:hAnsi="Times New Roman" w:cs="Times New Roman"/>
          <w:sz w:val="20"/>
          <w:szCs w:val="20"/>
        </w:rPr>
        <w:t>Gazda</w:t>
      </w:r>
      <w:proofErr w:type="spellEnd"/>
      <w:r w:rsidRPr="00513ED5">
        <w:rPr>
          <w:rFonts w:ascii="Times New Roman" w:hAnsi="Times New Roman" w:cs="Times New Roman"/>
          <w:sz w:val="20"/>
          <w:szCs w:val="20"/>
        </w:rPr>
        <w:t xml:space="preserve">,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10124E9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w:t>
      </w:r>
      <w:proofErr w:type="spellStart"/>
      <w:r w:rsidRPr="00513ED5">
        <w:rPr>
          <w:rFonts w:ascii="Times New Roman" w:hAnsi="Times New Roman" w:cs="Times New Roman"/>
          <w:sz w:val="20"/>
          <w:szCs w:val="20"/>
        </w:rPr>
        <w:t>Shinoy</w:t>
      </w:r>
      <w:proofErr w:type="spellEnd"/>
      <w:r w:rsidRPr="00513ED5">
        <w:rPr>
          <w:rFonts w:ascii="Times New Roman" w:hAnsi="Times New Roman" w:cs="Times New Roman"/>
          <w:sz w:val="20"/>
          <w:szCs w:val="20"/>
        </w:rPr>
        <w:t xml:space="preserve">,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295D686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27" w:name="_Ref70424734"/>
      <w:bookmarkEnd w:id="26"/>
    </w:p>
    <w:p w14:paraId="7F7AC25B"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27"/>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37F0AD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5BCF44E6"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w:t>
      </w:r>
      <w:proofErr w:type="gramStart"/>
      <w:r w:rsidRPr="00513ED5">
        <w:rPr>
          <w:rFonts w:ascii="Times New Roman" w:hAnsi="Times New Roman" w:cs="Times New Roman"/>
          <w:sz w:val="20"/>
          <w:szCs w:val="20"/>
        </w:rPr>
        <w:t>Gong</w:t>
      </w:r>
      <w:proofErr w:type="gramEnd"/>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9931C3F"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5BAF7D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767E82D3"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[10] Y. Zou, M. Xu, J. Yu, F. </w:t>
      </w:r>
      <w:proofErr w:type="gramStart"/>
      <w:r w:rsidRPr="00513ED5">
        <w:rPr>
          <w:rFonts w:ascii="Times New Roman" w:hAnsi="Times New Roman" w:cs="Times New Roman"/>
          <w:sz w:val="20"/>
          <w:szCs w:val="20"/>
        </w:rPr>
        <w:t>Zhao</w:t>
      </w:r>
      <w:proofErr w:type="gramEnd"/>
      <w:r w:rsidRPr="00513ED5">
        <w:rPr>
          <w:rFonts w:ascii="Times New Roman" w:hAnsi="Times New Roman" w:cs="Times New Roman"/>
          <w:sz w:val="20"/>
          <w:szCs w:val="20"/>
        </w:rPr>
        <w:t xml:space="preserve"> and X. Cheng, "A Fast Consensus for Permissioned Wireless Blockchains," in IEEE Internet of Things Journal, 2021.</w:t>
      </w:r>
    </w:p>
    <w:p w14:paraId="6E6DCC6A"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C. Liu, X. </w:t>
      </w:r>
      <w:proofErr w:type="gramStart"/>
      <w:r w:rsidRPr="002D4E67">
        <w:rPr>
          <w:rFonts w:ascii="Times New Roman" w:hAnsi="Times New Roman" w:cs="Times New Roman"/>
          <w:sz w:val="20"/>
          <w:szCs w:val="20"/>
        </w:rPr>
        <w:t>Cheng</w:t>
      </w:r>
      <w:proofErr w:type="gramEnd"/>
      <w:r w:rsidRPr="002D4E67">
        <w:rPr>
          <w:rFonts w:ascii="Times New Roman" w:hAnsi="Times New Roman" w:cs="Times New Roman"/>
          <w:sz w:val="20"/>
          <w:szCs w:val="20"/>
        </w:rPr>
        <w:t xml:space="preserve">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0547F0C7"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[12] M. Xu, C. Liu, Y. Zou, F. Zhao, J. </w:t>
      </w:r>
      <w:proofErr w:type="gramStart"/>
      <w:r w:rsidRPr="00513ED5">
        <w:rPr>
          <w:rFonts w:ascii="Times New Roman" w:hAnsi="Times New Roman" w:cs="Times New Roman"/>
          <w:sz w:val="20"/>
          <w:szCs w:val="20"/>
        </w:rPr>
        <w:t>Yu</w:t>
      </w:r>
      <w:proofErr w:type="gramEnd"/>
      <w:r w:rsidRPr="00513ED5">
        <w:rPr>
          <w:rFonts w:ascii="Times New Roman" w:hAnsi="Times New Roman" w:cs="Times New Roman"/>
          <w:sz w:val="20"/>
          <w:szCs w:val="20"/>
        </w:rPr>
        <w:t xml:space="preserve">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33ECB5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1B0BD7F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30698955"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xml:space="preserve">, S. Faust, V. Kolmogorov, and K. </w:t>
      </w:r>
      <w:proofErr w:type="spellStart"/>
      <w:r w:rsidRPr="005774EA">
        <w:rPr>
          <w:rFonts w:ascii="Times New Roman" w:eastAsia="宋体" w:hAnsi="Times New Roman" w:cs="Times New Roman"/>
          <w:kern w:val="0"/>
          <w:sz w:val="20"/>
          <w:szCs w:val="20"/>
        </w:rPr>
        <w:t>Pietrzak</w:t>
      </w:r>
      <w:proofErr w:type="spellEnd"/>
      <w:r w:rsidRPr="005774EA">
        <w:rPr>
          <w:rFonts w:ascii="Times New Roman" w:eastAsia="宋体" w:hAnsi="Times New Roman" w:cs="Times New Roman"/>
          <w:kern w:val="0"/>
          <w:sz w:val="20"/>
          <w:szCs w:val="20"/>
        </w:rPr>
        <w:t>,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5BC650D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6218A644"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66AF6E3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proofErr w:type="gramStart"/>
      <w:r w:rsidRPr="001C3277">
        <w:rPr>
          <w:rFonts w:ascii="Times New Roman" w:eastAsia="宋体" w:hAnsi="Times New Roman" w:cs="Times New Roman"/>
          <w:kern w:val="0"/>
          <w:sz w:val="20"/>
          <w:szCs w:val="20"/>
        </w:rPr>
        <w:t>Deng</w:t>
      </w:r>
      <w:proofErr w:type="gramEnd"/>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732358C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2E123B6A" w14:textId="77777777" w:rsidR="00467850" w:rsidRDefault="00467850" w:rsidP="00467850">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4"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C7E191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5C94668F" w14:textId="77777777" w:rsidR="00467850"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442F5D6E"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68202ADC"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35193B53"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405AD3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08D36E4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3239617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w:t>
      </w:r>
      <w:proofErr w:type="gramStart"/>
      <w:r w:rsidRPr="00513ED5">
        <w:rPr>
          <w:rFonts w:ascii="Times New Roman" w:eastAsia="宋体" w:hAnsi="Times New Roman" w:cs="Times New Roman"/>
          <w:kern w:val="0"/>
          <w:sz w:val="20"/>
          <w:szCs w:val="20"/>
        </w:rPr>
        <w:t>Neves</w:t>
      </w:r>
      <w:proofErr w:type="gramEnd"/>
      <w:r w:rsidRPr="00513ED5">
        <w:rPr>
          <w:rFonts w:ascii="Times New Roman" w:eastAsia="宋体" w:hAnsi="Times New Roman" w:cs="Times New Roman"/>
          <w:kern w:val="0"/>
          <w:sz w:val="20"/>
          <w:szCs w:val="20"/>
        </w:rPr>
        <w:t xml:space="preserve">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5E5D18B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348A732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3E6FB7D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EECA0CD" w14:textId="77777777" w:rsidR="00467850" w:rsidRPr="00513ED5" w:rsidRDefault="00467850" w:rsidP="00467850">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36E1AF51" w14:textId="77777777" w:rsidR="00467850" w:rsidRPr="00A3470E" w:rsidRDefault="00467850" w:rsidP="00467850">
      <w:pPr>
        <w:rPr>
          <w:rFonts w:ascii="Times New Roman" w:hAnsi="Times New Roman" w:cs="Times New Roman"/>
          <w:sz w:val="20"/>
          <w:szCs w:val="20"/>
        </w:rPr>
      </w:pPr>
    </w:p>
    <w:p w14:paraId="25520CEA" w14:textId="77777777" w:rsidR="00B4661E" w:rsidRPr="00467850" w:rsidRDefault="00541286"/>
    <w:sectPr w:rsidR="00B4661E" w:rsidRPr="00467850" w:rsidSect="0090530C">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u_hainu@163.com" w:date="2022-06-06T23:46:00Z" w:initials="d">
    <w:p w14:paraId="2F4CCFDA" w14:textId="77777777" w:rsidR="00915C60" w:rsidRDefault="00915C60">
      <w:pPr>
        <w:pStyle w:val="af1"/>
      </w:pPr>
      <w:r>
        <w:rPr>
          <w:rStyle w:val="af0"/>
        </w:rPr>
        <w:annotationRef/>
      </w:r>
      <w:r>
        <w:rPr>
          <w:rFonts w:hint="eastAsia"/>
        </w:rPr>
        <w:t>S</w:t>
      </w:r>
      <w:r>
        <w:t xml:space="preserve">WIB for Blockchain in </w:t>
      </w:r>
      <w:proofErr w:type="spellStart"/>
      <w:r>
        <w:t>WIreless</w:t>
      </w:r>
      <w:proofErr w:type="spellEnd"/>
      <w:r>
        <w:t xml:space="preserve"> Network</w:t>
      </w:r>
    </w:p>
    <w:p w14:paraId="56FF11C0" w14:textId="77777777" w:rsidR="00915C60" w:rsidRDefault="00915C60">
      <w:pPr>
        <w:pStyle w:val="af1"/>
      </w:pPr>
      <w:r>
        <w:rPr>
          <w:rFonts w:hint="eastAsia"/>
        </w:rPr>
        <w:t>S</w:t>
      </w:r>
      <w:r>
        <w:t xml:space="preserve">WIB for </w:t>
      </w:r>
      <w:r>
        <w:t>(b)</w:t>
      </w:r>
      <w:proofErr w:type="spellStart"/>
      <w:r>
        <w:t>lockchain</w:t>
      </w:r>
      <w:proofErr w:type="spellEnd"/>
      <w:r>
        <w:t xml:space="preserve"> in </w:t>
      </w:r>
      <w:r>
        <w:t>(</w:t>
      </w:r>
      <w:proofErr w:type="spellStart"/>
      <w:r>
        <w:t>wi</w:t>
      </w:r>
      <w:proofErr w:type="spellEnd"/>
      <w:r>
        <w:t>)</w:t>
      </w:r>
      <w:proofErr w:type="spellStart"/>
      <w:r>
        <w:t>reless</w:t>
      </w:r>
      <w:proofErr w:type="spellEnd"/>
      <w:r>
        <w:t xml:space="preserve"> </w:t>
      </w:r>
      <w:r>
        <w:t>(n)</w:t>
      </w:r>
      <w:proofErr w:type="spellStart"/>
      <w:r>
        <w:t>etwork</w:t>
      </w:r>
      <w:proofErr w:type="spellEnd"/>
    </w:p>
    <w:p w14:paraId="775C641B" w14:textId="77777777" w:rsidR="00915C60" w:rsidRDefault="00915C60">
      <w:pPr>
        <w:pStyle w:val="af1"/>
      </w:pPr>
    </w:p>
    <w:p w14:paraId="22729F49" w14:textId="29FC08ED" w:rsidR="00915C60" w:rsidRPr="00915C60" w:rsidRDefault="00915C60">
      <w:pPr>
        <w:pStyle w:val="af1"/>
        <w:rPr>
          <w:rFonts w:hint="eastAsia"/>
        </w:rPr>
      </w:pPr>
      <w:r>
        <w:rPr>
          <w:rFonts w:hint="eastAsia"/>
        </w:rPr>
        <w:t>要解释SWIB</w:t>
      </w:r>
      <w:r>
        <w:t xml:space="preserve"> </w:t>
      </w:r>
      <w:r>
        <w:rPr>
          <w:rFonts w:hint="eastAsia"/>
        </w:rPr>
        <w:t>的来由或含义。</w:t>
      </w:r>
    </w:p>
  </w:comment>
  <w:comment w:id="4" w:author="xiu_hainu@163.com [2]" w:date="2022-06-07T00:00:00Z" w:initials="d">
    <w:p w14:paraId="734F99E1" w14:textId="77777777" w:rsidR="00235E08" w:rsidRDefault="00235E08">
      <w:pPr>
        <w:pStyle w:val="af1"/>
      </w:pPr>
      <w:r>
        <w:rPr>
          <w:rStyle w:val="af0"/>
        </w:rPr>
        <w:annotationRef/>
      </w:r>
      <w:r>
        <w:rPr>
          <w:rFonts w:hint="eastAsia"/>
        </w:rPr>
        <w:t>在论文中对这个内容有创新吗？或者只是使用了这个scheme？如果是后者，不应该作为一个独立的小节放在这里。</w:t>
      </w:r>
    </w:p>
    <w:p w14:paraId="1A950697" w14:textId="4C6DB9EE" w:rsidR="00235E08" w:rsidRPr="00771B0E" w:rsidRDefault="00235E08" w:rsidP="00771B0E">
      <w:pPr>
        <w:spacing w:afterLines="100" w:after="312"/>
        <w:ind w:firstLine="420"/>
        <w:rPr>
          <w:rFonts w:ascii="Times New Roman" w:eastAsia="宋体" w:hAnsi="Times New Roman" w:cs="Times New Roman" w:hint="eastAsia"/>
          <w:sz w:val="24"/>
          <w:szCs w:val="24"/>
        </w:rPr>
      </w:pPr>
      <w:r>
        <w:rPr>
          <w:rFonts w:hint="eastAsia"/>
        </w:rPr>
        <w:t>在 related</w:t>
      </w:r>
      <w:r>
        <w:t xml:space="preserve"> </w:t>
      </w:r>
      <w:r>
        <w:rPr>
          <w:rFonts w:hint="eastAsia"/>
        </w:rPr>
        <w:t>work里面放的是和你的</w:t>
      </w:r>
      <w:r w:rsidR="00771B0E">
        <w:rPr>
          <w:rFonts w:hint="eastAsia"/>
        </w:rPr>
        <w:t>contribution有关的东西。在</w:t>
      </w:r>
      <w:r w:rsidR="00771B0E">
        <w:rPr>
          <w:rFonts w:ascii="Times New Roman" w:eastAsia="宋体" w:hAnsi="Times New Roman" w:cs="Times New Roman"/>
          <w:sz w:val="24"/>
          <w:szCs w:val="24"/>
        </w:rPr>
        <w:t>Our contributions in this paper are summarized as follows</w:t>
      </w:r>
      <w:r w:rsidR="00771B0E" w:rsidRPr="00920E1E">
        <w:rPr>
          <w:rFonts w:ascii="Times New Roman" w:eastAsia="宋体" w:hAnsi="Times New Roman" w:cs="Times New Roman"/>
          <w:sz w:val="24"/>
          <w:szCs w:val="24"/>
        </w:rPr>
        <w:t>:</w:t>
      </w:r>
      <w:r w:rsidR="00771B0E">
        <w:rPr>
          <w:rFonts w:ascii="Times New Roman" w:eastAsia="宋体" w:hAnsi="Times New Roman" w:cs="Times New Roman"/>
          <w:sz w:val="24"/>
          <w:szCs w:val="24"/>
        </w:rPr>
        <w:t xml:space="preserve"> </w:t>
      </w:r>
      <w:r w:rsidR="00771B0E">
        <w:rPr>
          <w:rFonts w:ascii="Times New Roman" w:eastAsia="宋体" w:hAnsi="Times New Roman" w:cs="Times New Roman" w:hint="eastAsia"/>
          <w:sz w:val="24"/>
          <w:szCs w:val="24"/>
        </w:rPr>
        <w:t>里没看到关于这个的</w:t>
      </w:r>
      <w:r w:rsidR="00771B0E">
        <w:rPr>
          <w:rFonts w:ascii="Times New Roman" w:eastAsia="宋体" w:hAnsi="Times New Roman" w:cs="Times New Roman" w:hint="eastAsia"/>
          <w:sz w:val="24"/>
          <w:szCs w:val="24"/>
        </w:rPr>
        <w:t>contribution</w:t>
      </w:r>
      <w:r w:rsidR="00771B0E">
        <w:rPr>
          <w:rFonts w:ascii="Times New Roman" w:eastAsia="宋体" w:hAnsi="Times New Roman" w:cs="Times New Roman" w:hint="eastAsia"/>
          <w:sz w:val="24"/>
          <w:szCs w:val="24"/>
        </w:rPr>
        <w:t>。</w:t>
      </w:r>
    </w:p>
  </w:comment>
  <w:comment w:id="8" w:author="xiu_hainu@163.com [3]" w:date="2022-06-07T00:25:00Z" w:initials="d">
    <w:p w14:paraId="03CB4C21" w14:textId="77777777" w:rsidR="00AC50FE" w:rsidRDefault="00AC50FE">
      <w:pPr>
        <w:pStyle w:val="af1"/>
      </w:pPr>
      <w:r>
        <w:rPr>
          <w:rStyle w:val="af0"/>
        </w:rPr>
        <w:annotationRef/>
      </w:r>
      <w:r>
        <w:rPr>
          <w:rFonts w:hint="eastAsia"/>
        </w:rPr>
        <w:t xml:space="preserve">一定要 </w:t>
      </w:r>
      <w:r>
        <w:t>2</w:t>
      </w:r>
      <w:r>
        <w:rPr>
          <w:rFonts w:hint="eastAsia"/>
        </w:rPr>
        <w:t>d</w:t>
      </w:r>
      <w:r>
        <w:t xml:space="preserve"> </w:t>
      </w:r>
      <w:r>
        <w:rPr>
          <w:rFonts w:hint="eastAsia"/>
        </w:rPr>
        <w:t>吗？</w:t>
      </w:r>
    </w:p>
    <w:p w14:paraId="42C4D64B" w14:textId="77777777" w:rsidR="00AC50FE" w:rsidRDefault="00AC50FE">
      <w:pPr>
        <w:pStyle w:val="af1"/>
      </w:pPr>
      <w:r>
        <w:rPr>
          <w:rFonts w:hint="eastAsia"/>
        </w:rPr>
        <w:t xml:space="preserve">在文中看不出和 </w:t>
      </w:r>
      <w:r>
        <w:t>2</w:t>
      </w:r>
      <w:r>
        <w:rPr>
          <w:rFonts w:hint="eastAsia"/>
        </w:rPr>
        <w:t>d、3d</w:t>
      </w:r>
      <w:r>
        <w:t xml:space="preserve"> </w:t>
      </w:r>
      <w:r>
        <w:rPr>
          <w:rFonts w:hint="eastAsia"/>
        </w:rPr>
        <w:t>有什么关系，只是用了欧几里得距离，可能只要是欧式空间就行了。</w:t>
      </w:r>
    </w:p>
    <w:p w14:paraId="1DD20333" w14:textId="0ECF0690" w:rsidR="00AC50FE" w:rsidRDefault="00AC50FE">
      <w:pPr>
        <w:pStyle w:val="af1"/>
        <w:rPr>
          <w:rFonts w:hint="eastAsia"/>
        </w:rPr>
      </w:pPr>
      <w:r>
        <w:rPr>
          <w:rFonts w:hint="eastAsia"/>
        </w:rPr>
        <w:t xml:space="preserve">如果要和实际应用相符的话，试试 </w:t>
      </w:r>
      <w:r>
        <w:t>3</w:t>
      </w:r>
      <w:r>
        <w:rPr>
          <w:rFonts w:hint="eastAsia"/>
        </w:rPr>
        <w:t>d</w:t>
      </w:r>
      <w:r>
        <w:t xml:space="preserve"> </w:t>
      </w:r>
      <w:r>
        <w:rPr>
          <w:rFonts w:hint="eastAsia"/>
        </w:rPr>
        <w:t>欧式空间。</w:t>
      </w:r>
    </w:p>
  </w:comment>
  <w:comment w:id="10" w:author="xiu_hainu@163.com [4]" w:date="2022-06-07T00:19:00Z" w:initials="d">
    <w:p w14:paraId="3CB43299" w14:textId="77777777" w:rsidR="00F73F48" w:rsidRDefault="00F73F48">
      <w:pPr>
        <w:pStyle w:val="af1"/>
        <w:rPr>
          <w:rFonts w:ascii="Times New Roman" w:eastAsia="宋体" w:hAnsi="Times New Roman" w:cs="Times New Roman"/>
          <w:kern w:val="0"/>
          <w:sz w:val="24"/>
          <w:szCs w:val="24"/>
        </w:rPr>
      </w:pPr>
      <w:r>
        <w:rPr>
          <w:rStyle w:val="af0"/>
        </w:rPr>
        <w:annotationRef/>
      </w:r>
      <w:r>
        <w:rPr>
          <w:rFonts w:hint="eastAsia"/>
        </w:rPr>
        <w:t xml:space="preserve">前面说是 </w:t>
      </w:r>
      <w:r w:rsidRPr="00F73F48">
        <w:rPr>
          <w:rFonts w:ascii="Times New Roman" w:eastAsia="宋体" w:hAnsi="Times New Roman" w:cs="Times New Roman"/>
          <w:kern w:val="0"/>
          <w:sz w:val="24"/>
          <w:szCs w:val="24"/>
          <w:highlight w:val="yellow"/>
        </w:rPr>
        <w:t>the complex normal distribution</w:t>
      </w:r>
      <w:r>
        <w:rPr>
          <w:rFonts w:ascii="Times New Roman" w:eastAsia="宋体" w:hAnsi="Times New Roman" w:cs="Times New Roman" w:hint="eastAsia"/>
          <w:kern w:val="0"/>
          <w:sz w:val="24"/>
          <w:szCs w:val="24"/>
        </w:rPr>
        <w:t>？</w:t>
      </w:r>
    </w:p>
    <w:p w14:paraId="3AA9BF14" w14:textId="7F326312" w:rsidR="00AC50FE" w:rsidRPr="00F73F48" w:rsidRDefault="00AC50FE">
      <w:pPr>
        <w:pStyle w:val="af1"/>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正态分布</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指数分布是什么关系？</w:t>
      </w:r>
    </w:p>
  </w:comment>
  <w:comment w:id="12" w:author="xiu_hainu@163.com [5]" w:date="2022-06-07T00:05:00Z" w:initials="d">
    <w:p w14:paraId="5835C4C7" w14:textId="77777777" w:rsidR="00771B0E" w:rsidRDefault="00771B0E">
      <w:pPr>
        <w:pStyle w:val="af1"/>
      </w:pPr>
      <w:r>
        <w:rPr>
          <w:rStyle w:val="af0"/>
        </w:rPr>
        <w:annotationRef/>
      </w:r>
      <w:r>
        <w:t>Not a sentence!</w:t>
      </w:r>
    </w:p>
    <w:p w14:paraId="2B60EF33" w14:textId="78233AD5" w:rsidR="00771B0E" w:rsidRDefault="00771B0E">
      <w:pPr>
        <w:pStyle w:val="af1"/>
      </w:pPr>
      <w:r>
        <w:rPr>
          <w:rFonts w:hint="eastAsia"/>
        </w:rPr>
        <w:t>A</w:t>
      </w:r>
      <w:r>
        <w:t xml:space="preserve">ssume that … </w:t>
      </w:r>
    </w:p>
  </w:comment>
  <w:comment w:id="13" w:author="xiu_hainu@163.com [6]" w:date="2022-06-06T23:50:00Z" w:initials="d">
    <w:p w14:paraId="5F5D6BA4" w14:textId="77777777" w:rsidR="00FD634C" w:rsidRDefault="00FD634C">
      <w:pPr>
        <w:pStyle w:val="af1"/>
      </w:pPr>
      <w:r>
        <w:rPr>
          <w:rStyle w:val="af0"/>
        </w:rPr>
        <w:annotationRef/>
      </w:r>
      <w:r>
        <w:rPr>
          <w:rFonts w:hint="eastAsia"/>
        </w:rPr>
        <w:t>Architecture</w:t>
      </w:r>
      <w:r>
        <w:t xml:space="preserve"> </w:t>
      </w:r>
      <w:r>
        <w:rPr>
          <w:rFonts w:hint="eastAsia"/>
        </w:rPr>
        <w:t>Overview</w:t>
      </w:r>
    </w:p>
    <w:p w14:paraId="3404AD7E" w14:textId="77777777" w:rsidR="00FD634C" w:rsidRDefault="00FD634C">
      <w:pPr>
        <w:pStyle w:val="af1"/>
      </w:pPr>
    </w:p>
    <w:p w14:paraId="1EFE57C7" w14:textId="6621FED9" w:rsidR="007000DF" w:rsidRDefault="00FD634C">
      <w:pPr>
        <w:pStyle w:val="af1"/>
        <w:rPr>
          <w:rFonts w:hint="eastAsia"/>
        </w:rPr>
      </w:pPr>
      <w:r>
        <w:rPr>
          <w:rFonts w:hint="eastAsia"/>
        </w:rPr>
        <w:t>overview</w:t>
      </w:r>
      <w:r>
        <w:t xml:space="preserve"> </w:t>
      </w:r>
      <w:r>
        <w:rPr>
          <w:rFonts w:hint="eastAsia"/>
        </w:rPr>
        <w:t>是名词，</w:t>
      </w:r>
      <w:r w:rsidR="007000DF">
        <w:rPr>
          <w:rFonts w:hint="eastAsia"/>
        </w:rPr>
        <w:t>极少作为动词使用；标题应该是名词或名词性短语</w:t>
      </w:r>
    </w:p>
  </w:comment>
  <w:comment w:id="21" w:author="xiu_hainu@163.com [7]" w:date="2022-06-06T23:53:00Z" w:initials="d">
    <w:p w14:paraId="3EFE1872" w14:textId="77777777" w:rsidR="007000DF" w:rsidRDefault="007000DF">
      <w:pPr>
        <w:pStyle w:val="af1"/>
      </w:pPr>
      <w:r>
        <w:rPr>
          <w:rStyle w:val="af0"/>
        </w:rPr>
        <w:annotationRef/>
      </w:r>
      <w:r>
        <w:rPr>
          <w:rFonts w:hint="eastAsia"/>
        </w:rPr>
        <w:t>只有一个小节，结构不平衡。</w:t>
      </w:r>
    </w:p>
    <w:p w14:paraId="5C897032" w14:textId="77777777" w:rsidR="007000DF" w:rsidRDefault="007000DF">
      <w:pPr>
        <w:pStyle w:val="af1"/>
      </w:pPr>
    </w:p>
    <w:p w14:paraId="4B2CEDA9" w14:textId="77777777" w:rsidR="007000DF" w:rsidRDefault="007000DF">
      <w:pPr>
        <w:pStyle w:val="af1"/>
      </w:pPr>
      <w:r>
        <w:rPr>
          <w:rFonts w:hint="eastAsia"/>
        </w:rPr>
        <w:t xml:space="preserve">把 </w:t>
      </w:r>
      <w:r>
        <w:t xml:space="preserve">5.1 </w:t>
      </w:r>
      <w:r>
        <w:rPr>
          <w:rFonts w:hint="eastAsia"/>
        </w:rPr>
        <w:t xml:space="preserve">和 </w:t>
      </w:r>
      <w:r>
        <w:t xml:space="preserve">5.2 </w:t>
      </w:r>
      <w:r>
        <w:rPr>
          <w:rFonts w:hint="eastAsia"/>
        </w:rPr>
        <w:t>去掉</w:t>
      </w:r>
    </w:p>
    <w:p w14:paraId="57CEEA17" w14:textId="77777777" w:rsidR="007000DF" w:rsidRDefault="007000DF">
      <w:pPr>
        <w:pStyle w:val="af1"/>
      </w:pPr>
      <w:r>
        <w:rPr>
          <w:rFonts w:hint="eastAsia"/>
        </w:rPr>
        <w:t>5</w:t>
      </w:r>
      <w:r>
        <w:t>.1.1 -&gt; 5</w:t>
      </w:r>
      <w:r>
        <w:rPr>
          <w:rFonts w:hint="eastAsia"/>
        </w:rPr>
        <w:t>.</w:t>
      </w:r>
      <w:r>
        <w:t>1</w:t>
      </w:r>
    </w:p>
    <w:p w14:paraId="658A49A2" w14:textId="77777777" w:rsidR="007000DF" w:rsidRDefault="007000DF">
      <w:pPr>
        <w:pStyle w:val="af1"/>
      </w:pPr>
      <w:r>
        <w:rPr>
          <w:rFonts w:hint="eastAsia"/>
        </w:rPr>
        <w:t>5</w:t>
      </w:r>
      <w:r>
        <w:t>.</w:t>
      </w:r>
      <w:r>
        <w:t>2</w:t>
      </w:r>
      <w:r>
        <w:t>.1 -&gt; 5</w:t>
      </w:r>
      <w:r>
        <w:rPr>
          <w:rFonts w:hint="eastAsia"/>
        </w:rPr>
        <w:t>.</w:t>
      </w:r>
      <w:r>
        <w:t>2</w:t>
      </w:r>
    </w:p>
    <w:p w14:paraId="2B682D96" w14:textId="77777777" w:rsidR="007000DF" w:rsidRDefault="007000DF">
      <w:pPr>
        <w:pStyle w:val="af1"/>
      </w:pPr>
      <w:r>
        <w:rPr>
          <w:rFonts w:hint="eastAsia"/>
        </w:rPr>
        <w:t>5</w:t>
      </w:r>
      <w:r>
        <w:t>.2.</w:t>
      </w:r>
      <w:r>
        <w:t>2</w:t>
      </w:r>
      <w:r>
        <w:t xml:space="preserve"> -&gt; 5</w:t>
      </w:r>
      <w:r>
        <w:rPr>
          <w:rFonts w:hint="eastAsia"/>
        </w:rPr>
        <w:t>.</w:t>
      </w:r>
      <w:r>
        <w:t>3</w:t>
      </w:r>
    </w:p>
    <w:p w14:paraId="5A8ECCDB" w14:textId="77777777" w:rsidR="007000DF" w:rsidRDefault="007000DF">
      <w:pPr>
        <w:pStyle w:val="af1"/>
      </w:pPr>
      <w:r>
        <w:t>…</w:t>
      </w:r>
    </w:p>
    <w:p w14:paraId="6EB90873" w14:textId="77777777" w:rsidR="007000DF" w:rsidRDefault="007000DF">
      <w:pPr>
        <w:pStyle w:val="af1"/>
      </w:pPr>
      <w:r>
        <w:rPr>
          <w:rFonts w:hint="eastAsia"/>
        </w:rPr>
        <w:t>或者增加</w:t>
      </w:r>
      <w:proofErr w:type="gramStart"/>
      <w:r>
        <w:rPr>
          <w:rFonts w:hint="eastAsia"/>
        </w:rPr>
        <w:t>一</w:t>
      </w:r>
      <w:proofErr w:type="gramEnd"/>
      <w:r>
        <w:rPr>
          <w:rFonts w:hint="eastAsia"/>
        </w:rPr>
        <w:t>小节</w:t>
      </w:r>
    </w:p>
    <w:p w14:paraId="4FFD4883" w14:textId="6C489BDA" w:rsidR="007000DF" w:rsidRDefault="007000DF">
      <w:pPr>
        <w:pStyle w:val="af1"/>
        <w:rPr>
          <w:rFonts w:hint="eastAsia"/>
        </w:rPr>
      </w:pPr>
      <w:r>
        <w:rPr>
          <w:rFonts w:hint="eastAsia"/>
        </w:rPr>
        <w:t>5</w:t>
      </w:r>
      <w:r>
        <w:t xml:space="preserve">.1.2 </w:t>
      </w:r>
      <w:r>
        <w:rPr>
          <w:rFonts w:hint="eastAsia"/>
        </w:rPr>
        <w:t>whatever</w:t>
      </w:r>
      <w:r>
        <w:t xml:space="preserve"> </w:t>
      </w:r>
      <w:r>
        <w:rPr>
          <w:rFonts w:hint="eastAsia"/>
        </w:rPr>
        <w:t>i</w:t>
      </w:r>
      <w:r>
        <w:t>t is</w:t>
      </w:r>
    </w:p>
  </w:comment>
  <w:comment w:id="23" w:author="xiu_hainu@163.com [8]" w:date="2022-06-06T23:59:00Z" w:initials="d">
    <w:p w14:paraId="765303AE" w14:textId="4FCD85DB" w:rsidR="00235E08" w:rsidRDefault="00235E08">
      <w:pPr>
        <w:pStyle w:val="af1"/>
      </w:pPr>
      <w:r>
        <w:rPr>
          <w:rStyle w:val="af0"/>
        </w:rPr>
        <w:annotationRef/>
      </w:r>
      <w:r>
        <w:rPr>
          <w:rFonts w:hint="eastAsia"/>
        </w:rPr>
        <w:t xml:space="preserve">没有覆盖 </w:t>
      </w:r>
      <w:r>
        <w:t>5.2.3~5.2.5</w:t>
      </w:r>
    </w:p>
  </w:comment>
  <w:comment w:id="24" w:author="xiu_hainu@163.com [9]" w:date="2022-06-07T00:07:00Z" w:initials="d">
    <w:p w14:paraId="2A371828" w14:textId="3E3F7B23" w:rsidR="003B2128" w:rsidRDefault="003B2128">
      <w:pPr>
        <w:pStyle w:val="af1"/>
      </w:pPr>
      <w:r>
        <w:rPr>
          <w:rStyle w:val="af0"/>
        </w:rPr>
        <w:annotationRef/>
      </w:r>
      <w:r>
        <w:rPr>
          <w:rFonts w:hint="eastAsia"/>
        </w:rPr>
        <w:t>太少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729F49" w15:done="0"/>
  <w15:commentEx w15:paraId="1A950697" w15:done="0"/>
  <w15:commentEx w15:paraId="1DD20333" w15:done="0"/>
  <w15:commentEx w15:paraId="3AA9BF14" w15:done="0"/>
  <w15:commentEx w15:paraId="2B60EF33" w15:done="0"/>
  <w15:commentEx w15:paraId="1EFE57C7" w15:done="0"/>
  <w15:commentEx w15:paraId="4FFD4883" w15:done="0"/>
  <w15:commentEx w15:paraId="765303AE" w15:done="0"/>
  <w15:commentEx w15:paraId="2A3718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91072" w16cex:dateUtc="2022-06-06T15:46:00Z"/>
  <w16cex:commentExtensible w16cex:durableId="2649139B" w16cex:dateUtc="2022-06-06T16:00:00Z"/>
  <w16cex:commentExtensible w16cex:durableId="2649196A" w16cex:dateUtc="2022-06-06T16:25:00Z"/>
  <w16cex:commentExtensible w16cex:durableId="26491820" w16cex:dateUtc="2022-06-06T16:19:00Z"/>
  <w16cex:commentExtensible w16cex:durableId="264914B3" w16cex:dateUtc="2022-06-06T16:05:00Z"/>
  <w16cex:commentExtensible w16cex:durableId="2649112E" w16cex:dateUtc="2022-06-06T15:50:00Z"/>
  <w16cex:commentExtensible w16cex:durableId="2649120A" w16cex:dateUtc="2022-06-06T15:53:00Z"/>
  <w16cex:commentExtensible w16cex:durableId="2649135B" w16cex:dateUtc="2022-06-06T15:59:00Z"/>
  <w16cex:commentExtensible w16cex:durableId="26491527" w16cex:dateUtc="2022-06-06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729F49" w16cid:durableId="26491072"/>
  <w16cid:commentId w16cid:paraId="1A950697" w16cid:durableId="2649139B"/>
  <w16cid:commentId w16cid:paraId="1DD20333" w16cid:durableId="2649196A"/>
  <w16cid:commentId w16cid:paraId="3AA9BF14" w16cid:durableId="26491820"/>
  <w16cid:commentId w16cid:paraId="2B60EF33" w16cid:durableId="264914B3"/>
  <w16cid:commentId w16cid:paraId="1EFE57C7" w16cid:durableId="2649112E"/>
  <w16cid:commentId w16cid:paraId="4FFD4883" w16cid:durableId="2649120A"/>
  <w16cid:commentId w16cid:paraId="765303AE" w16cid:durableId="2649135B"/>
  <w16cid:commentId w16cid:paraId="2A371828" w16cid:durableId="264915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A4DC9" w14:textId="77777777" w:rsidR="00541286" w:rsidRDefault="00541286" w:rsidP="00467850">
      <w:r>
        <w:separator/>
      </w:r>
    </w:p>
  </w:endnote>
  <w:endnote w:type="continuationSeparator" w:id="0">
    <w:p w14:paraId="77B7F202" w14:textId="77777777" w:rsidR="00541286" w:rsidRDefault="00541286" w:rsidP="0046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F12D1" w14:textId="77777777" w:rsidR="00E81EC6" w:rsidRDefault="0054128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8B9C8" w14:textId="77777777" w:rsidR="00E81EC6" w:rsidRDefault="0054128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BDB7A" w14:textId="77777777" w:rsidR="00E81EC6" w:rsidRDefault="0054128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1C6E" w14:textId="77777777" w:rsidR="00541286" w:rsidRDefault="00541286" w:rsidP="00467850">
      <w:r>
        <w:separator/>
      </w:r>
    </w:p>
  </w:footnote>
  <w:footnote w:type="continuationSeparator" w:id="0">
    <w:p w14:paraId="2E4E7ACE" w14:textId="77777777" w:rsidR="00541286" w:rsidRDefault="00541286" w:rsidP="00467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2069" w14:textId="77777777" w:rsidR="00E81EC6" w:rsidRDefault="00541286"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E4B4" w14:textId="77777777" w:rsidR="00E81EC6" w:rsidRDefault="00541286" w:rsidP="00E81EC6">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4B7B0" w14:textId="77777777" w:rsidR="00E81EC6" w:rsidRDefault="0054128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72761016">
    <w:abstractNumId w:val="23"/>
  </w:num>
  <w:num w:numId="2" w16cid:durableId="831798219">
    <w:abstractNumId w:val="5"/>
  </w:num>
  <w:num w:numId="3" w16cid:durableId="642268904">
    <w:abstractNumId w:val="0"/>
  </w:num>
  <w:num w:numId="4" w16cid:durableId="2123188758">
    <w:abstractNumId w:val="8"/>
  </w:num>
  <w:num w:numId="5" w16cid:durableId="1695958090">
    <w:abstractNumId w:val="3"/>
  </w:num>
  <w:num w:numId="6" w16cid:durableId="14311486">
    <w:abstractNumId w:val="24"/>
  </w:num>
  <w:num w:numId="7" w16cid:durableId="2042121916">
    <w:abstractNumId w:val="16"/>
  </w:num>
  <w:num w:numId="8" w16cid:durableId="1054624077">
    <w:abstractNumId w:val="12"/>
  </w:num>
  <w:num w:numId="9" w16cid:durableId="1107039326">
    <w:abstractNumId w:val="19"/>
  </w:num>
  <w:num w:numId="10" w16cid:durableId="136185293">
    <w:abstractNumId w:val="1"/>
  </w:num>
  <w:num w:numId="11" w16cid:durableId="898631912">
    <w:abstractNumId w:val="22"/>
  </w:num>
  <w:num w:numId="12" w16cid:durableId="1497333204">
    <w:abstractNumId w:val="25"/>
  </w:num>
  <w:num w:numId="13" w16cid:durableId="2125734377">
    <w:abstractNumId w:val="15"/>
  </w:num>
  <w:num w:numId="14" w16cid:durableId="692611465">
    <w:abstractNumId w:val="17"/>
  </w:num>
  <w:num w:numId="15" w16cid:durableId="1894536482">
    <w:abstractNumId w:val="27"/>
  </w:num>
  <w:num w:numId="16" w16cid:durableId="789472864">
    <w:abstractNumId w:val="18"/>
  </w:num>
  <w:num w:numId="17" w16cid:durableId="998922059">
    <w:abstractNumId w:val="2"/>
  </w:num>
  <w:num w:numId="18" w16cid:durableId="627510035">
    <w:abstractNumId w:val="21"/>
  </w:num>
  <w:num w:numId="19" w16cid:durableId="147139412">
    <w:abstractNumId w:val="11"/>
  </w:num>
  <w:num w:numId="20" w16cid:durableId="2070616698">
    <w:abstractNumId w:val="13"/>
  </w:num>
  <w:num w:numId="21" w16cid:durableId="1898709363">
    <w:abstractNumId w:val="4"/>
  </w:num>
  <w:num w:numId="22" w16cid:durableId="1359314394">
    <w:abstractNumId w:val="7"/>
  </w:num>
  <w:num w:numId="23" w16cid:durableId="1642731755">
    <w:abstractNumId w:val="26"/>
  </w:num>
  <w:num w:numId="24" w16cid:durableId="625309360">
    <w:abstractNumId w:val="14"/>
  </w:num>
  <w:num w:numId="25" w16cid:durableId="369688803">
    <w:abstractNumId w:val="9"/>
  </w:num>
  <w:num w:numId="26" w16cid:durableId="836117029">
    <w:abstractNumId w:val="6"/>
  </w:num>
  <w:num w:numId="27" w16cid:durableId="654604329">
    <w:abstractNumId w:val="10"/>
  </w:num>
  <w:num w:numId="28" w16cid:durableId="56691886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u_hainu@163.com">
    <w15:presenceInfo w15:providerId="Windows Live" w15:userId="f3d28cadd694d6d8"/>
  </w15:person>
  <w15:person w15:author="ThinkPad">
    <w15:presenceInfo w15:providerId="None" w15:userId="ThinkPad"/>
  </w15:person>
  <w15:person w15:author="xiu_hainu@163.com [2]">
    <w15:presenceInfo w15:providerId="Windows Live" w15:userId="f3d28cadd694d6d8"/>
  </w15:person>
  <w15:person w15:author="xiu_hainu@163.com [3]">
    <w15:presenceInfo w15:providerId="Windows Live" w15:userId="f3d28cadd694d6d8"/>
  </w15:person>
  <w15:person w15:author="xiu_hainu@163.com [4]">
    <w15:presenceInfo w15:providerId="Windows Live" w15:userId="f3d28cadd694d6d8"/>
  </w15:person>
  <w15:person w15:author="xiu_hainu@163.com [5]">
    <w15:presenceInfo w15:providerId="Windows Live" w15:userId="f3d28cadd694d6d8"/>
  </w15:person>
  <w15:person w15:author="xiu_hainu@163.com [6]">
    <w15:presenceInfo w15:providerId="Windows Live" w15:userId="f3d28cadd694d6d8"/>
  </w15:person>
  <w15:person w15:author="xiu_hainu@163.com [7]">
    <w15:presenceInfo w15:providerId="Windows Live" w15:userId="f3d28cadd694d6d8"/>
  </w15:person>
  <w15:person w15:author="xiu_hainu@163.com [8]">
    <w15:presenceInfo w15:providerId="Windows Live" w15:userId="f3d28cadd694d6d8"/>
  </w15:person>
  <w15:person w15:author="xiu_hainu@163.com [9]">
    <w15:presenceInfo w15:providerId="Windows Live" w15:userId="f3d28cadd694d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6DB"/>
    <w:rsid w:val="000006E1"/>
    <w:rsid w:val="000048D6"/>
    <w:rsid w:val="00037045"/>
    <w:rsid w:val="0007791A"/>
    <w:rsid w:val="001711D7"/>
    <w:rsid w:val="00197254"/>
    <w:rsid w:val="00235E08"/>
    <w:rsid w:val="002D4BE7"/>
    <w:rsid w:val="003B2128"/>
    <w:rsid w:val="00467850"/>
    <w:rsid w:val="004906CE"/>
    <w:rsid w:val="004B690D"/>
    <w:rsid w:val="004D4175"/>
    <w:rsid w:val="005370BD"/>
    <w:rsid w:val="00541286"/>
    <w:rsid w:val="005618B8"/>
    <w:rsid w:val="0059668D"/>
    <w:rsid w:val="005E5DF7"/>
    <w:rsid w:val="007000DF"/>
    <w:rsid w:val="00771B0E"/>
    <w:rsid w:val="007755DF"/>
    <w:rsid w:val="007B52E3"/>
    <w:rsid w:val="007E6569"/>
    <w:rsid w:val="008817BC"/>
    <w:rsid w:val="008D7124"/>
    <w:rsid w:val="00915C60"/>
    <w:rsid w:val="009369E5"/>
    <w:rsid w:val="00A41D89"/>
    <w:rsid w:val="00A67832"/>
    <w:rsid w:val="00A734F1"/>
    <w:rsid w:val="00A83ACC"/>
    <w:rsid w:val="00AC50FE"/>
    <w:rsid w:val="00AE44C2"/>
    <w:rsid w:val="00B46B00"/>
    <w:rsid w:val="00B81FB3"/>
    <w:rsid w:val="00C566DB"/>
    <w:rsid w:val="00C9684A"/>
    <w:rsid w:val="00CD2C8E"/>
    <w:rsid w:val="00D05654"/>
    <w:rsid w:val="00F73F48"/>
    <w:rsid w:val="00FC4D42"/>
    <w:rsid w:val="00FD634C"/>
    <w:rsid w:val="00FE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9FE78"/>
  <w15:chartTrackingRefBased/>
  <w15:docId w15:val="{2CA6E12B-03F2-4897-BD8A-053F5485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850"/>
    <w:pPr>
      <w:widowControl w:val="0"/>
      <w:jc w:val="both"/>
    </w:pPr>
  </w:style>
  <w:style w:type="paragraph" w:styleId="1">
    <w:name w:val="heading 1"/>
    <w:basedOn w:val="a"/>
    <w:next w:val="a"/>
    <w:link w:val="10"/>
    <w:uiPriority w:val="9"/>
    <w:qFormat/>
    <w:rsid w:val="004678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8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8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8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850"/>
    <w:rPr>
      <w:sz w:val="18"/>
      <w:szCs w:val="18"/>
    </w:rPr>
  </w:style>
  <w:style w:type="paragraph" w:styleId="a5">
    <w:name w:val="footer"/>
    <w:basedOn w:val="a"/>
    <w:link w:val="a6"/>
    <w:uiPriority w:val="99"/>
    <w:unhideWhenUsed/>
    <w:rsid w:val="00467850"/>
    <w:pPr>
      <w:tabs>
        <w:tab w:val="center" w:pos="4153"/>
        <w:tab w:val="right" w:pos="8306"/>
      </w:tabs>
      <w:snapToGrid w:val="0"/>
      <w:jc w:val="left"/>
    </w:pPr>
    <w:rPr>
      <w:sz w:val="18"/>
      <w:szCs w:val="18"/>
    </w:rPr>
  </w:style>
  <w:style w:type="character" w:customStyle="1" w:styleId="a6">
    <w:name w:val="页脚 字符"/>
    <w:basedOn w:val="a0"/>
    <w:link w:val="a5"/>
    <w:uiPriority w:val="99"/>
    <w:rsid w:val="00467850"/>
    <w:rPr>
      <w:sz w:val="18"/>
      <w:szCs w:val="18"/>
    </w:rPr>
  </w:style>
  <w:style w:type="character" w:customStyle="1" w:styleId="10">
    <w:name w:val="标题 1 字符"/>
    <w:basedOn w:val="a0"/>
    <w:link w:val="1"/>
    <w:uiPriority w:val="9"/>
    <w:rsid w:val="00467850"/>
    <w:rPr>
      <w:b/>
      <w:bCs/>
      <w:kern w:val="44"/>
      <w:sz w:val="44"/>
      <w:szCs w:val="44"/>
    </w:rPr>
  </w:style>
  <w:style w:type="character" w:customStyle="1" w:styleId="20">
    <w:name w:val="标题 2 字符"/>
    <w:basedOn w:val="a0"/>
    <w:link w:val="2"/>
    <w:uiPriority w:val="9"/>
    <w:rsid w:val="0046785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850"/>
    <w:rPr>
      <w:b/>
      <w:bCs/>
      <w:sz w:val="32"/>
      <w:szCs w:val="32"/>
    </w:rPr>
  </w:style>
  <w:style w:type="character" w:customStyle="1" w:styleId="40">
    <w:name w:val="标题 4 字符"/>
    <w:basedOn w:val="a0"/>
    <w:link w:val="4"/>
    <w:uiPriority w:val="9"/>
    <w:rsid w:val="00467850"/>
    <w:rPr>
      <w:rFonts w:asciiTheme="majorHAnsi" w:eastAsiaTheme="majorEastAsia" w:hAnsiTheme="majorHAnsi" w:cstheme="majorBidi"/>
      <w:b/>
      <w:bCs/>
      <w:sz w:val="28"/>
      <w:szCs w:val="28"/>
    </w:rPr>
  </w:style>
  <w:style w:type="paragraph" w:styleId="a7">
    <w:name w:val="List Paragraph"/>
    <w:basedOn w:val="a"/>
    <w:uiPriority w:val="34"/>
    <w:qFormat/>
    <w:rsid w:val="00467850"/>
    <w:pPr>
      <w:ind w:firstLineChars="200" w:firstLine="420"/>
    </w:pPr>
  </w:style>
  <w:style w:type="character" w:customStyle="1" w:styleId="q4iawc">
    <w:name w:val="q4iawc"/>
    <w:basedOn w:val="a0"/>
    <w:rsid w:val="00467850"/>
  </w:style>
  <w:style w:type="character" w:customStyle="1" w:styleId="fontstyle01">
    <w:name w:val="fontstyle01"/>
    <w:basedOn w:val="a0"/>
    <w:rsid w:val="00467850"/>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850"/>
    <w:rPr>
      <w:color w:val="0563C1" w:themeColor="hyperlink"/>
      <w:u w:val="single"/>
    </w:rPr>
  </w:style>
  <w:style w:type="character" w:styleId="a9">
    <w:name w:val="Unresolved Mention"/>
    <w:basedOn w:val="a0"/>
    <w:uiPriority w:val="99"/>
    <w:semiHidden/>
    <w:unhideWhenUsed/>
    <w:rsid w:val="00467850"/>
    <w:rPr>
      <w:color w:val="605E5C"/>
      <w:shd w:val="clear" w:color="auto" w:fill="E1DFDD"/>
    </w:rPr>
  </w:style>
  <w:style w:type="character" w:styleId="aa">
    <w:name w:val="Strong"/>
    <w:basedOn w:val="a0"/>
    <w:uiPriority w:val="22"/>
    <w:qFormat/>
    <w:rsid w:val="00467850"/>
    <w:rPr>
      <w:b/>
      <w:bCs/>
    </w:rPr>
  </w:style>
  <w:style w:type="character" w:styleId="ab">
    <w:name w:val="Placeholder Text"/>
    <w:basedOn w:val="a0"/>
    <w:uiPriority w:val="99"/>
    <w:semiHidden/>
    <w:rsid w:val="00467850"/>
    <w:rPr>
      <w:color w:val="808080"/>
    </w:rPr>
  </w:style>
  <w:style w:type="paragraph" w:styleId="ac">
    <w:name w:val="caption"/>
    <w:basedOn w:val="a"/>
    <w:next w:val="a"/>
    <w:uiPriority w:val="35"/>
    <w:unhideWhenUsed/>
    <w:qFormat/>
    <w:rsid w:val="00467850"/>
    <w:rPr>
      <w:rFonts w:asciiTheme="majorHAnsi" w:eastAsia="黑体" w:hAnsiTheme="majorHAnsi" w:cstheme="majorBidi"/>
      <w:sz w:val="20"/>
      <w:szCs w:val="20"/>
    </w:rPr>
  </w:style>
  <w:style w:type="character" w:styleId="ad">
    <w:name w:val="Emphasis"/>
    <w:basedOn w:val="a0"/>
    <w:uiPriority w:val="20"/>
    <w:qFormat/>
    <w:rsid w:val="00467850"/>
    <w:rPr>
      <w:i/>
      <w:iCs/>
    </w:rPr>
  </w:style>
  <w:style w:type="character" w:customStyle="1" w:styleId="fontstyle21">
    <w:name w:val="fontstyle21"/>
    <w:basedOn w:val="a0"/>
    <w:rsid w:val="00467850"/>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850"/>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850"/>
  </w:style>
  <w:style w:type="paragraph" w:styleId="ae">
    <w:name w:val="Revision"/>
    <w:hidden/>
    <w:uiPriority w:val="99"/>
    <w:semiHidden/>
    <w:rsid w:val="00467850"/>
  </w:style>
  <w:style w:type="table" w:styleId="af">
    <w:name w:val="Table Grid"/>
    <w:basedOn w:val="a1"/>
    <w:uiPriority w:val="39"/>
    <w:rsid w:val="00467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15C60"/>
    <w:rPr>
      <w:sz w:val="21"/>
      <w:szCs w:val="21"/>
    </w:rPr>
  </w:style>
  <w:style w:type="paragraph" w:styleId="af1">
    <w:name w:val="annotation text"/>
    <w:basedOn w:val="a"/>
    <w:link w:val="af2"/>
    <w:uiPriority w:val="99"/>
    <w:semiHidden/>
    <w:unhideWhenUsed/>
    <w:rsid w:val="00915C60"/>
    <w:pPr>
      <w:jc w:val="left"/>
    </w:pPr>
  </w:style>
  <w:style w:type="character" w:customStyle="1" w:styleId="af2">
    <w:name w:val="批注文字 字符"/>
    <w:basedOn w:val="a0"/>
    <w:link w:val="af1"/>
    <w:uiPriority w:val="99"/>
    <w:semiHidden/>
    <w:rsid w:val="00915C60"/>
  </w:style>
  <w:style w:type="paragraph" w:styleId="af3">
    <w:name w:val="annotation subject"/>
    <w:basedOn w:val="af1"/>
    <w:next w:val="af1"/>
    <w:link w:val="af4"/>
    <w:uiPriority w:val="99"/>
    <w:semiHidden/>
    <w:unhideWhenUsed/>
    <w:rsid w:val="00915C60"/>
    <w:rPr>
      <w:b/>
      <w:bCs/>
    </w:rPr>
  </w:style>
  <w:style w:type="character" w:customStyle="1" w:styleId="af4">
    <w:name w:val="批注主题 字符"/>
    <w:basedOn w:val="af2"/>
    <w:link w:val="af3"/>
    <w:uiPriority w:val="99"/>
    <w:semiHidden/>
    <w:rsid w:val="00915C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arxiv.org/abs/2105.07459" TargetMode="External"/><Relationship Id="rId42"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38</Pages>
  <Words>14199</Words>
  <Characters>80940</Characters>
  <Application>Microsoft Office Word</Application>
  <DocSecurity>0</DocSecurity>
  <Lines>674</Lines>
  <Paragraphs>189</Paragraphs>
  <ScaleCrop>false</ScaleCrop>
  <Company/>
  <LinksUpToDate>false</LinksUpToDate>
  <CharactersWithSpaces>94950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 </cp:lastModifiedBy>
  <cp:revision>10</cp:revision>
  <dcterms:created xsi:type="dcterms:W3CDTF">2022-06-06T00:39:00Z</dcterms:created>
  <dcterms:modified xsi:type="dcterms:W3CDTF">2022-06-06T16:27:00Z</dcterms:modified>
</cp:coreProperties>
</file>